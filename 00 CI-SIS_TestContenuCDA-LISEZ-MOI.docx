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553C4" w14:textId="77777777" w:rsidR="004E34E7" w:rsidRPr="00E814FD" w:rsidRDefault="004E34E7" w:rsidP="004E34E7">
      <w:pPr>
        <w:jc w:val="center"/>
        <w:rPr>
          <w:rFonts w:asciiTheme="minorHAnsi" w:hAnsiTheme="minorHAnsi" w:cstheme="minorHAnsi"/>
          <w:b/>
          <w:sz w:val="18"/>
          <w:szCs w:val="18"/>
        </w:rPr>
      </w:pPr>
      <w:bookmarkStart w:id="0" w:name="OLE_LINK1"/>
      <w:bookmarkStart w:id="1" w:name="OLE_LINK2"/>
      <w:r w:rsidRPr="00E814FD">
        <w:rPr>
          <w:rFonts w:asciiTheme="minorHAnsi" w:hAnsiTheme="minorHAnsi" w:cstheme="minorHAnsi"/>
          <w:noProof/>
          <w:sz w:val="18"/>
          <w:szCs w:val="18"/>
          <w:lang w:eastAsia="fr-FR" w:bidi="ar-SA"/>
        </w:rPr>
        <w:drawing>
          <wp:anchor distT="0" distB="0" distL="114300" distR="114300" simplePos="0" relativeHeight="251670527" behindDoc="0" locked="0" layoutInCell="1" allowOverlap="1" wp14:anchorId="573A612D" wp14:editId="75AEE9B7">
            <wp:simplePos x="0" y="0"/>
            <wp:positionH relativeFrom="column">
              <wp:posOffset>-201295</wp:posOffset>
            </wp:positionH>
            <wp:positionV relativeFrom="paragraph">
              <wp:posOffset>163195</wp:posOffset>
            </wp:positionV>
            <wp:extent cx="1052195" cy="931545"/>
            <wp:effectExtent l="0" t="0" r="0" b="1905"/>
            <wp:wrapNone/>
            <wp:docPr id="7056" name="Image 13">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anchor>
        </w:drawing>
      </w:r>
      <w:r w:rsidRPr="00E814FD">
        <w:rPr>
          <w:rFonts w:asciiTheme="minorHAnsi" w:hAnsiTheme="minorHAnsi" w:cstheme="minorHAnsi"/>
          <w:noProof/>
          <w:sz w:val="18"/>
          <w:szCs w:val="18"/>
          <w:lang w:eastAsia="fr-FR" w:bidi="ar-SA"/>
        </w:rPr>
        <w:drawing>
          <wp:anchor distT="0" distB="0" distL="114300" distR="114300" simplePos="0" relativeHeight="251671551" behindDoc="0" locked="0" layoutInCell="1" allowOverlap="1" wp14:anchorId="524900AC" wp14:editId="55ABB59A">
            <wp:simplePos x="0" y="0"/>
            <wp:positionH relativeFrom="column">
              <wp:posOffset>4120515</wp:posOffset>
            </wp:positionH>
            <wp:positionV relativeFrom="paragraph">
              <wp:posOffset>369570</wp:posOffset>
            </wp:positionV>
            <wp:extent cx="2151839" cy="7427368"/>
            <wp:effectExtent l="0" t="0" r="0" b="0"/>
            <wp:wrapNone/>
            <wp:docPr id="7057" name="Image 12">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2">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0F9B801D" w14:textId="77777777" w:rsidR="004E34E7" w:rsidRPr="00E814FD" w:rsidRDefault="004E34E7" w:rsidP="004E34E7">
      <w:pPr>
        <w:jc w:val="center"/>
        <w:rPr>
          <w:rFonts w:asciiTheme="minorHAnsi" w:hAnsiTheme="minorHAnsi" w:cstheme="minorHAnsi"/>
          <w:b/>
          <w:sz w:val="18"/>
          <w:szCs w:val="18"/>
        </w:rPr>
      </w:pPr>
    </w:p>
    <w:p w14:paraId="5B8EA051" w14:textId="77777777" w:rsidR="004E34E7" w:rsidRPr="00E814FD" w:rsidRDefault="004E34E7" w:rsidP="004E34E7">
      <w:pPr>
        <w:jc w:val="center"/>
        <w:rPr>
          <w:rFonts w:asciiTheme="minorHAnsi" w:hAnsiTheme="minorHAnsi" w:cstheme="minorHAnsi"/>
          <w:b/>
          <w:sz w:val="18"/>
          <w:szCs w:val="18"/>
        </w:rPr>
      </w:pPr>
    </w:p>
    <w:p w14:paraId="09A91DB8" w14:textId="77777777" w:rsidR="004E34E7" w:rsidRPr="00E814FD" w:rsidRDefault="004E34E7" w:rsidP="004E34E7">
      <w:pPr>
        <w:jc w:val="center"/>
        <w:rPr>
          <w:rFonts w:asciiTheme="minorHAnsi" w:hAnsiTheme="minorHAnsi" w:cstheme="minorHAnsi"/>
          <w:b/>
          <w:sz w:val="18"/>
          <w:szCs w:val="18"/>
        </w:rPr>
      </w:pPr>
    </w:p>
    <w:p w14:paraId="37E5CA9A" w14:textId="77777777" w:rsidR="004E34E7" w:rsidRPr="00E814FD" w:rsidRDefault="004E34E7" w:rsidP="004E34E7">
      <w:pPr>
        <w:jc w:val="center"/>
        <w:rPr>
          <w:rFonts w:asciiTheme="minorHAnsi" w:hAnsiTheme="minorHAnsi" w:cstheme="minorHAnsi"/>
          <w:b/>
          <w:sz w:val="18"/>
          <w:szCs w:val="18"/>
        </w:rPr>
      </w:pPr>
    </w:p>
    <w:bookmarkEnd w:id="0"/>
    <w:bookmarkEnd w:id="1"/>
    <w:p w14:paraId="059A369D" w14:textId="77777777" w:rsidR="00E71056" w:rsidRPr="00E814FD" w:rsidRDefault="004E34E7">
      <w:pPr>
        <w:spacing w:after="0"/>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mc:AlternateContent>
          <mc:Choice Requires="wps">
            <w:drawing>
              <wp:anchor distT="0" distB="0" distL="114300" distR="114300" simplePos="0" relativeHeight="251672575" behindDoc="0" locked="0" layoutInCell="1" allowOverlap="1" wp14:anchorId="69868232" wp14:editId="683D990B">
                <wp:simplePos x="0" y="0"/>
                <wp:positionH relativeFrom="column">
                  <wp:posOffset>-204470</wp:posOffset>
                </wp:positionH>
                <wp:positionV relativeFrom="margin">
                  <wp:posOffset>3262630</wp:posOffset>
                </wp:positionV>
                <wp:extent cx="4086225" cy="2162175"/>
                <wp:effectExtent l="0" t="0" r="28575"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366F27D8" w:rsidR="009229C4" w:rsidRDefault="009229C4" w:rsidP="004E34E7">
                                  <w:pPr>
                                    <w:pStyle w:val="Pgarde-T3"/>
                                    <w:spacing w:before="0" w:after="240"/>
                                    <w:ind w:left="0"/>
                                    <w:suppressOverlap/>
                                    <w:jc w:val="left"/>
                                    <w:rPr>
                                      <w:color w:val="575757"/>
                                    </w:rPr>
                                  </w:pPr>
                                  <w:proofErr w:type="gramStart"/>
                                  <w:r w:rsidRPr="004E34E7">
                                    <w:rPr>
                                      <w:color w:val="575757"/>
                                    </w:rPr>
                                    <w:t>testContenuCDA</w:t>
                                  </w:r>
                                  <w:proofErr w:type="gramEnd"/>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3596B871" w:rsidR="009229C4" w:rsidRPr="00374AE5" w:rsidRDefault="00E055EC" w:rsidP="00B52AE9">
                                  <w:pPr>
                                    <w:pBdr>
                                      <w:left w:val="single" w:sz="4" w:space="4" w:color="984806" w:themeColor="accent6" w:themeShade="80"/>
                                    </w:pBdr>
                                    <w:spacing w:after="240"/>
                                    <w:rPr>
                                      <w:color w:val="006AB2"/>
                                    </w:rPr>
                                  </w:pPr>
                                  <w:r>
                                    <w:rPr>
                                      <w:rFonts w:cs="Arial"/>
                                      <w:color w:val="0070C0"/>
                                    </w:rPr>
                                    <w:t>15/12</w:t>
                                  </w:r>
                                  <w:r w:rsidR="00B1177B">
                                    <w:rPr>
                                      <w:rFonts w:cs="Arial"/>
                                      <w:color w:val="0070C0"/>
                                    </w:rPr>
                                    <w:t>/2022</w:t>
                                  </w:r>
                                </w:p>
                              </w:tc>
                            </w:tr>
                          </w:tbl>
                          <w:p w14:paraId="38F165D7" w14:textId="77777777" w:rsidR="009229C4" w:rsidRDefault="009229C4" w:rsidP="004E34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868232" id="_x0000_t202" coordsize="21600,21600" o:spt="202" path="m,l,21600r21600,l21600,xe">
                <v:stroke joinstyle="miter"/>
                <v:path gradientshapeok="t" o:connecttype="rect"/>
              </v:shapetype>
              <v:shape id="Zone de texte 2" o:spid="_x0000_s1026" type="#_x0000_t202" style="position:absolute;margin-left:-16.1pt;margin-top:256.9pt;width:321.75pt;height:170.25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366F27D8" w:rsidR="009229C4" w:rsidRDefault="009229C4" w:rsidP="004E34E7">
                            <w:pPr>
                              <w:pStyle w:val="Pgarde-T3"/>
                              <w:spacing w:before="0" w:after="240"/>
                              <w:ind w:left="0"/>
                              <w:suppressOverlap/>
                              <w:jc w:val="left"/>
                              <w:rPr>
                                <w:color w:val="575757"/>
                              </w:rPr>
                            </w:pPr>
                            <w:proofErr w:type="gramStart"/>
                            <w:r w:rsidRPr="004E34E7">
                              <w:rPr>
                                <w:color w:val="575757"/>
                              </w:rPr>
                              <w:t>testContenuCDA</w:t>
                            </w:r>
                            <w:proofErr w:type="gramEnd"/>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3596B871" w:rsidR="009229C4" w:rsidRPr="00374AE5" w:rsidRDefault="00E055EC" w:rsidP="00B52AE9">
                            <w:pPr>
                              <w:pBdr>
                                <w:left w:val="single" w:sz="4" w:space="4" w:color="984806" w:themeColor="accent6" w:themeShade="80"/>
                              </w:pBdr>
                              <w:spacing w:after="240"/>
                              <w:rPr>
                                <w:color w:val="006AB2"/>
                              </w:rPr>
                            </w:pPr>
                            <w:r>
                              <w:rPr>
                                <w:rFonts w:cs="Arial"/>
                                <w:color w:val="0070C0"/>
                              </w:rPr>
                              <w:t>15/12</w:t>
                            </w:r>
                            <w:r w:rsidR="00B1177B">
                              <w:rPr>
                                <w:rFonts w:cs="Arial"/>
                                <w:color w:val="0070C0"/>
                              </w:rPr>
                              <w:t>/2022</w:t>
                            </w:r>
                          </w:p>
                        </w:tc>
                      </w:tr>
                    </w:tbl>
                    <w:p w14:paraId="38F165D7" w14:textId="77777777" w:rsidR="009229C4" w:rsidRDefault="009229C4" w:rsidP="004E34E7"/>
                  </w:txbxContent>
                </v:textbox>
                <w10:wrap anchory="margin"/>
              </v:shape>
            </w:pict>
          </mc:Fallback>
        </mc:AlternateContent>
      </w:r>
      <w:r w:rsidR="00E71056" w:rsidRPr="00E814FD">
        <w:rPr>
          <w:rFonts w:asciiTheme="minorHAnsi" w:hAnsiTheme="minorHAnsi" w:cstheme="minorHAnsi"/>
          <w:sz w:val="18"/>
          <w:szCs w:val="18"/>
        </w:rPr>
        <w:br w:type="page"/>
      </w:r>
    </w:p>
    <w:p w14:paraId="1FDCC292" w14:textId="77777777" w:rsidR="00AE034E" w:rsidRPr="00E814FD" w:rsidRDefault="00AE034E">
      <w:pPr>
        <w:spacing w:after="0"/>
        <w:jc w:val="left"/>
        <w:rPr>
          <w:rFonts w:asciiTheme="minorHAnsi" w:hAnsiTheme="minorHAnsi" w:cstheme="minorHAnsi"/>
          <w:sz w:val="18"/>
          <w:szCs w:val="18"/>
        </w:rPr>
      </w:pPr>
    </w:p>
    <w:p w14:paraId="7321303B" w14:textId="77777777" w:rsidR="00D92254" w:rsidRPr="00E814FD" w:rsidRDefault="00D92254" w:rsidP="00A32464">
      <w:pPr>
        <w:pStyle w:val="Sommaire"/>
        <w:rPr>
          <w:rFonts w:asciiTheme="minorHAnsi" w:hAnsiTheme="minorHAnsi" w:cstheme="minorHAnsi"/>
          <w:sz w:val="18"/>
          <w:szCs w:val="18"/>
        </w:rPr>
      </w:pPr>
      <w:r w:rsidRPr="00E814FD">
        <w:rPr>
          <w:rFonts w:asciiTheme="minorHAnsi" w:hAnsiTheme="minorHAnsi" w:cstheme="minorHAnsi"/>
          <w:sz w:val="18"/>
          <w:szCs w:val="18"/>
        </w:rPr>
        <w:t>Sommaire</w:t>
      </w:r>
    </w:p>
    <w:p w14:paraId="5B44356D" w14:textId="77777777" w:rsidR="00D92254" w:rsidRPr="00E814FD" w:rsidRDefault="00D92254" w:rsidP="00D92254">
      <w:pPr>
        <w:rPr>
          <w:rFonts w:asciiTheme="minorHAnsi" w:hAnsiTheme="minorHAnsi" w:cstheme="minorHAnsi"/>
          <w:sz w:val="18"/>
          <w:szCs w:val="18"/>
        </w:rPr>
      </w:pPr>
    </w:p>
    <w:p w14:paraId="63B2D5E6" w14:textId="2DEC8E36" w:rsidR="005C58FE" w:rsidRPr="005C58FE" w:rsidRDefault="00191843">
      <w:pPr>
        <w:pStyle w:val="TM1"/>
        <w:rPr>
          <w:rFonts w:asciiTheme="minorHAnsi" w:eastAsiaTheme="minorEastAsia" w:hAnsiTheme="minorHAnsi" w:cstheme="minorHAnsi"/>
          <w:noProof/>
          <w:sz w:val="18"/>
          <w:szCs w:val="18"/>
          <w:lang w:eastAsia="fr-FR" w:bidi="ar-SA"/>
        </w:rPr>
      </w:pPr>
      <w:r w:rsidRPr="005C58FE">
        <w:rPr>
          <w:rFonts w:asciiTheme="minorHAnsi" w:hAnsiTheme="minorHAnsi" w:cstheme="minorHAnsi"/>
          <w:sz w:val="18"/>
          <w:szCs w:val="18"/>
        </w:rPr>
        <w:fldChar w:fldCharType="begin"/>
      </w:r>
      <w:r w:rsidR="00D92254" w:rsidRPr="005C58FE">
        <w:rPr>
          <w:rFonts w:asciiTheme="minorHAnsi" w:hAnsiTheme="minorHAnsi" w:cstheme="minorHAnsi"/>
          <w:sz w:val="18"/>
          <w:szCs w:val="18"/>
        </w:rPr>
        <w:instrText xml:space="preserve"> TOC \o "1-3" \h \z \u </w:instrText>
      </w:r>
      <w:r w:rsidRPr="005C58FE">
        <w:rPr>
          <w:rFonts w:asciiTheme="minorHAnsi" w:hAnsiTheme="minorHAnsi" w:cstheme="minorHAnsi"/>
          <w:sz w:val="18"/>
          <w:szCs w:val="18"/>
        </w:rPr>
        <w:fldChar w:fldCharType="separate"/>
      </w:r>
      <w:hyperlink w:anchor="_Toc122428820" w:history="1">
        <w:r w:rsidR="005C58FE" w:rsidRPr="005C58FE">
          <w:rPr>
            <w:rStyle w:val="Lienhypertexte"/>
            <w:rFonts w:asciiTheme="minorHAnsi" w:hAnsiTheme="minorHAnsi" w:cstheme="minorHAnsi"/>
            <w:noProof/>
            <w:sz w:val="18"/>
            <w:szCs w:val="18"/>
          </w:rPr>
          <w:t>1</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Objet du document</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_Toc122428820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3</w:t>
        </w:r>
        <w:r w:rsidR="005C58FE" w:rsidRPr="005C58FE">
          <w:rPr>
            <w:rFonts w:asciiTheme="minorHAnsi" w:hAnsiTheme="minorHAnsi" w:cstheme="minorHAnsi"/>
            <w:noProof/>
            <w:webHidden/>
            <w:sz w:val="18"/>
            <w:szCs w:val="18"/>
          </w:rPr>
          <w:fldChar w:fldCharType="end"/>
        </w:r>
      </w:hyperlink>
    </w:p>
    <w:p w14:paraId="5EC4BFA8" w14:textId="690D96BE" w:rsidR="005C58FE" w:rsidRPr="005C58FE" w:rsidRDefault="004643CC">
      <w:pPr>
        <w:pStyle w:val="TM1"/>
        <w:rPr>
          <w:rFonts w:asciiTheme="minorHAnsi" w:eastAsiaTheme="minorEastAsia" w:hAnsiTheme="minorHAnsi" w:cstheme="minorHAnsi"/>
          <w:noProof/>
          <w:sz w:val="18"/>
          <w:szCs w:val="18"/>
          <w:lang w:eastAsia="fr-FR" w:bidi="ar-SA"/>
        </w:rPr>
      </w:pPr>
      <w:hyperlink w:anchor="_Toc122428821" w:history="1">
        <w:r w:rsidR="005C58FE" w:rsidRPr="005C58FE">
          <w:rPr>
            <w:rStyle w:val="Lienhypertexte"/>
            <w:rFonts w:asciiTheme="minorHAnsi" w:hAnsiTheme="minorHAnsi" w:cstheme="minorHAnsi"/>
            <w:noProof/>
            <w:sz w:val="18"/>
            <w:szCs w:val="18"/>
          </w:rPr>
          <w:t>2</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Récupération de l’outil testContenuCDA</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_Toc122428821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3</w:t>
        </w:r>
        <w:r w:rsidR="005C58FE" w:rsidRPr="005C58FE">
          <w:rPr>
            <w:rFonts w:asciiTheme="minorHAnsi" w:hAnsiTheme="minorHAnsi" w:cstheme="minorHAnsi"/>
            <w:noProof/>
            <w:webHidden/>
            <w:sz w:val="18"/>
            <w:szCs w:val="18"/>
          </w:rPr>
          <w:fldChar w:fldCharType="end"/>
        </w:r>
      </w:hyperlink>
    </w:p>
    <w:p w14:paraId="3CF972F0" w14:textId="57F77471" w:rsidR="005C58FE" w:rsidRPr="005C58FE" w:rsidRDefault="004643CC">
      <w:pPr>
        <w:pStyle w:val="TM1"/>
        <w:rPr>
          <w:rFonts w:asciiTheme="minorHAnsi" w:eastAsiaTheme="minorEastAsia" w:hAnsiTheme="minorHAnsi" w:cstheme="minorHAnsi"/>
          <w:noProof/>
          <w:sz w:val="18"/>
          <w:szCs w:val="18"/>
          <w:lang w:eastAsia="fr-FR" w:bidi="ar-SA"/>
        </w:rPr>
      </w:pPr>
      <w:hyperlink w:anchor="_Toc122428822" w:history="1">
        <w:r w:rsidR="005C58FE" w:rsidRPr="005C58FE">
          <w:rPr>
            <w:rStyle w:val="Lienhypertexte"/>
            <w:rFonts w:asciiTheme="minorHAnsi" w:hAnsiTheme="minorHAnsi" w:cstheme="minorHAnsi"/>
            <w:noProof/>
            <w:sz w:val="18"/>
            <w:szCs w:val="18"/>
          </w:rPr>
          <w:t>3</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Conformité d'un document médical</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_Toc122428822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3</w:t>
        </w:r>
        <w:r w:rsidR="005C58FE" w:rsidRPr="005C58FE">
          <w:rPr>
            <w:rFonts w:asciiTheme="minorHAnsi" w:hAnsiTheme="minorHAnsi" w:cstheme="minorHAnsi"/>
            <w:noProof/>
            <w:webHidden/>
            <w:sz w:val="18"/>
            <w:szCs w:val="18"/>
          </w:rPr>
          <w:fldChar w:fldCharType="end"/>
        </w:r>
      </w:hyperlink>
    </w:p>
    <w:p w14:paraId="48BB3209" w14:textId="4F076801" w:rsidR="005C58FE" w:rsidRPr="005C58FE" w:rsidRDefault="004643CC">
      <w:pPr>
        <w:pStyle w:val="TM1"/>
        <w:rPr>
          <w:rFonts w:asciiTheme="minorHAnsi" w:eastAsiaTheme="minorEastAsia" w:hAnsiTheme="minorHAnsi" w:cstheme="minorHAnsi"/>
          <w:noProof/>
          <w:sz w:val="18"/>
          <w:szCs w:val="18"/>
          <w:lang w:eastAsia="fr-FR" w:bidi="ar-SA"/>
        </w:rPr>
      </w:pPr>
      <w:hyperlink w:anchor="_Toc122428823" w:history="1">
        <w:r w:rsidR="005C58FE" w:rsidRPr="005C58FE">
          <w:rPr>
            <w:rStyle w:val="Lienhypertexte"/>
            <w:rFonts w:asciiTheme="minorHAnsi" w:hAnsiTheme="minorHAnsi" w:cstheme="minorHAnsi"/>
            <w:noProof/>
            <w:sz w:val="18"/>
            <w:szCs w:val="18"/>
          </w:rPr>
          <w:t>4</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Contenu du répertoire testContenuCDA</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_Toc122428823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4</w:t>
        </w:r>
        <w:r w:rsidR="005C58FE" w:rsidRPr="005C58FE">
          <w:rPr>
            <w:rFonts w:asciiTheme="minorHAnsi" w:hAnsiTheme="minorHAnsi" w:cstheme="minorHAnsi"/>
            <w:noProof/>
            <w:webHidden/>
            <w:sz w:val="18"/>
            <w:szCs w:val="18"/>
          </w:rPr>
          <w:fldChar w:fldCharType="end"/>
        </w:r>
      </w:hyperlink>
    </w:p>
    <w:p w14:paraId="507B5CBC" w14:textId="1A93E534" w:rsidR="005C58FE" w:rsidRPr="005C58FE" w:rsidRDefault="004643CC">
      <w:pPr>
        <w:pStyle w:val="TM2"/>
        <w:rPr>
          <w:rFonts w:asciiTheme="minorHAnsi" w:eastAsiaTheme="minorEastAsia" w:hAnsiTheme="minorHAnsi" w:cstheme="minorHAnsi"/>
          <w:noProof/>
          <w:sz w:val="18"/>
          <w:szCs w:val="18"/>
          <w:lang w:eastAsia="fr-FR" w:bidi="ar-SA"/>
        </w:rPr>
      </w:pPr>
      <w:hyperlink w:anchor="_Toc122428824" w:history="1">
        <w:r w:rsidR="005C58FE" w:rsidRPr="005C58FE">
          <w:rPr>
            <w:rStyle w:val="Lienhypertexte"/>
            <w:rFonts w:asciiTheme="minorHAnsi" w:hAnsiTheme="minorHAnsi" w:cstheme="minorHAnsi"/>
            <w:noProof/>
            <w:sz w:val="18"/>
            <w:szCs w:val="18"/>
          </w:rPr>
          <w:t>4.1</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Arborescence générale du répertoire</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_Toc122428824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4</w:t>
        </w:r>
        <w:r w:rsidR="005C58FE" w:rsidRPr="005C58FE">
          <w:rPr>
            <w:rFonts w:asciiTheme="minorHAnsi" w:hAnsiTheme="minorHAnsi" w:cstheme="minorHAnsi"/>
            <w:noProof/>
            <w:webHidden/>
            <w:sz w:val="18"/>
            <w:szCs w:val="18"/>
          </w:rPr>
          <w:fldChar w:fldCharType="end"/>
        </w:r>
      </w:hyperlink>
    </w:p>
    <w:p w14:paraId="27A16D7E" w14:textId="719A8A07" w:rsidR="005C58FE" w:rsidRPr="005C58FE" w:rsidRDefault="004643CC">
      <w:pPr>
        <w:pStyle w:val="TM3"/>
        <w:rPr>
          <w:rFonts w:asciiTheme="minorHAnsi" w:eastAsiaTheme="minorEastAsia" w:hAnsiTheme="minorHAnsi" w:cstheme="minorHAnsi"/>
          <w:noProof/>
          <w:sz w:val="18"/>
          <w:szCs w:val="18"/>
          <w:lang w:eastAsia="fr-FR" w:bidi="ar-SA"/>
        </w:rPr>
      </w:pPr>
      <w:hyperlink w:anchor="_Toc122428825" w:history="1">
        <w:r w:rsidR="005C58FE" w:rsidRPr="005C58FE">
          <w:rPr>
            <w:rStyle w:val="Lienhypertexte"/>
            <w:rFonts w:asciiTheme="minorHAnsi" w:hAnsiTheme="minorHAnsi" w:cstheme="minorHAnsi"/>
            <w:noProof/>
            <w:sz w:val="18"/>
            <w:szCs w:val="18"/>
          </w:rPr>
          <w:t>4.1.1</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Répertoire ExemplesCDA</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_Toc122428825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4</w:t>
        </w:r>
        <w:r w:rsidR="005C58FE" w:rsidRPr="005C58FE">
          <w:rPr>
            <w:rFonts w:asciiTheme="minorHAnsi" w:hAnsiTheme="minorHAnsi" w:cstheme="minorHAnsi"/>
            <w:noProof/>
            <w:webHidden/>
            <w:sz w:val="18"/>
            <w:szCs w:val="18"/>
          </w:rPr>
          <w:fldChar w:fldCharType="end"/>
        </w:r>
      </w:hyperlink>
    </w:p>
    <w:p w14:paraId="76F24267" w14:textId="78A4D63E" w:rsidR="005C58FE" w:rsidRPr="005C58FE" w:rsidRDefault="004643CC">
      <w:pPr>
        <w:pStyle w:val="TM3"/>
        <w:rPr>
          <w:rFonts w:asciiTheme="minorHAnsi" w:eastAsiaTheme="minorEastAsia" w:hAnsiTheme="minorHAnsi" w:cstheme="minorHAnsi"/>
          <w:noProof/>
          <w:sz w:val="18"/>
          <w:szCs w:val="18"/>
          <w:lang w:eastAsia="fr-FR" w:bidi="ar-SA"/>
        </w:rPr>
      </w:pPr>
      <w:hyperlink w:anchor="_Toc122428826" w:history="1">
        <w:r w:rsidR="005C58FE" w:rsidRPr="005C58FE">
          <w:rPr>
            <w:rStyle w:val="Lienhypertexte"/>
            <w:rFonts w:asciiTheme="minorHAnsi" w:hAnsiTheme="minorHAnsi" w:cstheme="minorHAnsi"/>
            <w:noProof/>
            <w:sz w:val="18"/>
            <w:szCs w:val="18"/>
          </w:rPr>
          <w:t>4.1.2</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Répertoire FeuilleDeStyle</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_Toc122428826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5</w:t>
        </w:r>
        <w:r w:rsidR="005C58FE" w:rsidRPr="005C58FE">
          <w:rPr>
            <w:rFonts w:asciiTheme="minorHAnsi" w:hAnsiTheme="minorHAnsi" w:cstheme="minorHAnsi"/>
            <w:noProof/>
            <w:webHidden/>
            <w:sz w:val="18"/>
            <w:szCs w:val="18"/>
          </w:rPr>
          <w:fldChar w:fldCharType="end"/>
        </w:r>
      </w:hyperlink>
    </w:p>
    <w:p w14:paraId="46EA5C22" w14:textId="5788A91E" w:rsidR="005C58FE" w:rsidRPr="005C58FE" w:rsidRDefault="004643CC">
      <w:pPr>
        <w:pStyle w:val="TM2"/>
        <w:rPr>
          <w:rFonts w:asciiTheme="minorHAnsi" w:eastAsiaTheme="minorEastAsia" w:hAnsiTheme="minorHAnsi" w:cstheme="minorHAnsi"/>
          <w:noProof/>
          <w:sz w:val="18"/>
          <w:szCs w:val="18"/>
          <w:lang w:eastAsia="fr-FR" w:bidi="ar-SA"/>
        </w:rPr>
      </w:pPr>
      <w:hyperlink w:anchor="_Toc122428827" w:history="1">
        <w:r w:rsidR="005C58FE" w:rsidRPr="005C58FE">
          <w:rPr>
            <w:rStyle w:val="Lienhypertexte"/>
            <w:rFonts w:asciiTheme="minorHAnsi" w:hAnsiTheme="minorHAnsi" w:cstheme="minorHAnsi"/>
            <w:noProof/>
            <w:sz w:val="18"/>
            <w:szCs w:val="18"/>
          </w:rPr>
          <w:t>4.2</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Contenu du package</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_Toc122428827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6</w:t>
        </w:r>
        <w:r w:rsidR="005C58FE" w:rsidRPr="005C58FE">
          <w:rPr>
            <w:rFonts w:asciiTheme="minorHAnsi" w:hAnsiTheme="minorHAnsi" w:cstheme="minorHAnsi"/>
            <w:noProof/>
            <w:webHidden/>
            <w:sz w:val="18"/>
            <w:szCs w:val="18"/>
          </w:rPr>
          <w:fldChar w:fldCharType="end"/>
        </w:r>
      </w:hyperlink>
    </w:p>
    <w:p w14:paraId="27DD61CA" w14:textId="2498DBF9" w:rsidR="005C58FE" w:rsidRPr="005C58FE" w:rsidRDefault="004643CC">
      <w:pPr>
        <w:pStyle w:val="TM3"/>
        <w:rPr>
          <w:rFonts w:asciiTheme="minorHAnsi" w:eastAsiaTheme="minorEastAsia" w:hAnsiTheme="minorHAnsi" w:cstheme="minorHAnsi"/>
          <w:noProof/>
          <w:sz w:val="18"/>
          <w:szCs w:val="18"/>
          <w:lang w:eastAsia="fr-FR" w:bidi="ar-SA"/>
        </w:rPr>
      </w:pPr>
      <w:hyperlink w:anchor="_Toc122428828" w:history="1">
        <w:r w:rsidR="005C58FE" w:rsidRPr="005C58FE">
          <w:rPr>
            <w:rStyle w:val="Lienhypertexte"/>
            <w:rFonts w:asciiTheme="minorHAnsi" w:hAnsiTheme="minorHAnsi" w:cstheme="minorHAnsi"/>
            <w:noProof/>
            <w:sz w:val="18"/>
            <w:szCs w:val="18"/>
          </w:rPr>
          <w:t>4.2.1</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Répertoire infrastructure</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_Toc122428828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6</w:t>
        </w:r>
        <w:r w:rsidR="005C58FE" w:rsidRPr="005C58FE">
          <w:rPr>
            <w:rFonts w:asciiTheme="minorHAnsi" w:hAnsiTheme="minorHAnsi" w:cstheme="minorHAnsi"/>
            <w:noProof/>
            <w:webHidden/>
            <w:sz w:val="18"/>
            <w:szCs w:val="18"/>
          </w:rPr>
          <w:fldChar w:fldCharType="end"/>
        </w:r>
      </w:hyperlink>
    </w:p>
    <w:p w14:paraId="72FD4943" w14:textId="57E3E7ED" w:rsidR="005C58FE" w:rsidRPr="005C58FE" w:rsidRDefault="004643CC">
      <w:pPr>
        <w:pStyle w:val="TM3"/>
        <w:rPr>
          <w:rFonts w:asciiTheme="minorHAnsi" w:eastAsiaTheme="minorEastAsia" w:hAnsiTheme="minorHAnsi" w:cstheme="minorHAnsi"/>
          <w:noProof/>
          <w:sz w:val="18"/>
          <w:szCs w:val="18"/>
          <w:lang w:eastAsia="fr-FR" w:bidi="ar-SA"/>
        </w:rPr>
      </w:pPr>
      <w:hyperlink w:anchor="_Toc122428829" w:history="1">
        <w:r w:rsidR="005C58FE" w:rsidRPr="005C58FE">
          <w:rPr>
            <w:rStyle w:val="Lienhypertexte"/>
            <w:rFonts w:asciiTheme="minorHAnsi" w:hAnsiTheme="minorHAnsi" w:cstheme="minorHAnsi"/>
            <w:noProof/>
            <w:sz w:val="18"/>
            <w:szCs w:val="18"/>
          </w:rPr>
          <w:t>4.2.2</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Répertoire jeuxDeValeurs</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_Toc122428829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6</w:t>
        </w:r>
        <w:r w:rsidR="005C58FE" w:rsidRPr="005C58FE">
          <w:rPr>
            <w:rFonts w:asciiTheme="minorHAnsi" w:hAnsiTheme="minorHAnsi" w:cstheme="minorHAnsi"/>
            <w:noProof/>
            <w:webHidden/>
            <w:sz w:val="18"/>
            <w:szCs w:val="18"/>
          </w:rPr>
          <w:fldChar w:fldCharType="end"/>
        </w:r>
      </w:hyperlink>
    </w:p>
    <w:p w14:paraId="79F08918" w14:textId="684E083A" w:rsidR="005C58FE" w:rsidRPr="005C58FE" w:rsidRDefault="004643CC">
      <w:pPr>
        <w:pStyle w:val="TM3"/>
        <w:rPr>
          <w:rFonts w:asciiTheme="minorHAnsi" w:eastAsiaTheme="minorEastAsia" w:hAnsiTheme="minorHAnsi" w:cstheme="minorHAnsi"/>
          <w:noProof/>
          <w:sz w:val="18"/>
          <w:szCs w:val="18"/>
          <w:lang w:eastAsia="fr-FR" w:bidi="ar-SA"/>
        </w:rPr>
      </w:pPr>
      <w:hyperlink w:anchor="_Toc122428830" w:history="1">
        <w:r w:rsidR="005C58FE" w:rsidRPr="005C58FE">
          <w:rPr>
            <w:rStyle w:val="Lienhypertexte"/>
            <w:rFonts w:asciiTheme="minorHAnsi" w:hAnsiTheme="minorHAnsi" w:cstheme="minorHAnsi"/>
            <w:noProof/>
            <w:sz w:val="18"/>
            <w:szCs w:val="18"/>
          </w:rPr>
          <w:t>4.2.3</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Répertoire schematrons</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_Toc122428830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7</w:t>
        </w:r>
        <w:r w:rsidR="005C58FE" w:rsidRPr="005C58FE">
          <w:rPr>
            <w:rFonts w:asciiTheme="minorHAnsi" w:hAnsiTheme="minorHAnsi" w:cstheme="minorHAnsi"/>
            <w:noProof/>
            <w:webHidden/>
            <w:sz w:val="18"/>
            <w:szCs w:val="18"/>
          </w:rPr>
          <w:fldChar w:fldCharType="end"/>
        </w:r>
      </w:hyperlink>
    </w:p>
    <w:p w14:paraId="1BC8645E" w14:textId="5572404E" w:rsidR="005C58FE" w:rsidRPr="005C58FE" w:rsidRDefault="004643CC">
      <w:pPr>
        <w:pStyle w:val="TM1"/>
        <w:rPr>
          <w:rFonts w:asciiTheme="minorHAnsi" w:eastAsiaTheme="minorEastAsia" w:hAnsiTheme="minorHAnsi" w:cstheme="minorHAnsi"/>
          <w:noProof/>
          <w:sz w:val="18"/>
          <w:szCs w:val="18"/>
          <w:lang w:eastAsia="fr-FR" w:bidi="ar-SA"/>
        </w:rPr>
      </w:pPr>
      <w:hyperlink w:anchor="_Toc122428831" w:history="1">
        <w:r w:rsidR="005C58FE" w:rsidRPr="005C58FE">
          <w:rPr>
            <w:rStyle w:val="Lienhypertexte"/>
            <w:rFonts w:asciiTheme="minorHAnsi" w:hAnsiTheme="minorHAnsi" w:cstheme="minorHAnsi"/>
            <w:noProof/>
            <w:sz w:val="18"/>
            <w:szCs w:val="18"/>
          </w:rPr>
          <w:t>5</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Procédure pour vérifier un document CDA</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_Toc122428831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14</w:t>
        </w:r>
        <w:r w:rsidR="005C58FE" w:rsidRPr="005C58FE">
          <w:rPr>
            <w:rFonts w:asciiTheme="minorHAnsi" w:hAnsiTheme="minorHAnsi" w:cstheme="minorHAnsi"/>
            <w:noProof/>
            <w:webHidden/>
            <w:sz w:val="18"/>
            <w:szCs w:val="18"/>
          </w:rPr>
          <w:fldChar w:fldCharType="end"/>
        </w:r>
      </w:hyperlink>
    </w:p>
    <w:p w14:paraId="71BF2D5B" w14:textId="481EE996" w:rsidR="005C58FE" w:rsidRPr="005C58FE" w:rsidRDefault="004643CC">
      <w:pPr>
        <w:pStyle w:val="TM2"/>
        <w:rPr>
          <w:rFonts w:asciiTheme="minorHAnsi" w:eastAsiaTheme="minorEastAsia" w:hAnsiTheme="minorHAnsi" w:cstheme="minorHAnsi"/>
          <w:noProof/>
          <w:sz w:val="18"/>
          <w:szCs w:val="18"/>
          <w:lang w:eastAsia="fr-FR" w:bidi="ar-SA"/>
        </w:rPr>
      </w:pPr>
      <w:hyperlink w:anchor="_Toc122428832" w:history="1">
        <w:r w:rsidR="005C58FE" w:rsidRPr="005C58FE">
          <w:rPr>
            <w:rStyle w:val="Lienhypertexte"/>
            <w:rFonts w:asciiTheme="minorHAnsi" w:hAnsiTheme="minorHAnsi" w:cstheme="minorHAnsi"/>
            <w:noProof/>
            <w:sz w:val="18"/>
            <w:szCs w:val="18"/>
          </w:rPr>
          <w:t>5.1</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Sélection du fichier CDA à tester et du schématron correspondant</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_Toc122428832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14</w:t>
        </w:r>
        <w:r w:rsidR="005C58FE" w:rsidRPr="005C58FE">
          <w:rPr>
            <w:rFonts w:asciiTheme="minorHAnsi" w:hAnsiTheme="minorHAnsi" w:cstheme="minorHAnsi"/>
            <w:noProof/>
            <w:webHidden/>
            <w:sz w:val="18"/>
            <w:szCs w:val="18"/>
          </w:rPr>
          <w:fldChar w:fldCharType="end"/>
        </w:r>
      </w:hyperlink>
    </w:p>
    <w:p w14:paraId="4E3BF9A3" w14:textId="1F722C6F" w:rsidR="005C58FE" w:rsidRPr="005C58FE" w:rsidRDefault="004643CC">
      <w:pPr>
        <w:pStyle w:val="TM2"/>
        <w:rPr>
          <w:rFonts w:asciiTheme="minorHAnsi" w:eastAsiaTheme="minorEastAsia" w:hAnsiTheme="minorHAnsi" w:cstheme="minorHAnsi"/>
          <w:noProof/>
          <w:sz w:val="18"/>
          <w:szCs w:val="18"/>
          <w:lang w:eastAsia="fr-FR" w:bidi="ar-SA"/>
        </w:rPr>
      </w:pPr>
      <w:hyperlink w:anchor="_Toc122428833" w:history="1">
        <w:r w:rsidR="005C58FE" w:rsidRPr="005C58FE">
          <w:rPr>
            <w:rStyle w:val="Lienhypertexte"/>
            <w:rFonts w:asciiTheme="minorHAnsi" w:hAnsiTheme="minorHAnsi" w:cstheme="minorHAnsi"/>
            <w:noProof/>
            <w:sz w:val="18"/>
            <w:szCs w:val="18"/>
          </w:rPr>
          <w:t>5.2</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Lancement de la procédure de vérification de conformité du fichier CDA</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_Toc122428833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15</w:t>
        </w:r>
        <w:r w:rsidR="005C58FE" w:rsidRPr="005C58FE">
          <w:rPr>
            <w:rFonts w:asciiTheme="minorHAnsi" w:hAnsiTheme="minorHAnsi" w:cstheme="minorHAnsi"/>
            <w:noProof/>
            <w:webHidden/>
            <w:sz w:val="18"/>
            <w:szCs w:val="18"/>
          </w:rPr>
          <w:fldChar w:fldCharType="end"/>
        </w:r>
      </w:hyperlink>
    </w:p>
    <w:p w14:paraId="6DE4CC89" w14:textId="34F9B4DE" w:rsidR="005C58FE" w:rsidRPr="005C58FE" w:rsidRDefault="004643CC">
      <w:pPr>
        <w:pStyle w:val="TM2"/>
        <w:rPr>
          <w:rFonts w:asciiTheme="minorHAnsi" w:eastAsiaTheme="minorEastAsia" w:hAnsiTheme="minorHAnsi" w:cstheme="minorHAnsi"/>
          <w:noProof/>
          <w:sz w:val="18"/>
          <w:szCs w:val="18"/>
          <w:lang w:eastAsia="fr-FR" w:bidi="ar-SA"/>
        </w:rPr>
      </w:pPr>
      <w:hyperlink w:anchor="_Toc122428834" w:history="1">
        <w:r w:rsidR="005C58FE" w:rsidRPr="005C58FE">
          <w:rPr>
            <w:rStyle w:val="Lienhypertexte"/>
            <w:rFonts w:asciiTheme="minorHAnsi" w:hAnsiTheme="minorHAnsi" w:cstheme="minorHAnsi"/>
            <w:noProof/>
            <w:sz w:val="18"/>
            <w:szCs w:val="18"/>
          </w:rPr>
          <w:t>5.3</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Visualisation des rapports de conformité</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_Toc122428834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16</w:t>
        </w:r>
        <w:r w:rsidR="005C58FE" w:rsidRPr="005C58FE">
          <w:rPr>
            <w:rFonts w:asciiTheme="minorHAnsi" w:hAnsiTheme="minorHAnsi" w:cstheme="minorHAnsi"/>
            <w:noProof/>
            <w:webHidden/>
            <w:sz w:val="18"/>
            <w:szCs w:val="18"/>
          </w:rPr>
          <w:fldChar w:fldCharType="end"/>
        </w:r>
      </w:hyperlink>
    </w:p>
    <w:p w14:paraId="7D879A4D" w14:textId="3C6CACFE" w:rsidR="005C58FE" w:rsidRPr="005C58FE" w:rsidRDefault="004643CC">
      <w:pPr>
        <w:pStyle w:val="TM1"/>
        <w:rPr>
          <w:rFonts w:asciiTheme="minorHAnsi" w:eastAsiaTheme="minorEastAsia" w:hAnsiTheme="minorHAnsi" w:cstheme="minorHAnsi"/>
          <w:noProof/>
          <w:sz w:val="18"/>
          <w:szCs w:val="18"/>
          <w:lang w:eastAsia="fr-FR" w:bidi="ar-SA"/>
        </w:rPr>
      </w:pPr>
      <w:hyperlink w:anchor="_Toc122428835" w:history="1">
        <w:r w:rsidR="005C58FE" w:rsidRPr="005C58FE">
          <w:rPr>
            <w:rStyle w:val="Lienhypertexte"/>
            <w:rFonts w:asciiTheme="minorHAnsi" w:hAnsiTheme="minorHAnsi" w:cstheme="minorHAnsi"/>
            <w:noProof/>
            <w:sz w:val="18"/>
            <w:szCs w:val="18"/>
          </w:rPr>
          <w:t>6</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Guide des schématrons</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_Toc122428835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17</w:t>
        </w:r>
        <w:r w:rsidR="005C58FE" w:rsidRPr="005C58FE">
          <w:rPr>
            <w:rFonts w:asciiTheme="minorHAnsi" w:hAnsiTheme="minorHAnsi" w:cstheme="minorHAnsi"/>
            <w:noProof/>
            <w:webHidden/>
            <w:sz w:val="18"/>
            <w:szCs w:val="18"/>
          </w:rPr>
          <w:fldChar w:fldCharType="end"/>
        </w:r>
      </w:hyperlink>
    </w:p>
    <w:p w14:paraId="563789F6" w14:textId="7C2F4C84" w:rsidR="005C58FE" w:rsidRPr="005C58FE" w:rsidRDefault="004643CC">
      <w:pPr>
        <w:pStyle w:val="TM2"/>
        <w:rPr>
          <w:rFonts w:asciiTheme="minorHAnsi" w:eastAsiaTheme="minorEastAsia" w:hAnsiTheme="minorHAnsi" w:cstheme="minorHAnsi"/>
          <w:noProof/>
          <w:sz w:val="18"/>
          <w:szCs w:val="18"/>
          <w:lang w:eastAsia="fr-FR" w:bidi="ar-SA"/>
        </w:rPr>
      </w:pPr>
      <w:hyperlink w:anchor="_Toc122428836" w:history="1">
        <w:r w:rsidR="005C58FE" w:rsidRPr="005C58FE">
          <w:rPr>
            <w:rStyle w:val="Lienhypertexte"/>
            <w:rFonts w:asciiTheme="minorHAnsi" w:hAnsiTheme="minorHAnsi" w:cstheme="minorHAnsi"/>
            <w:noProof/>
            <w:sz w:val="18"/>
            <w:szCs w:val="18"/>
          </w:rPr>
          <w:t>6.1</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Fonctionnement</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_Toc122428836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17</w:t>
        </w:r>
        <w:r w:rsidR="005C58FE" w:rsidRPr="005C58FE">
          <w:rPr>
            <w:rFonts w:asciiTheme="minorHAnsi" w:hAnsiTheme="minorHAnsi" w:cstheme="minorHAnsi"/>
            <w:noProof/>
            <w:webHidden/>
            <w:sz w:val="18"/>
            <w:szCs w:val="18"/>
          </w:rPr>
          <w:fldChar w:fldCharType="end"/>
        </w:r>
      </w:hyperlink>
    </w:p>
    <w:p w14:paraId="2BB4844D" w14:textId="50DD6C9D" w:rsidR="005C58FE" w:rsidRPr="005C58FE" w:rsidRDefault="004643CC">
      <w:pPr>
        <w:pStyle w:val="TM3"/>
        <w:rPr>
          <w:rFonts w:asciiTheme="minorHAnsi" w:eastAsiaTheme="minorEastAsia" w:hAnsiTheme="minorHAnsi" w:cstheme="minorHAnsi"/>
          <w:noProof/>
          <w:sz w:val="18"/>
          <w:szCs w:val="18"/>
          <w:lang w:eastAsia="fr-FR" w:bidi="ar-SA"/>
        </w:rPr>
      </w:pPr>
      <w:hyperlink w:anchor="_Toc122428837" w:history="1">
        <w:r w:rsidR="005C58FE" w:rsidRPr="005C58FE">
          <w:rPr>
            <w:rStyle w:val="Lienhypertexte"/>
            <w:rFonts w:asciiTheme="minorHAnsi" w:hAnsiTheme="minorHAnsi" w:cstheme="minorHAnsi"/>
            <w:noProof/>
            <w:sz w:val="18"/>
            <w:szCs w:val="18"/>
          </w:rPr>
          <w:t>6.1.1</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Fonctionnement général</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_Toc122428837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17</w:t>
        </w:r>
        <w:r w:rsidR="005C58FE" w:rsidRPr="005C58FE">
          <w:rPr>
            <w:rFonts w:asciiTheme="minorHAnsi" w:hAnsiTheme="minorHAnsi" w:cstheme="minorHAnsi"/>
            <w:noProof/>
            <w:webHidden/>
            <w:sz w:val="18"/>
            <w:szCs w:val="18"/>
          </w:rPr>
          <w:fldChar w:fldCharType="end"/>
        </w:r>
      </w:hyperlink>
    </w:p>
    <w:p w14:paraId="474440F5" w14:textId="01BC8D20" w:rsidR="005C58FE" w:rsidRPr="005C58FE" w:rsidRDefault="004643CC">
      <w:pPr>
        <w:pStyle w:val="TM3"/>
        <w:rPr>
          <w:rFonts w:asciiTheme="minorHAnsi" w:eastAsiaTheme="minorEastAsia" w:hAnsiTheme="minorHAnsi" w:cstheme="minorHAnsi"/>
          <w:noProof/>
          <w:sz w:val="18"/>
          <w:szCs w:val="18"/>
          <w:lang w:eastAsia="fr-FR" w:bidi="ar-SA"/>
        </w:rPr>
      </w:pPr>
      <w:hyperlink w:anchor="_Toc122428838" w:history="1">
        <w:r w:rsidR="005C58FE" w:rsidRPr="005C58FE">
          <w:rPr>
            <w:rStyle w:val="Lienhypertexte"/>
            <w:rFonts w:asciiTheme="minorHAnsi" w:hAnsiTheme="minorHAnsi" w:cstheme="minorHAnsi"/>
            <w:noProof/>
            <w:sz w:val="18"/>
            <w:szCs w:val="18"/>
          </w:rPr>
          <w:t>6.1.2</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L’appel aux schématrons</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_Toc122428838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17</w:t>
        </w:r>
        <w:r w:rsidR="005C58FE" w:rsidRPr="005C58FE">
          <w:rPr>
            <w:rFonts w:asciiTheme="minorHAnsi" w:hAnsiTheme="minorHAnsi" w:cstheme="minorHAnsi"/>
            <w:noProof/>
            <w:webHidden/>
            <w:sz w:val="18"/>
            <w:szCs w:val="18"/>
          </w:rPr>
          <w:fldChar w:fldCharType="end"/>
        </w:r>
      </w:hyperlink>
    </w:p>
    <w:p w14:paraId="207CDFAE" w14:textId="06D35321" w:rsidR="005C58FE" w:rsidRPr="005C58FE" w:rsidRDefault="004643CC">
      <w:pPr>
        <w:pStyle w:val="TM3"/>
        <w:rPr>
          <w:rFonts w:asciiTheme="minorHAnsi" w:eastAsiaTheme="minorEastAsia" w:hAnsiTheme="minorHAnsi" w:cstheme="minorHAnsi"/>
          <w:noProof/>
          <w:sz w:val="18"/>
          <w:szCs w:val="18"/>
          <w:lang w:eastAsia="fr-FR" w:bidi="ar-SA"/>
        </w:rPr>
      </w:pPr>
      <w:hyperlink w:anchor="_Toc122428839" w:history="1">
        <w:r w:rsidR="005C58FE" w:rsidRPr="005C58FE">
          <w:rPr>
            <w:rStyle w:val="Lienhypertexte"/>
            <w:rFonts w:asciiTheme="minorHAnsi" w:hAnsiTheme="minorHAnsi" w:cstheme="minorHAnsi"/>
            <w:noProof/>
            <w:sz w:val="18"/>
            <w:szCs w:val="18"/>
          </w:rPr>
          <w:t>6.1.3</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Fonctionnement du schématron spécifique à un modèle de document CDA</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_Toc122428839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18</w:t>
        </w:r>
        <w:r w:rsidR="005C58FE" w:rsidRPr="005C58FE">
          <w:rPr>
            <w:rFonts w:asciiTheme="minorHAnsi" w:hAnsiTheme="minorHAnsi" w:cstheme="minorHAnsi"/>
            <w:noProof/>
            <w:webHidden/>
            <w:sz w:val="18"/>
            <w:szCs w:val="18"/>
          </w:rPr>
          <w:fldChar w:fldCharType="end"/>
        </w:r>
      </w:hyperlink>
    </w:p>
    <w:p w14:paraId="719DE688" w14:textId="3DC6B3B6" w:rsidR="005C58FE" w:rsidRPr="005C58FE" w:rsidRDefault="004643CC">
      <w:pPr>
        <w:pStyle w:val="TM2"/>
        <w:rPr>
          <w:rFonts w:asciiTheme="minorHAnsi" w:eastAsiaTheme="minorEastAsia" w:hAnsiTheme="minorHAnsi" w:cstheme="minorHAnsi"/>
          <w:noProof/>
          <w:sz w:val="18"/>
          <w:szCs w:val="18"/>
          <w:lang w:eastAsia="fr-FR" w:bidi="ar-SA"/>
        </w:rPr>
      </w:pPr>
      <w:hyperlink w:anchor="_Toc122428840" w:history="1">
        <w:r w:rsidR="005C58FE" w:rsidRPr="005C58FE">
          <w:rPr>
            <w:rStyle w:val="Lienhypertexte"/>
            <w:rFonts w:asciiTheme="minorHAnsi" w:hAnsiTheme="minorHAnsi" w:cstheme="minorHAnsi"/>
            <w:noProof/>
            <w:sz w:val="18"/>
            <w:szCs w:val="18"/>
          </w:rPr>
          <w:t>6.2</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Structure d'un schématron spécifique à un modèle de document CDA</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_Toc122428840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19</w:t>
        </w:r>
        <w:r w:rsidR="005C58FE" w:rsidRPr="005C58FE">
          <w:rPr>
            <w:rFonts w:asciiTheme="minorHAnsi" w:hAnsiTheme="minorHAnsi" w:cstheme="minorHAnsi"/>
            <w:noProof/>
            <w:webHidden/>
            <w:sz w:val="18"/>
            <w:szCs w:val="18"/>
          </w:rPr>
          <w:fldChar w:fldCharType="end"/>
        </w:r>
      </w:hyperlink>
    </w:p>
    <w:p w14:paraId="51A1E4D1" w14:textId="37442AA8" w:rsidR="005C58FE" w:rsidRPr="005C58FE" w:rsidRDefault="004643CC">
      <w:pPr>
        <w:pStyle w:val="TM3"/>
        <w:rPr>
          <w:rFonts w:asciiTheme="minorHAnsi" w:eastAsiaTheme="minorEastAsia" w:hAnsiTheme="minorHAnsi" w:cstheme="minorHAnsi"/>
          <w:noProof/>
          <w:sz w:val="18"/>
          <w:szCs w:val="18"/>
          <w:lang w:eastAsia="fr-FR" w:bidi="ar-SA"/>
        </w:rPr>
      </w:pPr>
      <w:hyperlink w:anchor="_Toc122428841" w:history="1">
        <w:r w:rsidR="005C58FE" w:rsidRPr="005C58FE">
          <w:rPr>
            <w:rStyle w:val="Lienhypertexte"/>
            <w:rFonts w:asciiTheme="minorHAnsi" w:hAnsiTheme="minorHAnsi" w:cstheme="minorHAnsi"/>
            <w:noProof/>
            <w:sz w:val="18"/>
            <w:szCs w:val="18"/>
          </w:rPr>
          <w:t>6.2.1</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Structure générale</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_Toc122428841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19</w:t>
        </w:r>
        <w:r w:rsidR="005C58FE" w:rsidRPr="005C58FE">
          <w:rPr>
            <w:rFonts w:asciiTheme="minorHAnsi" w:hAnsiTheme="minorHAnsi" w:cstheme="minorHAnsi"/>
            <w:noProof/>
            <w:webHidden/>
            <w:sz w:val="18"/>
            <w:szCs w:val="18"/>
          </w:rPr>
          <w:fldChar w:fldCharType="end"/>
        </w:r>
      </w:hyperlink>
    </w:p>
    <w:p w14:paraId="4AD4180B" w14:textId="1894D207" w:rsidR="005C58FE" w:rsidRPr="005C58FE" w:rsidRDefault="004643CC">
      <w:pPr>
        <w:pStyle w:val="TM2"/>
        <w:rPr>
          <w:rFonts w:asciiTheme="minorHAnsi" w:eastAsiaTheme="minorEastAsia" w:hAnsiTheme="minorHAnsi" w:cstheme="minorHAnsi"/>
          <w:noProof/>
          <w:sz w:val="18"/>
          <w:szCs w:val="18"/>
          <w:lang w:eastAsia="fr-FR" w:bidi="ar-SA"/>
        </w:rPr>
      </w:pPr>
      <w:hyperlink w:anchor="_Toc122428842" w:history="1">
        <w:r w:rsidR="005C58FE" w:rsidRPr="005C58FE">
          <w:rPr>
            <w:rStyle w:val="Lienhypertexte"/>
            <w:rFonts w:asciiTheme="minorHAnsi" w:hAnsiTheme="minorHAnsi" w:cstheme="minorHAnsi"/>
            <w:noProof/>
            <w:sz w:val="18"/>
            <w:szCs w:val="18"/>
          </w:rPr>
          <w:t>6.3</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Schématrons des jeux de valeurs</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_Toc122428842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25</w:t>
        </w:r>
        <w:r w:rsidR="005C58FE" w:rsidRPr="005C58FE">
          <w:rPr>
            <w:rFonts w:asciiTheme="minorHAnsi" w:hAnsiTheme="minorHAnsi" w:cstheme="minorHAnsi"/>
            <w:noProof/>
            <w:webHidden/>
            <w:sz w:val="18"/>
            <w:szCs w:val="18"/>
          </w:rPr>
          <w:fldChar w:fldCharType="end"/>
        </w:r>
      </w:hyperlink>
    </w:p>
    <w:p w14:paraId="45AB29F9" w14:textId="65C6DE12" w:rsidR="005C58FE" w:rsidRPr="005C58FE" w:rsidRDefault="004643CC">
      <w:pPr>
        <w:pStyle w:val="TM3"/>
        <w:rPr>
          <w:rFonts w:asciiTheme="minorHAnsi" w:eastAsiaTheme="minorEastAsia" w:hAnsiTheme="minorHAnsi" w:cstheme="minorHAnsi"/>
          <w:noProof/>
          <w:sz w:val="18"/>
          <w:szCs w:val="18"/>
          <w:lang w:eastAsia="fr-FR" w:bidi="ar-SA"/>
        </w:rPr>
      </w:pPr>
      <w:hyperlink w:anchor="_Toc122428843" w:history="1">
        <w:r w:rsidR="005C58FE" w:rsidRPr="005C58FE">
          <w:rPr>
            <w:rStyle w:val="Lienhypertexte"/>
            <w:rFonts w:asciiTheme="minorHAnsi" w:hAnsiTheme="minorHAnsi" w:cstheme="minorHAnsi"/>
            <w:noProof/>
            <w:sz w:val="18"/>
            <w:szCs w:val="18"/>
          </w:rPr>
          <w:t>6.3.1</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Comment distinguer schématron générique et schématron spécifique ?</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_Toc122428843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25</w:t>
        </w:r>
        <w:r w:rsidR="005C58FE" w:rsidRPr="005C58FE">
          <w:rPr>
            <w:rFonts w:asciiTheme="minorHAnsi" w:hAnsiTheme="minorHAnsi" w:cstheme="minorHAnsi"/>
            <w:noProof/>
            <w:webHidden/>
            <w:sz w:val="18"/>
            <w:szCs w:val="18"/>
          </w:rPr>
          <w:fldChar w:fldCharType="end"/>
        </w:r>
      </w:hyperlink>
    </w:p>
    <w:p w14:paraId="52761657" w14:textId="14579E56" w:rsidR="005C58FE" w:rsidRPr="005C58FE" w:rsidRDefault="004643CC">
      <w:pPr>
        <w:pStyle w:val="TM3"/>
        <w:rPr>
          <w:rFonts w:asciiTheme="minorHAnsi" w:eastAsiaTheme="minorEastAsia" w:hAnsiTheme="minorHAnsi" w:cstheme="minorHAnsi"/>
          <w:noProof/>
          <w:sz w:val="18"/>
          <w:szCs w:val="18"/>
          <w:lang w:eastAsia="fr-FR" w:bidi="ar-SA"/>
        </w:rPr>
      </w:pPr>
      <w:hyperlink w:anchor="_Toc122428844" w:history="1">
        <w:r w:rsidR="005C58FE" w:rsidRPr="005C58FE">
          <w:rPr>
            <w:rStyle w:val="Lienhypertexte"/>
            <w:rFonts w:asciiTheme="minorHAnsi" w:hAnsiTheme="minorHAnsi" w:cstheme="minorHAnsi"/>
            <w:noProof/>
            <w:sz w:val="18"/>
            <w:szCs w:val="18"/>
          </w:rPr>
          <w:t>6.3.2</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Schématrons de JDV spécifiques à l’en-tête</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_Toc122428844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25</w:t>
        </w:r>
        <w:r w:rsidR="005C58FE" w:rsidRPr="005C58FE">
          <w:rPr>
            <w:rFonts w:asciiTheme="minorHAnsi" w:hAnsiTheme="minorHAnsi" w:cstheme="minorHAnsi"/>
            <w:noProof/>
            <w:webHidden/>
            <w:sz w:val="18"/>
            <w:szCs w:val="18"/>
          </w:rPr>
          <w:fldChar w:fldCharType="end"/>
        </w:r>
      </w:hyperlink>
    </w:p>
    <w:p w14:paraId="1743DC21" w14:textId="728B13B2" w:rsidR="005C58FE" w:rsidRPr="005C58FE" w:rsidRDefault="004643CC">
      <w:pPr>
        <w:pStyle w:val="TM3"/>
        <w:rPr>
          <w:rFonts w:asciiTheme="minorHAnsi" w:eastAsiaTheme="minorEastAsia" w:hAnsiTheme="minorHAnsi" w:cstheme="minorHAnsi"/>
          <w:noProof/>
          <w:sz w:val="18"/>
          <w:szCs w:val="18"/>
          <w:lang w:eastAsia="fr-FR" w:bidi="ar-SA"/>
        </w:rPr>
      </w:pPr>
      <w:hyperlink w:anchor="_Toc122428845" w:history="1">
        <w:r w:rsidR="005C58FE" w:rsidRPr="005C58FE">
          <w:rPr>
            <w:rStyle w:val="Lienhypertexte"/>
            <w:rFonts w:asciiTheme="minorHAnsi" w:hAnsiTheme="minorHAnsi" w:cstheme="minorHAnsi"/>
            <w:noProof/>
            <w:sz w:val="18"/>
            <w:szCs w:val="18"/>
          </w:rPr>
          <w:t>6.3.3</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Shématrons de JDV génériques</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_Toc122428845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27</w:t>
        </w:r>
        <w:r w:rsidR="005C58FE" w:rsidRPr="005C58FE">
          <w:rPr>
            <w:rFonts w:asciiTheme="minorHAnsi" w:hAnsiTheme="minorHAnsi" w:cstheme="minorHAnsi"/>
            <w:noProof/>
            <w:webHidden/>
            <w:sz w:val="18"/>
            <w:szCs w:val="18"/>
          </w:rPr>
          <w:fldChar w:fldCharType="end"/>
        </w:r>
      </w:hyperlink>
    </w:p>
    <w:p w14:paraId="21608D45" w14:textId="6A68CDCC" w:rsidR="005C58FE" w:rsidRPr="005C58FE" w:rsidRDefault="004643CC">
      <w:pPr>
        <w:pStyle w:val="TM3"/>
        <w:rPr>
          <w:rFonts w:asciiTheme="minorHAnsi" w:eastAsiaTheme="minorEastAsia" w:hAnsiTheme="minorHAnsi" w:cstheme="minorHAnsi"/>
          <w:noProof/>
          <w:sz w:val="18"/>
          <w:szCs w:val="18"/>
          <w:lang w:eastAsia="fr-FR" w:bidi="ar-SA"/>
        </w:rPr>
      </w:pPr>
      <w:hyperlink w:anchor="_Toc122428846" w:history="1">
        <w:r w:rsidR="005C58FE" w:rsidRPr="005C58FE">
          <w:rPr>
            <w:rStyle w:val="Lienhypertexte"/>
            <w:rFonts w:asciiTheme="minorHAnsi" w:hAnsiTheme="minorHAnsi" w:cstheme="minorHAnsi"/>
            <w:noProof/>
            <w:sz w:val="18"/>
            <w:szCs w:val="18"/>
          </w:rPr>
          <w:t>6.3.4</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Shématrons de JDV spécifiques à un volet</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_Toc122428846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29</w:t>
        </w:r>
        <w:r w:rsidR="005C58FE" w:rsidRPr="005C58FE">
          <w:rPr>
            <w:rFonts w:asciiTheme="minorHAnsi" w:hAnsiTheme="minorHAnsi" w:cstheme="minorHAnsi"/>
            <w:noProof/>
            <w:webHidden/>
            <w:sz w:val="18"/>
            <w:szCs w:val="18"/>
          </w:rPr>
          <w:fldChar w:fldCharType="end"/>
        </w:r>
      </w:hyperlink>
    </w:p>
    <w:p w14:paraId="10185B26" w14:textId="0F2F8A66" w:rsidR="005C58FE" w:rsidRPr="005C58FE" w:rsidRDefault="004643CC">
      <w:pPr>
        <w:pStyle w:val="TM1"/>
        <w:rPr>
          <w:rFonts w:asciiTheme="minorHAnsi" w:eastAsiaTheme="minorEastAsia" w:hAnsiTheme="minorHAnsi" w:cstheme="minorHAnsi"/>
          <w:noProof/>
          <w:sz w:val="18"/>
          <w:szCs w:val="18"/>
          <w:lang w:eastAsia="fr-FR" w:bidi="ar-SA"/>
        </w:rPr>
      </w:pPr>
      <w:hyperlink w:anchor="_Toc122428847" w:history="1">
        <w:r w:rsidR="005C58FE" w:rsidRPr="005C58FE">
          <w:rPr>
            <w:rStyle w:val="Lienhypertexte"/>
            <w:rFonts w:asciiTheme="minorHAnsi" w:hAnsiTheme="minorHAnsi" w:cstheme="minorHAnsi"/>
            <w:noProof/>
            <w:sz w:val="18"/>
            <w:szCs w:val="18"/>
          </w:rPr>
          <w:t>7</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Validation sémantique</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_Toc122428847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32</w:t>
        </w:r>
        <w:r w:rsidR="005C58FE" w:rsidRPr="005C58FE">
          <w:rPr>
            <w:rFonts w:asciiTheme="minorHAnsi" w:hAnsiTheme="minorHAnsi" w:cstheme="minorHAnsi"/>
            <w:noProof/>
            <w:webHidden/>
            <w:sz w:val="18"/>
            <w:szCs w:val="18"/>
          </w:rPr>
          <w:fldChar w:fldCharType="end"/>
        </w:r>
      </w:hyperlink>
    </w:p>
    <w:p w14:paraId="116D746F" w14:textId="4E796333" w:rsidR="005C58FE" w:rsidRPr="005C58FE" w:rsidRDefault="004643CC">
      <w:pPr>
        <w:pStyle w:val="TM2"/>
        <w:rPr>
          <w:rFonts w:asciiTheme="minorHAnsi" w:eastAsiaTheme="minorEastAsia" w:hAnsiTheme="minorHAnsi" w:cstheme="minorHAnsi"/>
          <w:noProof/>
          <w:sz w:val="18"/>
          <w:szCs w:val="18"/>
          <w:lang w:eastAsia="fr-FR" w:bidi="ar-SA"/>
        </w:rPr>
      </w:pPr>
      <w:hyperlink w:anchor="_Toc122428848" w:history="1">
        <w:r w:rsidR="005C58FE" w:rsidRPr="005C58FE">
          <w:rPr>
            <w:rStyle w:val="Lienhypertexte"/>
            <w:rFonts w:asciiTheme="minorHAnsi" w:hAnsiTheme="minorHAnsi" w:cstheme="minorHAnsi"/>
            <w:noProof/>
            <w:sz w:val="18"/>
            <w:szCs w:val="18"/>
          </w:rPr>
          <w:t>7.1</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Introduction</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_Toc122428848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32</w:t>
        </w:r>
        <w:r w:rsidR="005C58FE" w:rsidRPr="005C58FE">
          <w:rPr>
            <w:rFonts w:asciiTheme="minorHAnsi" w:hAnsiTheme="minorHAnsi" w:cstheme="minorHAnsi"/>
            <w:noProof/>
            <w:webHidden/>
            <w:sz w:val="18"/>
            <w:szCs w:val="18"/>
          </w:rPr>
          <w:fldChar w:fldCharType="end"/>
        </w:r>
      </w:hyperlink>
    </w:p>
    <w:p w14:paraId="2F187F92" w14:textId="7A5D105D" w:rsidR="005C58FE" w:rsidRPr="005C58FE" w:rsidRDefault="004643CC">
      <w:pPr>
        <w:pStyle w:val="TM3"/>
        <w:rPr>
          <w:rFonts w:asciiTheme="minorHAnsi" w:eastAsiaTheme="minorEastAsia" w:hAnsiTheme="minorHAnsi" w:cstheme="minorHAnsi"/>
          <w:noProof/>
          <w:sz w:val="18"/>
          <w:szCs w:val="18"/>
          <w:lang w:eastAsia="fr-FR" w:bidi="ar-SA"/>
        </w:rPr>
      </w:pPr>
      <w:hyperlink w:anchor="_Toc122428849" w:history="1">
        <w:r w:rsidR="005C58FE" w:rsidRPr="005C58FE">
          <w:rPr>
            <w:rStyle w:val="Lienhypertexte"/>
            <w:rFonts w:asciiTheme="minorHAnsi" w:hAnsiTheme="minorHAnsi" w:cstheme="minorHAnsi"/>
            <w:noProof/>
            <w:sz w:val="18"/>
            <w:szCs w:val="18"/>
          </w:rPr>
          <w:t>7.1.1</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Périmètre</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_Toc122428849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32</w:t>
        </w:r>
        <w:r w:rsidR="005C58FE" w:rsidRPr="005C58FE">
          <w:rPr>
            <w:rFonts w:asciiTheme="minorHAnsi" w:hAnsiTheme="minorHAnsi" w:cstheme="minorHAnsi"/>
            <w:noProof/>
            <w:webHidden/>
            <w:sz w:val="18"/>
            <w:szCs w:val="18"/>
          </w:rPr>
          <w:fldChar w:fldCharType="end"/>
        </w:r>
      </w:hyperlink>
    </w:p>
    <w:p w14:paraId="59E2D52F" w14:textId="5C1BC7E7" w:rsidR="005C58FE" w:rsidRPr="005C58FE" w:rsidRDefault="004643CC">
      <w:pPr>
        <w:pStyle w:val="TM2"/>
        <w:rPr>
          <w:rFonts w:asciiTheme="minorHAnsi" w:eastAsiaTheme="minorEastAsia" w:hAnsiTheme="minorHAnsi" w:cstheme="minorHAnsi"/>
          <w:noProof/>
          <w:sz w:val="18"/>
          <w:szCs w:val="18"/>
          <w:lang w:eastAsia="fr-FR" w:bidi="ar-SA"/>
        </w:rPr>
      </w:pPr>
      <w:hyperlink w:anchor="_Toc122428850" w:history="1">
        <w:r w:rsidR="005C58FE" w:rsidRPr="005C58FE">
          <w:rPr>
            <w:rStyle w:val="Lienhypertexte"/>
            <w:rFonts w:asciiTheme="minorHAnsi" w:hAnsiTheme="minorHAnsi" w:cstheme="minorHAnsi"/>
            <w:noProof/>
            <w:sz w:val="18"/>
            <w:szCs w:val="18"/>
          </w:rPr>
          <w:t>7.2</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Validation par schématron</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_Toc122428850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33</w:t>
        </w:r>
        <w:r w:rsidR="005C58FE" w:rsidRPr="005C58FE">
          <w:rPr>
            <w:rFonts w:asciiTheme="minorHAnsi" w:hAnsiTheme="minorHAnsi" w:cstheme="minorHAnsi"/>
            <w:noProof/>
            <w:webHidden/>
            <w:sz w:val="18"/>
            <w:szCs w:val="18"/>
          </w:rPr>
          <w:fldChar w:fldCharType="end"/>
        </w:r>
      </w:hyperlink>
    </w:p>
    <w:p w14:paraId="6E196169" w14:textId="1AA3AA1E" w:rsidR="005C58FE" w:rsidRPr="005C58FE" w:rsidRDefault="004643CC">
      <w:pPr>
        <w:pStyle w:val="TM3"/>
        <w:rPr>
          <w:rFonts w:asciiTheme="minorHAnsi" w:eastAsiaTheme="minorEastAsia" w:hAnsiTheme="minorHAnsi" w:cstheme="minorHAnsi"/>
          <w:noProof/>
          <w:sz w:val="18"/>
          <w:szCs w:val="18"/>
          <w:lang w:eastAsia="fr-FR" w:bidi="ar-SA"/>
        </w:rPr>
      </w:pPr>
      <w:hyperlink w:anchor="_Toc122428851" w:history="1">
        <w:r w:rsidR="005C58FE" w:rsidRPr="005C58FE">
          <w:rPr>
            <w:rStyle w:val="Lienhypertexte"/>
            <w:rFonts w:asciiTheme="minorHAnsi" w:hAnsiTheme="minorHAnsi" w:cstheme="minorHAnsi"/>
            <w:noProof/>
            <w:sz w:val="18"/>
            <w:szCs w:val="18"/>
          </w:rPr>
          <w:t>7.2.1</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Schématron</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_Toc122428851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33</w:t>
        </w:r>
        <w:r w:rsidR="005C58FE" w:rsidRPr="005C58FE">
          <w:rPr>
            <w:rFonts w:asciiTheme="minorHAnsi" w:hAnsiTheme="minorHAnsi" w:cstheme="minorHAnsi"/>
            <w:noProof/>
            <w:webHidden/>
            <w:sz w:val="18"/>
            <w:szCs w:val="18"/>
          </w:rPr>
          <w:fldChar w:fldCharType="end"/>
        </w:r>
      </w:hyperlink>
    </w:p>
    <w:p w14:paraId="5EBAE437" w14:textId="6CE5B3BE" w:rsidR="005C58FE" w:rsidRPr="005C58FE" w:rsidRDefault="004643CC">
      <w:pPr>
        <w:pStyle w:val="TM3"/>
        <w:rPr>
          <w:rFonts w:asciiTheme="minorHAnsi" w:eastAsiaTheme="minorEastAsia" w:hAnsiTheme="minorHAnsi" w:cstheme="minorHAnsi"/>
          <w:noProof/>
          <w:sz w:val="18"/>
          <w:szCs w:val="18"/>
          <w:lang w:eastAsia="fr-FR" w:bidi="ar-SA"/>
        </w:rPr>
      </w:pPr>
      <w:hyperlink w:anchor="_Toc122428852" w:history="1">
        <w:r w:rsidR="005C58FE" w:rsidRPr="005C58FE">
          <w:rPr>
            <w:rStyle w:val="Lienhypertexte"/>
            <w:rFonts w:asciiTheme="minorHAnsi" w:hAnsiTheme="minorHAnsi" w:cstheme="minorHAnsi"/>
            <w:noProof/>
            <w:sz w:val="18"/>
            <w:szCs w:val="18"/>
          </w:rPr>
          <w:t>7.2.2</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Librairie «ph-schematron »</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_Toc122428852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34</w:t>
        </w:r>
        <w:r w:rsidR="005C58FE" w:rsidRPr="005C58FE">
          <w:rPr>
            <w:rFonts w:asciiTheme="minorHAnsi" w:hAnsiTheme="minorHAnsi" w:cstheme="minorHAnsi"/>
            <w:noProof/>
            <w:webHidden/>
            <w:sz w:val="18"/>
            <w:szCs w:val="18"/>
          </w:rPr>
          <w:fldChar w:fldCharType="end"/>
        </w:r>
      </w:hyperlink>
    </w:p>
    <w:p w14:paraId="42D2018D" w14:textId="78177CA5" w:rsidR="005C58FE" w:rsidRPr="005C58FE" w:rsidRDefault="004643CC">
      <w:pPr>
        <w:pStyle w:val="TM1"/>
        <w:rPr>
          <w:rFonts w:asciiTheme="minorHAnsi" w:eastAsiaTheme="minorEastAsia" w:hAnsiTheme="minorHAnsi" w:cstheme="minorHAnsi"/>
          <w:noProof/>
          <w:sz w:val="18"/>
          <w:szCs w:val="18"/>
          <w:lang w:eastAsia="fr-FR" w:bidi="ar-SA"/>
        </w:rPr>
      </w:pPr>
      <w:hyperlink w:anchor="_Toc122428853" w:history="1">
        <w:r w:rsidR="005C58FE" w:rsidRPr="005C58FE">
          <w:rPr>
            <w:rStyle w:val="Lienhypertexte"/>
            <w:rFonts w:asciiTheme="minorHAnsi" w:hAnsiTheme="minorHAnsi" w:cstheme="minorHAnsi"/>
            <w:noProof/>
            <w:sz w:val="18"/>
            <w:szCs w:val="18"/>
          </w:rPr>
          <w:t>8</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Convention de nommage</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_Toc122428853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36</w:t>
        </w:r>
        <w:r w:rsidR="005C58FE" w:rsidRPr="005C58FE">
          <w:rPr>
            <w:rFonts w:asciiTheme="minorHAnsi" w:hAnsiTheme="minorHAnsi" w:cstheme="minorHAnsi"/>
            <w:noProof/>
            <w:webHidden/>
            <w:sz w:val="18"/>
            <w:szCs w:val="18"/>
          </w:rPr>
          <w:fldChar w:fldCharType="end"/>
        </w:r>
      </w:hyperlink>
    </w:p>
    <w:p w14:paraId="0D924376" w14:textId="2A789DA3" w:rsidR="005C58FE" w:rsidRPr="005C58FE" w:rsidRDefault="004643CC">
      <w:pPr>
        <w:pStyle w:val="TM1"/>
        <w:rPr>
          <w:rFonts w:asciiTheme="minorHAnsi" w:eastAsiaTheme="minorEastAsia" w:hAnsiTheme="minorHAnsi" w:cstheme="minorHAnsi"/>
          <w:noProof/>
          <w:sz w:val="18"/>
          <w:szCs w:val="18"/>
          <w:lang w:eastAsia="fr-FR" w:bidi="ar-SA"/>
        </w:rPr>
      </w:pPr>
      <w:hyperlink w:anchor="_Toc122428854" w:history="1">
        <w:r w:rsidR="005C58FE" w:rsidRPr="005C58FE">
          <w:rPr>
            <w:rStyle w:val="Lienhypertexte"/>
            <w:rFonts w:asciiTheme="minorHAnsi" w:hAnsiTheme="minorHAnsi" w:cstheme="minorHAnsi"/>
            <w:noProof/>
            <w:sz w:val="18"/>
            <w:szCs w:val="18"/>
          </w:rPr>
          <w:t>9</w:t>
        </w:r>
        <w:r w:rsidR="005C58FE" w:rsidRPr="005C58FE">
          <w:rPr>
            <w:rFonts w:asciiTheme="minorHAnsi" w:eastAsiaTheme="minorEastAsia" w:hAnsiTheme="minorHAnsi" w:cstheme="minorHAnsi"/>
            <w:noProof/>
            <w:sz w:val="18"/>
            <w:szCs w:val="18"/>
            <w:lang w:eastAsia="fr-FR" w:bidi="ar-SA"/>
          </w:rPr>
          <w:tab/>
        </w:r>
        <w:r w:rsidR="005C58FE" w:rsidRPr="005C58FE">
          <w:rPr>
            <w:rStyle w:val="Lienhypertexte"/>
            <w:rFonts w:asciiTheme="minorHAnsi" w:hAnsiTheme="minorHAnsi" w:cstheme="minorHAnsi"/>
            <w:noProof/>
            <w:sz w:val="18"/>
            <w:szCs w:val="18"/>
          </w:rPr>
          <w:t>Historique des évolutions</w:t>
        </w:r>
        <w:r w:rsidR="005C58FE" w:rsidRPr="005C58FE">
          <w:rPr>
            <w:rFonts w:asciiTheme="minorHAnsi" w:hAnsiTheme="minorHAnsi" w:cstheme="minorHAnsi"/>
            <w:noProof/>
            <w:webHidden/>
            <w:sz w:val="18"/>
            <w:szCs w:val="18"/>
          </w:rPr>
          <w:tab/>
        </w:r>
        <w:r w:rsidR="005C58FE" w:rsidRPr="005C58FE">
          <w:rPr>
            <w:rFonts w:asciiTheme="minorHAnsi" w:hAnsiTheme="minorHAnsi" w:cstheme="minorHAnsi"/>
            <w:noProof/>
            <w:webHidden/>
            <w:sz w:val="18"/>
            <w:szCs w:val="18"/>
          </w:rPr>
          <w:fldChar w:fldCharType="begin"/>
        </w:r>
        <w:r w:rsidR="005C58FE" w:rsidRPr="005C58FE">
          <w:rPr>
            <w:rFonts w:asciiTheme="minorHAnsi" w:hAnsiTheme="minorHAnsi" w:cstheme="minorHAnsi"/>
            <w:noProof/>
            <w:webHidden/>
            <w:sz w:val="18"/>
            <w:szCs w:val="18"/>
          </w:rPr>
          <w:instrText xml:space="preserve"> PAGEREF _Toc122428854 \h </w:instrText>
        </w:r>
        <w:r w:rsidR="005C58FE" w:rsidRPr="005C58FE">
          <w:rPr>
            <w:rFonts w:asciiTheme="minorHAnsi" w:hAnsiTheme="minorHAnsi" w:cstheme="minorHAnsi"/>
            <w:noProof/>
            <w:webHidden/>
            <w:sz w:val="18"/>
            <w:szCs w:val="18"/>
          </w:rPr>
        </w:r>
        <w:r w:rsidR="005C58FE" w:rsidRPr="005C58FE">
          <w:rPr>
            <w:rFonts w:asciiTheme="minorHAnsi" w:hAnsiTheme="minorHAnsi" w:cstheme="minorHAnsi"/>
            <w:noProof/>
            <w:webHidden/>
            <w:sz w:val="18"/>
            <w:szCs w:val="18"/>
          </w:rPr>
          <w:fldChar w:fldCharType="separate"/>
        </w:r>
        <w:r w:rsidR="005C58FE" w:rsidRPr="005C58FE">
          <w:rPr>
            <w:rFonts w:asciiTheme="minorHAnsi" w:hAnsiTheme="minorHAnsi" w:cstheme="minorHAnsi"/>
            <w:noProof/>
            <w:webHidden/>
            <w:sz w:val="18"/>
            <w:szCs w:val="18"/>
          </w:rPr>
          <w:t>37</w:t>
        </w:r>
        <w:r w:rsidR="005C58FE" w:rsidRPr="005C58FE">
          <w:rPr>
            <w:rFonts w:asciiTheme="minorHAnsi" w:hAnsiTheme="minorHAnsi" w:cstheme="minorHAnsi"/>
            <w:noProof/>
            <w:webHidden/>
            <w:sz w:val="18"/>
            <w:szCs w:val="18"/>
          </w:rPr>
          <w:fldChar w:fldCharType="end"/>
        </w:r>
      </w:hyperlink>
    </w:p>
    <w:p w14:paraId="45A7C3A3" w14:textId="3F32B30D" w:rsidR="00DE3F2E" w:rsidRPr="005C58FE" w:rsidRDefault="00191843" w:rsidP="00DE3F2E">
      <w:pPr>
        <w:rPr>
          <w:rFonts w:asciiTheme="minorHAnsi" w:hAnsiTheme="minorHAnsi" w:cstheme="minorHAnsi"/>
          <w:sz w:val="18"/>
          <w:szCs w:val="18"/>
        </w:rPr>
      </w:pPr>
      <w:r w:rsidRPr="005C58FE">
        <w:rPr>
          <w:rFonts w:asciiTheme="minorHAnsi" w:hAnsiTheme="minorHAnsi" w:cstheme="minorHAnsi"/>
          <w:sz w:val="18"/>
          <w:szCs w:val="18"/>
        </w:rPr>
        <w:fldChar w:fldCharType="end"/>
      </w:r>
    </w:p>
    <w:p w14:paraId="50092BEA" w14:textId="77777777" w:rsidR="008E0992" w:rsidRPr="00E814FD" w:rsidRDefault="00DE3F2E" w:rsidP="00AD0D9C">
      <w:pPr>
        <w:pStyle w:val="Titre1"/>
        <w:rPr>
          <w:rFonts w:asciiTheme="minorHAnsi" w:hAnsiTheme="minorHAnsi" w:cstheme="minorHAnsi"/>
          <w:sz w:val="18"/>
          <w:szCs w:val="18"/>
        </w:rPr>
      </w:pPr>
      <w:r w:rsidRPr="00E814FD">
        <w:rPr>
          <w:rFonts w:asciiTheme="minorHAnsi" w:hAnsiTheme="minorHAnsi" w:cstheme="minorHAnsi"/>
          <w:sz w:val="18"/>
          <w:szCs w:val="18"/>
        </w:rPr>
        <w:br w:type="page"/>
      </w:r>
      <w:bookmarkStart w:id="2" w:name="_Toc122428820"/>
      <w:r w:rsidR="008E0992" w:rsidRPr="00E814FD">
        <w:rPr>
          <w:rFonts w:asciiTheme="minorHAnsi" w:hAnsiTheme="minorHAnsi" w:cstheme="minorHAnsi"/>
          <w:sz w:val="18"/>
          <w:szCs w:val="18"/>
        </w:rPr>
        <w:lastRenderedPageBreak/>
        <w:t>Objet du document</w:t>
      </w:r>
      <w:bookmarkEnd w:id="2"/>
    </w:p>
    <w:p w14:paraId="0AE698D6" w14:textId="1750213A" w:rsidR="00D351DF" w:rsidRPr="00E814FD" w:rsidRDefault="008E0992" w:rsidP="008E0992">
      <w:pPr>
        <w:rPr>
          <w:rFonts w:asciiTheme="minorHAnsi" w:hAnsiTheme="minorHAnsi" w:cstheme="minorHAnsi"/>
          <w:sz w:val="18"/>
          <w:szCs w:val="18"/>
        </w:rPr>
      </w:pPr>
      <w:r w:rsidRPr="00E814FD">
        <w:rPr>
          <w:rFonts w:asciiTheme="minorHAnsi" w:hAnsiTheme="minorHAnsi" w:cstheme="minorHAnsi"/>
          <w:sz w:val="18"/>
          <w:szCs w:val="18"/>
        </w:rPr>
        <w:t>Ce</w:t>
      </w:r>
      <w:r w:rsidR="00D351DF" w:rsidRPr="00E814FD">
        <w:rPr>
          <w:rFonts w:asciiTheme="minorHAnsi" w:hAnsiTheme="minorHAnsi" w:cstheme="minorHAnsi"/>
          <w:sz w:val="18"/>
          <w:szCs w:val="18"/>
        </w:rPr>
        <w:t xml:space="preserve"> document </w:t>
      </w:r>
      <w:r w:rsidR="00F17780" w:rsidRPr="00E814FD">
        <w:rPr>
          <w:rFonts w:asciiTheme="minorHAnsi" w:hAnsiTheme="minorHAnsi" w:cstheme="minorHAnsi"/>
          <w:sz w:val="18"/>
          <w:szCs w:val="18"/>
        </w:rPr>
        <w:t>décrit</w:t>
      </w:r>
      <w:r w:rsidR="000E4A66" w:rsidRPr="00E814FD">
        <w:rPr>
          <w:rFonts w:asciiTheme="minorHAnsi" w:hAnsiTheme="minorHAnsi" w:cstheme="minorHAnsi"/>
          <w:sz w:val="18"/>
          <w:szCs w:val="18"/>
        </w:rPr>
        <w:t xml:space="preserve"> le contenu </w:t>
      </w:r>
      <w:r w:rsidR="00D351DF" w:rsidRPr="00E814FD">
        <w:rPr>
          <w:rFonts w:asciiTheme="minorHAnsi" w:hAnsiTheme="minorHAnsi" w:cstheme="minorHAnsi"/>
          <w:sz w:val="18"/>
          <w:szCs w:val="18"/>
        </w:rPr>
        <w:t xml:space="preserve">du répertoire </w:t>
      </w:r>
      <w:r w:rsidR="00D351DF" w:rsidRPr="00E814FD">
        <w:rPr>
          <w:rFonts w:asciiTheme="minorHAnsi" w:hAnsiTheme="minorHAnsi" w:cstheme="minorHAnsi"/>
          <w:b/>
          <w:i/>
          <w:sz w:val="18"/>
          <w:szCs w:val="18"/>
        </w:rPr>
        <w:t>testContenuCDA</w:t>
      </w:r>
      <w:r w:rsidR="00D351DF" w:rsidRPr="00E814FD">
        <w:rPr>
          <w:rFonts w:asciiTheme="minorHAnsi" w:hAnsiTheme="minorHAnsi" w:cstheme="minorHAnsi"/>
          <w:sz w:val="18"/>
          <w:szCs w:val="18"/>
        </w:rPr>
        <w:t xml:space="preserve"> du Cadre d’interopérabilité des systèmes d’information de santé (CI-SIS)</w:t>
      </w:r>
      <w:r w:rsidR="00F17780" w:rsidRPr="00E814FD">
        <w:rPr>
          <w:rFonts w:asciiTheme="minorHAnsi" w:hAnsiTheme="minorHAnsi" w:cstheme="minorHAnsi"/>
          <w:sz w:val="18"/>
          <w:szCs w:val="18"/>
        </w:rPr>
        <w:t xml:space="preserve"> et </w:t>
      </w:r>
      <w:r w:rsidR="002D2F32" w:rsidRPr="00E814FD">
        <w:rPr>
          <w:rFonts w:asciiTheme="minorHAnsi" w:hAnsiTheme="minorHAnsi" w:cstheme="minorHAnsi"/>
          <w:sz w:val="18"/>
          <w:szCs w:val="18"/>
        </w:rPr>
        <w:t>son utilisation pour vérifier un document CDA</w:t>
      </w:r>
      <w:r w:rsidR="00D351DF" w:rsidRPr="00E814FD">
        <w:rPr>
          <w:rFonts w:asciiTheme="minorHAnsi" w:hAnsiTheme="minorHAnsi" w:cstheme="minorHAnsi"/>
          <w:sz w:val="18"/>
          <w:szCs w:val="18"/>
        </w:rPr>
        <w:t>.</w:t>
      </w:r>
    </w:p>
    <w:p w14:paraId="149F6F12" w14:textId="3DCBA6C5" w:rsidR="00EE2D7C" w:rsidRPr="00E814FD" w:rsidRDefault="00EE2D7C" w:rsidP="008C7E6A">
      <w:pPr>
        <w:pStyle w:val="Titre1"/>
        <w:rPr>
          <w:rFonts w:asciiTheme="minorHAnsi" w:hAnsiTheme="minorHAnsi" w:cstheme="minorHAnsi"/>
          <w:sz w:val="18"/>
          <w:szCs w:val="18"/>
        </w:rPr>
      </w:pPr>
      <w:bookmarkStart w:id="3" w:name="_Toc122428821"/>
      <w:r w:rsidRPr="00E814FD">
        <w:rPr>
          <w:rFonts w:asciiTheme="minorHAnsi" w:hAnsiTheme="minorHAnsi" w:cstheme="minorHAnsi"/>
          <w:sz w:val="18"/>
          <w:szCs w:val="18"/>
        </w:rPr>
        <w:t>Récupération de l’outil testContenuCDA</w:t>
      </w:r>
      <w:bookmarkEnd w:id="3"/>
    </w:p>
    <w:p w14:paraId="051014F0" w14:textId="5A979CB0" w:rsidR="008C7BD3" w:rsidRPr="00E814FD" w:rsidRDefault="008C7BD3" w:rsidP="008E0992">
      <w:pPr>
        <w:rPr>
          <w:rFonts w:asciiTheme="minorHAnsi" w:hAnsiTheme="minorHAnsi" w:cstheme="minorHAnsi"/>
          <w:sz w:val="18"/>
          <w:szCs w:val="18"/>
        </w:rPr>
      </w:pPr>
      <w:r w:rsidRPr="00E814FD">
        <w:rPr>
          <w:rFonts w:asciiTheme="minorHAnsi" w:hAnsiTheme="minorHAnsi" w:cstheme="minorHAnsi"/>
          <w:sz w:val="18"/>
          <w:szCs w:val="18"/>
        </w:rPr>
        <w:t xml:space="preserve">L’outil testContenuCDA est </w:t>
      </w:r>
      <w:r w:rsidR="007414A0" w:rsidRPr="00E814FD">
        <w:rPr>
          <w:rFonts w:asciiTheme="minorHAnsi" w:hAnsiTheme="minorHAnsi" w:cstheme="minorHAnsi"/>
          <w:sz w:val="18"/>
          <w:szCs w:val="18"/>
        </w:rPr>
        <w:t xml:space="preserve">publié </w:t>
      </w:r>
      <w:r w:rsidRPr="00E814FD">
        <w:rPr>
          <w:rFonts w:asciiTheme="minorHAnsi" w:hAnsiTheme="minorHAnsi" w:cstheme="minorHAnsi"/>
          <w:sz w:val="18"/>
          <w:szCs w:val="18"/>
        </w:rPr>
        <w:t xml:space="preserve">sur </w:t>
      </w:r>
      <w:proofErr w:type="spellStart"/>
      <w:r w:rsidRPr="00E814FD">
        <w:rPr>
          <w:rFonts w:asciiTheme="minorHAnsi" w:hAnsiTheme="minorHAnsi" w:cstheme="minorHAnsi"/>
          <w:sz w:val="18"/>
          <w:szCs w:val="18"/>
        </w:rPr>
        <w:t>Github</w:t>
      </w:r>
      <w:proofErr w:type="spellEnd"/>
      <w:r w:rsidR="007414A0" w:rsidRPr="00E814FD">
        <w:rPr>
          <w:rFonts w:asciiTheme="minorHAnsi" w:hAnsiTheme="minorHAnsi" w:cstheme="minorHAnsi"/>
          <w:sz w:val="18"/>
          <w:szCs w:val="18"/>
        </w:rPr>
        <w:t xml:space="preserve"> : </w:t>
      </w:r>
      <w:hyperlink r:id="rId10" w:history="1">
        <w:r w:rsidR="00F616CD" w:rsidRPr="00E814FD">
          <w:rPr>
            <w:rStyle w:val="Lienhypertexte"/>
            <w:rFonts w:asciiTheme="minorHAnsi" w:hAnsiTheme="minorHAnsi" w:cstheme="minorHAnsi"/>
            <w:sz w:val="18"/>
            <w:szCs w:val="18"/>
          </w:rPr>
          <w:t>https://github.com/ansforge/TestContenuCDA</w:t>
        </w:r>
      </w:hyperlink>
    </w:p>
    <w:p w14:paraId="7204F5F4" w14:textId="77777777" w:rsidR="00F01DCD" w:rsidRPr="00E814FD" w:rsidRDefault="00F01DCD" w:rsidP="00F01DCD">
      <w:pPr>
        <w:rPr>
          <w:rFonts w:asciiTheme="minorHAnsi" w:hAnsiTheme="minorHAnsi" w:cstheme="minorHAnsi"/>
          <w:sz w:val="18"/>
          <w:szCs w:val="18"/>
        </w:rPr>
      </w:pPr>
      <w:r w:rsidRPr="00E814FD">
        <w:rPr>
          <w:rFonts w:asciiTheme="minorHAnsi" w:hAnsiTheme="minorHAnsi" w:cstheme="minorHAnsi"/>
          <w:sz w:val="18"/>
          <w:szCs w:val="18"/>
        </w:rPr>
        <w:t xml:space="preserve">Pour le télécharger au format zip, cliquez sur le bouton vert  </w:t>
      </w:r>
      <w:r w:rsidRPr="00E814FD">
        <w:rPr>
          <w:rFonts w:asciiTheme="minorHAnsi" w:hAnsiTheme="minorHAnsi" w:cstheme="minorHAnsi"/>
          <w:noProof/>
          <w:sz w:val="18"/>
          <w:szCs w:val="18"/>
        </w:rPr>
        <w:drawing>
          <wp:inline distT="0" distB="0" distL="0" distR="0" wp14:anchorId="6A1DAB8B" wp14:editId="0F4AE0F8">
            <wp:extent cx="435689" cy="219919"/>
            <wp:effectExtent l="0" t="0" r="254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12" cy="233509"/>
                    </a:xfrm>
                    <a:prstGeom prst="rect">
                      <a:avLst/>
                    </a:prstGeom>
                  </pic:spPr>
                </pic:pic>
              </a:graphicData>
            </a:graphic>
          </wp:inline>
        </w:drawing>
      </w:r>
      <w:r w:rsidRPr="00E814FD">
        <w:rPr>
          <w:rFonts w:asciiTheme="minorHAnsi" w:hAnsiTheme="minorHAnsi" w:cstheme="minorHAnsi"/>
          <w:sz w:val="18"/>
          <w:szCs w:val="18"/>
        </w:rPr>
        <w:t xml:space="preserve"> puis download zip :</w:t>
      </w:r>
    </w:p>
    <w:p w14:paraId="435C906B" w14:textId="77777777" w:rsidR="00F01DCD" w:rsidRPr="00E814FD" w:rsidRDefault="00F01DCD" w:rsidP="00F01DCD">
      <w:pPr>
        <w:rPr>
          <w:rFonts w:asciiTheme="minorHAnsi" w:hAnsiTheme="minorHAnsi" w:cstheme="minorHAnsi"/>
          <w:sz w:val="18"/>
          <w:szCs w:val="18"/>
        </w:rPr>
      </w:pPr>
    </w:p>
    <w:p w14:paraId="511D3F99" w14:textId="77777777" w:rsidR="00F01DCD" w:rsidRPr="00E814FD" w:rsidRDefault="00F01DCD" w:rsidP="00F01DCD">
      <w:pPr>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46A54C08" wp14:editId="4E62A2C0">
            <wp:extent cx="5760720" cy="29489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48940"/>
                    </a:xfrm>
                    <a:prstGeom prst="rect">
                      <a:avLst/>
                    </a:prstGeom>
                  </pic:spPr>
                </pic:pic>
              </a:graphicData>
            </a:graphic>
          </wp:inline>
        </w:drawing>
      </w:r>
    </w:p>
    <w:p w14:paraId="3DB56407" w14:textId="72CB40F9" w:rsidR="00E12D5A" w:rsidRPr="00E814FD" w:rsidRDefault="00E12D5A" w:rsidP="008E0992">
      <w:pPr>
        <w:rPr>
          <w:rFonts w:asciiTheme="minorHAnsi" w:hAnsiTheme="minorHAnsi" w:cstheme="minorHAnsi"/>
          <w:sz w:val="18"/>
          <w:szCs w:val="18"/>
        </w:rPr>
      </w:pPr>
    </w:p>
    <w:p w14:paraId="6DD622D4" w14:textId="599BD98A" w:rsidR="00E12D5A" w:rsidRPr="00E814FD" w:rsidRDefault="00E12D5A" w:rsidP="00E12D5A">
      <w:pPr>
        <w:rPr>
          <w:rFonts w:asciiTheme="minorHAnsi" w:hAnsiTheme="minorHAnsi" w:cstheme="minorHAnsi"/>
          <w:sz w:val="18"/>
          <w:szCs w:val="18"/>
        </w:rPr>
      </w:pPr>
      <w:r w:rsidRPr="00E814FD">
        <w:rPr>
          <w:rFonts w:asciiTheme="minorHAnsi" w:hAnsiTheme="minorHAnsi" w:cstheme="minorHAnsi"/>
          <w:sz w:val="18"/>
          <w:szCs w:val="18"/>
        </w:rPr>
        <w:t xml:space="preserve">Le répertoire </w:t>
      </w:r>
      <w:r w:rsidRPr="00E814FD">
        <w:rPr>
          <w:rFonts w:asciiTheme="minorHAnsi" w:hAnsiTheme="minorHAnsi" w:cstheme="minorHAnsi"/>
          <w:b/>
          <w:i/>
          <w:sz w:val="18"/>
          <w:szCs w:val="18"/>
        </w:rPr>
        <w:t>testContenuCDA</w:t>
      </w:r>
      <w:r w:rsidRPr="00E814FD">
        <w:rPr>
          <w:rFonts w:asciiTheme="minorHAnsi" w:hAnsiTheme="minorHAnsi" w:cstheme="minorHAnsi"/>
          <w:sz w:val="18"/>
          <w:szCs w:val="18"/>
        </w:rPr>
        <w:t xml:space="preserve"> doit être </w:t>
      </w:r>
      <w:r w:rsidR="005E75AF" w:rsidRPr="00E814FD">
        <w:rPr>
          <w:rFonts w:asciiTheme="minorHAnsi" w:hAnsiTheme="minorHAnsi" w:cstheme="minorHAnsi"/>
          <w:sz w:val="18"/>
          <w:szCs w:val="18"/>
        </w:rPr>
        <w:t xml:space="preserve">ensuite </w:t>
      </w:r>
      <w:r w:rsidRPr="00E814FD">
        <w:rPr>
          <w:rFonts w:asciiTheme="minorHAnsi" w:hAnsiTheme="minorHAnsi" w:cstheme="minorHAnsi"/>
          <w:sz w:val="18"/>
          <w:szCs w:val="18"/>
        </w:rPr>
        <w:t>décompressé pour être correctement utilisable.</w:t>
      </w:r>
    </w:p>
    <w:p w14:paraId="05D91D65" w14:textId="77777777" w:rsidR="008D6045" w:rsidRPr="00E814FD" w:rsidRDefault="008D6045" w:rsidP="00AD0D9C">
      <w:pPr>
        <w:pStyle w:val="Titre1"/>
        <w:rPr>
          <w:rFonts w:asciiTheme="minorHAnsi" w:hAnsiTheme="minorHAnsi" w:cstheme="minorHAnsi"/>
          <w:sz w:val="18"/>
          <w:szCs w:val="18"/>
        </w:rPr>
      </w:pPr>
      <w:bookmarkStart w:id="4" w:name="_Toc122428822"/>
      <w:r w:rsidRPr="00E814FD">
        <w:rPr>
          <w:rFonts w:asciiTheme="minorHAnsi" w:hAnsiTheme="minorHAnsi" w:cstheme="minorHAnsi"/>
          <w:sz w:val="18"/>
          <w:szCs w:val="18"/>
        </w:rPr>
        <w:t>Conformité d</w:t>
      </w:r>
      <w:r w:rsidR="00B829EF" w:rsidRPr="00E814FD">
        <w:rPr>
          <w:rFonts w:asciiTheme="minorHAnsi" w:hAnsiTheme="minorHAnsi" w:cstheme="minorHAnsi"/>
          <w:sz w:val="18"/>
          <w:szCs w:val="18"/>
        </w:rPr>
        <w:t>'</w:t>
      </w:r>
      <w:r w:rsidRPr="00E814FD">
        <w:rPr>
          <w:rFonts w:asciiTheme="minorHAnsi" w:hAnsiTheme="minorHAnsi" w:cstheme="minorHAnsi"/>
          <w:sz w:val="18"/>
          <w:szCs w:val="18"/>
        </w:rPr>
        <w:t>un document médical</w:t>
      </w:r>
      <w:bookmarkEnd w:id="4"/>
    </w:p>
    <w:p w14:paraId="754969A7" w14:textId="77777777" w:rsidR="001142B0" w:rsidRPr="00E814FD" w:rsidRDefault="00C039BE" w:rsidP="00FC4796">
      <w:pPr>
        <w:rPr>
          <w:rFonts w:asciiTheme="minorHAnsi" w:hAnsiTheme="minorHAnsi" w:cstheme="minorHAnsi"/>
          <w:sz w:val="18"/>
          <w:szCs w:val="18"/>
        </w:rPr>
      </w:pPr>
      <w:r w:rsidRPr="00E814FD">
        <w:rPr>
          <w:rFonts w:asciiTheme="minorHAnsi" w:hAnsiTheme="minorHAnsi" w:cstheme="minorHAnsi"/>
          <w:sz w:val="18"/>
          <w:szCs w:val="18"/>
        </w:rPr>
        <w:t>Tout</w:t>
      </w:r>
      <w:r w:rsidR="008D6045" w:rsidRPr="00E814FD">
        <w:rPr>
          <w:rFonts w:asciiTheme="minorHAnsi" w:hAnsiTheme="minorHAnsi" w:cstheme="minorHAnsi"/>
          <w:sz w:val="18"/>
          <w:szCs w:val="18"/>
        </w:rPr>
        <w:t xml:space="preserve"> document médical </w:t>
      </w:r>
      <w:r w:rsidR="006F2735" w:rsidRPr="00E814FD">
        <w:rPr>
          <w:rFonts w:asciiTheme="minorHAnsi" w:hAnsiTheme="minorHAnsi" w:cstheme="minorHAnsi"/>
          <w:sz w:val="18"/>
          <w:szCs w:val="18"/>
        </w:rPr>
        <w:t xml:space="preserve">au format CDA </w:t>
      </w:r>
      <w:r w:rsidR="003A1F9F" w:rsidRPr="00E814FD">
        <w:rPr>
          <w:rFonts w:asciiTheme="minorHAnsi" w:hAnsiTheme="minorHAnsi" w:cstheme="minorHAnsi"/>
          <w:sz w:val="18"/>
          <w:szCs w:val="18"/>
        </w:rPr>
        <w:t>R</w:t>
      </w:r>
      <w:r w:rsidR="006F2735" w:rsidRPr="00E814FD">
        <w:rPr>
          <w:rFonts w:asciiTheme="minorHAnsi" w:hAnsiTheme="minorHAnsi" w:cstheme="minorHAnsi"/>
          <w:sz w:val="18"/>
          <w:szCs w:val="18"/>
        </w:rPr>
        <w:t xml:space="preserve">2 </w:t>
      </w:r>
      <w:r w:rsidR="008D6045" w:rsidRPr="00E814FD">
        <w:rPr>
          <w:rFonts w:asciiTheme="minorHAnsi" w:hAnsiTheme="minorHAnsi" w:cstheme="minorHAnsi"/>
          <w:sz w:val="18"/>
          <w:szCs w:val="18"/>
        </w:rPr>
        <w:t>doit être conforme</w:t>
      </w:r>
      <w:r w:rsidR="00F66CAD" w:rsidRPr="00E814FD">
        <w:rPr>
          <w:rFonts w:asciiTheme="minorHAnsi" w:hAnsiTheme="minorHAnsi" w:cstheme="minorHAnsi"/>
          <w:sz w:val="18"/>
          <w:szCs w:val="18"/>
        </w:rPr>
        <w:t xml:space="preserve"> </w:t>
      </w:r>
      <w:r w:rsidR="000E4A66" w:rsidRPr="00E814FD">
        <w:rPr>
          <w:rFonts w:asciiTheme="minorHAnsi" w:hAnsiTheme="minorHAnsi" w:cstheme="minorHAnsi"/>
          <w:sz w:val="18"/>
          <w:szCs w:val="18"/>
        </w:rPr>
        <w:t>:</w:t>
      </w:r>
    </w:p>
    <w:p w14:paraId="1C673431" w14:textId="77777777" w:rsidR="008D6045" w:rsidRPr="00E814FD" w:rsidRDefault="008D6045" w:rsidP="00EB7579">
      <w:pPr>
        <w:pStyle w:val="Paragraphedeliste"/>
        <w:numPr>
          <w:ilvl w:val="0"/>
          <w:numId w:val="6"/>
        </w:numPr>
        <w:rPr>
          <w:rFonts w:asciiTheme="minorHAnsi" w:hAnsiTheme="minorHAnsi" w:cstheme="minorHAnsi"/>
          <w:b/>
          <w:sz w:val="18"/>
          <w:szCs w:val="18"/>
        </w:rPr>
      </w:pPr>
      <w:proofErr w:type="gramStart"/>
      <w:r w:rsidRPr="00E814FD">
        <w:rPr>
          <w:rFonts w:asciiTheme="minorHAnsi" w:hAnsiTheme="minorHAnsi" w:cstheme="minorHAnsi"/>
          <w:b/>
          <w:sz w:val="18"/>
          <w:szCs w:val="18"/>
        </w:rPr>
        <w:t>au</w:t>
      </w:r>
      <w:proofErr w:type="gramEnd"/>
      <w:r w:rsidRPr="00E814FD">
        <w:rPr>
          <w:rFonts w:asciiTheme="minorHAnsi" w:hAnsiTheme="minorHAnsi" w:cstheme="minorHAnsi"/>
          <w:b/>
          <w:sz w:val="18"/>
          <w:szCs w:val="18"/>
        </w:rPr>
        <w:t xml:space="preserve"> standard CDA</w:t>
      </w:r>
      <w:r w:rsidR="00940292" w:rsidRPr="00E814FD">
        <w:rPr>
          <w:rFonts w:asciiTheme="minorHAnsi" w:hAnsiTheme="minorHAnsi" w:cstheme="minorHAnsi"/>
          <w:b/>
          <w:sz w:val="18"/>
          <w:szCs w:val="18"/>
        </w:rPr>
        <w:t xml:space="preserve"> </w:t>
      </w:r>
      <w:r w:rsidR="003A1F9F" w:rsidRPr="00E814FD">
        <w:rPr>
          <w:rFonts w:asciiTheme="minorHAnsi" w:hAnsiTheme="minorHAnsi" w:cstheme="minorHAnsi"/>
          <w:b/>
          <w:sz w:val="18"/>
          <w:szCs w:val="18"/>
        </w:rPr>
        <w:t>R</w:t>
      </w:r>
      <w:r w:rsidR="00940292" w:rsidRPr="00E814FD">
        <w:rPr>
          <w:rFonts w:asciiTheme="minorHAnsi" w:hAnsiTheme="minorHAnsi" w:cstheme="minorHAnsi"/>
          <w:b/>
          <w:sz w:val="18"/>
          <w:szCs w:val="18"/>
        </w:rPr>
        <w:t>2</w:t>
      </w:r>
      <w:r w:rsidR="001142B0" w:rsidRPr="00E814FD">
        <w:rPr>
          <w:rFonts w:asciiTheme="minorHAnsi" w:hAnsiTheme="minorHAnsi" w:cstheme="minorHAnsi"/>
          <w:b/>
          <w:sz w:val="18"/>
          <w:szCs w:val="18"/>
        </w:rPr>
        <w:t xml:space="preserve"> utilisé pour les documents médicaux</w:t>
      </w:r>
      <w:r w:rsidR="005E05DC" w:rsidRPr="00E814FD">
        <w:rPr>
          <w:rFonts w:asciiTheme="minorHAnsi" w:hAnsiTheme="minorHAnsi" w:cstheme="minorHAnsi"/>
          <w:b/>
          <w:sz w:val="18"/>
          <w:szCs w:val="18"/>
        </w:rPr>
        <w:t xml:space="preserve"> </w:t>
      </w:r>
      <w:r w:rsidR="005E05DC" w:rsidRPr="00E814FD">
        <w:rPr>
          <w:rFonts w:asciiTheme="minorHAnsi" w:hAnsiTheme="minorHAnsi" w:cstheme="minorHAnsi"/>
          <w:sz w:val="18"/>
          <w:szCs w:val="18"/>
        </w:rPr>
        <w:t>(</w:t>
      </w:r>
      <w:r w:rsidRPr="00E814FD">
        <w:rPr>
          <w:rFonts w:asciiTheme="minorHAnsi" w:hAnsiTheme="minorHAnsi" w:cstheme="minorHAnsi"/>
          <w:sz w:val="18"/>
          <w:szCs w:val="18"/>
        </w:rPr>
        <w:t xml:space="preserve">schéma xml </w:t>
      </w:r>
      <w:r w:rsidRPr="00E814FD">
        <w:rPr>
          <w:rFonts w:asciiTheme="minorHAnsi" w:hAnsiTheme="minorHAnsi" w:cstheme="minorHAnsi"/>
          <w:i/>
          <w:sz w:val="18"/>
          <w:szCs w:val="18"/>
        </w:rPr>
        <w:t>CDA</w:t>
      </w:r>
      <w:r w:rsidR="00D36D17" w:rsidRPr="00E814FD">
        <w:rPr>
          <w:rFonts w:asciiTheme="minorHAnsi" w:hAnsiTheme="minorHAnsi" w:cstheme="minorHAnsi"/>
          <w:i/>
          <w:sz w:val="18"/>
          <w:szCs w:val="18"/>
        </w:rPr>
        <w:t>_extended</w:t>
      </w:r>
      <w:r w:rsidRPr="00E814FD">
        <w:rPr>
          <w:rFonts w:asciiTheme="minorHAnsi" w:hAnsiTheme="minorHAnsi" w:cstheme="minorHAnsi"/>
          <w:i/>
          <w:sz w:val="18"/>
          <w:szCs w:val="18"/>
        </w:rPr>
        <w:t>.xsd</w:t>
      </w:r>
      <w:r w:rsidR="005E05DC" w:rsidRPr="00E814FD">
        <w:rPr>
          <w:rFonts w:asciiTheme="minorHAnsi" w:hAnsiTheme="minorHAnsi" w:cstheme="minorHAnsi"/>
          <w:i/>
          <w:sz w:val="18"/>
          <w:szCs w:val="18"/>
        </w:rPr>
        <w:t>)</w:t>
      </w:r>
      <w:r w:rsidRPr="00E814FD">
        <w:rPr>
          <w:rFonts w:asciiTheme="minorHAnsi" w:hAnsiTheme="minorHAnsi" w:cstheme="minorHAnsi"/>
          <w:b/>
          <w:sz w:val="18"/>
          <w:szCs w:val="18"/>
        </w:rPr>
        <w:t>.</w:t>
      </w:r>
    </w:p>
    <w:p w14:paraId="3E49ED7B" w14:textId="77777777" w:rsidR="00100ADF" w:rsidRPr="00E814FD" w:rsidRDefault="00100ADF" w:rsidP="00EB7579">
      <w:pPr>
        <w:pStyle w:val="Paragraphedeliste"/>
        <w:numPr>
          <w:ilvl w:val="0"/>
          <w:numId w:val="6"/>
        </w:numPr>
        <w:rPr>
          <w:rFonts w:asciiTheme="minorHAnsi" w:hAnsiTheme="minorHAnsi" w:cstheme="minorHAnsi"/>
          <w:b/>
          <w:sz w:val="18"/>
          <w:szCs w:val="18"/>
        </w:rPr>
      </w:pPr>
      <w:proofErr w:type="gramStart"/>
      <w:r w:rsidRPr="00E814FD">
        <w:rPr>
          <w:rFonts w:asciiTheme="minorHAnsi" w:hAnsiTheme="minorHAnsi" w:cstheme="minorHAnsi"/>
          <w:b/>
          <w:sz w:val="18"/>
          <w:szCs w:val="18"/>
        </w:rPr>
        <w:t>aux</w:t>
      </w:r>
      <w:proofErr w:type="gramEnd"/>
      <w:r w:rsidRPr="00E814FD">
        <w:rPr>
          <w:rFonts w:asciiTheme="minorHAnsi" w:hAnsiTheme="minorHAnsi" w:cstheme="minorHAnsi"/>
          <w:b/>
          <w:sz w:val="18"/>
          <w:szCs w:val="18"/>
        </w:rPr>
        <w:t xml:space="preserve"> spécifications internationales IHE de l’en-tête,</w:t>
      </w:r>
    </w:p>
    <w:p w14:paraId="35284B92" w14:textId="77777777" w:rsidR="00100ADF" w:rsidRPr="00E814FD" w:rsidRDefault="00100ADF" w:rsidP="00EB7579">
      <w:pPr>
        <w:pStyle w:val="Paragraphedeliste"/>
        <w:numPr>
          <w:ilvl w:val="0"/>
          <w:numId w:val="6"/>
        </w:numPr>
        <w:rPr>
          <w:rFonts w:asciiTheme="minorHAnsi" w:hAnsiTheme="minorHAnsi" w:cstheme="minorHAnsi"/>
          <w:b/>
          <w:sz w:val="18"/>
          <w:szCs w:val="18"/>
        </w:rPr>
      </w:pPr>
      <w:proofErr w:type="gramStart"/>
      <w:r w:rsidRPr="00E814FD">
        <w:rPr>
          <w:rFonts w:asciiTheme="minorHAnsi" w:hAnsiTheme="minorHAnsi" w:cstheme="minorHAnsi"/>
          <w:b/>
          <w:sz w:val="18"/>
          <w:szCs w:val="18"/>
        </w:rPr>
        <w:t>aux</w:t>
      </w:r>
      <w:proofErr w:type="gramEnd"/>
      <w:r w:rsidRPr="00E814FD">
        <w:rPr>
          <w:rFonts w:asciiTheme="minorHAnsi" w:hAnsiTheme="minorHAnsi" w:cstheme="minorHAnsi"/>
          <w:b/>
          <w:sz w:val="18"/>
          <w:szCs w:val="18"/>
        </w:rPr>
        <w:t xml:space="preserve"> spécifications françaises de l’en-tête </w:t>
      </w:r>
      <w:r w:rsidRPr="00E814FD">
        <w:rPr>
          <w:rFonts w:asciiTheme="minorHAnsi" w:hAnsiTheme="minorHAnsi" w:cstheme="minorHAnsi"/>
          <w:sz w:val="18"/>
          <w:szCs w:val="18"/>
        </w:rPr>
        <w:t xml:space="preserve">(Volet Structuration minimale des documents </w:t>
      </w:r>
      <w:r w:rsidR="004C5C88" w:rsidRPr="00E814FD">
        <w:rPr>
          <w:rFonts w:asciiTheme="minorHAnsi" w:hAnsiTheme="minorHAnsi" w:cstheme="minorHAnsi"/>
          <w:sz w:val="18"/>
          <w:szCs w:val="18"/>
        </w:rPr>
        <w:t>de santé</w:t>
      </w:r>
      <w:r w:rsidRPr="00E814FD">
        <w:rPr>
          <w:rFonts w:asciiTheme="minorHAnsi" w:hAnsiTheme="minorHAnsi" w:cstheme="minorHAnsi"/>
          <w:sz w:val="18"/>
          <w:szCs w:val="18"/>
        </w:rPr>
        <w:t>)</w:t>
      </w:r>
      <w:r w:rsidRPr="00E814FD">
        <w:rPr>
          <w:rFonts w:asciiTheme="minorHAnsi" w:hAnsiTheme="minorHAnsi" w:cstheme="minorHAnsi"/>
          <w:b/>
          <w:sz w:val="18"/>
          <w:szCs w:val="18"/>
        </w:rPr>
        <w:t>,</w:t>
      </w:r>
    </w:p>
    <w:p w14:paraId="65E7E93E" w14:textId="77777777" w:rsidR="00100ADF" w:rsidRPr="00E814FD" w:rsidRDefault="00100ADF" w:rsidP="00EB7579">
      <w:pPr>
        <w:pStyle w:val="Paragraphedeliste"/>
        <w:numPr>
          <w:ilvl w:val="0"/>
          <w:numId w:val="6"/>
        </w:numPr>
        <w:rPr>
          <w:rFonts w:asciiTheme="minorHAnsi" w:hAnsiTheme="minorHAnsi" w:cstheme="minorHAnsi"/>
          <w:b/>
          <w:sz w:val="18"/>
          <w:szCs w:val="18"/>
        </w:rPr>
      </w:pPr>
      <w:proofErr w:type="gramStart"/>
      <w:r w:rsidRPr="00E814FD">
        <w:rPr>
          <w:rFonts w:asciiTheme="minorHAnsi" w:hAnsiTheme="minorHAnsi" w:cstheme="minorHAnsi"/>
          <w:b/>
          <w:sz w:val="18"/>
          <w:szCs w:val="18"/>
        </w:rPr>
        <w:t>aux</w:t>
      </w:r>
      <w:proofErr w:type="gramEnd"/>
      <w:r w:rsidRPr="00E814FD">
        <w:rPr>
          <w:rFonts w:asciiTheme="minorHAnsi" w:hAnsiTheme="minorHAnsi" w:cstheme="minorHAnsi"/>
          <w:b/>
          <w:sz w:val="18"/>
          <w:szCs w:val="18"/>
        </w:rPr>
        <w:t xml:space="preserve"> spécifications internationales IHE du corps (sections, entrées et jeux de valeurs),</w:t>
      </w:r>
    </w:p>
    <w:p w14:paraId="0CEBDB20" w14:textId="77777777" w:rsidR="00100ADF" w:rsidRPr="00E814FD" w:rsidRDefault="00100ADF" w:rsidP="00EB7579">
      <w:pPr>
        <w:pStyle w:val="Paragraphedeliste"/>
        <w:numPr>
          <w:ilvl w:val="0"/>
          <w:numId w:val="6"/>
        </w:numPr>
        <w:rPr>
          <w:rFonts w:asciiTheme="minorHAnsi" w:hAnsiTheme="minorHAnsi" w:cstheme="minorHAnsi"/>
          <w:b/>
          <w:sz w:val="18"/>
          <w:szCs w:val="18"/>
        </w:rPr>
      </w:pPr>
      <w:proofErr w:type="gramStart"/>
      <w:r w:rsidRPr="00E814FD">
        <w:rPr>
          <w:rFonts w:asciiTheme="minorHAnsi" w:hAnsiTheme="minorHAnsi" w:cstheme="minorHAnsi"/>
          <w:b/>
          <w:sz w:val="18"/>
          <w:szCs w:val="18"/>
        </w:rPr>
        <w:t>aux</w:t>
      </w:r>
      <w:proofErr w:type="gramEnd"/>
      <w:r w:rsidRPr="00E814FD">
        <w:rPr>
          <w:rFonts w:asciiTheme="minorHAnsi" w:hAnsiTheme="minorHAnsi" w:cstheme="minorHAnsi"/>
          <w:b/>
          <w:sz w:val="18"/>
          <w:szCs w:val="18"/>
        </w:rPr>
        <w:t xml:space="preserve"> spécifications françaises du corps (sections, entrées et jeux de valeurs) </w:t>
      </w:r>
      <w:r w:rsidRPr="00E814FD">
        <w:rPr>
          <w:rFonts w:asciiTheme="minorHAnsi" w:hAnsiTheme="minorHAnsi" w:cstheme="minorHAnsi"/>
          <w:sz w:val="18"/>
          <w:szCs w:val="18"/>
        </w:rPr>
        <w:t>(Volet Modèles de contenus CDA)</w:t>
      </w:r>
      <w:r w:rsidRPr="00E814FD">
        <w:rPr>
          <w:rFonts w:asciiTheme="minorHAnsi" w:hAnsiTheme="minorHAnsi" w:cstheme="minorHAnsi"/>
          <w:b/>
          <w:sz w:val="18"/>
          <w:szCs w:val="18"/>
        </w:rPr>
        <w:t>,</w:t>
      </w:r>
    </w:p>
    <w:p w14:paraId="4F4207CE" w14:textId="77777777" w:rsidR="00100ADF" w:rsidRPr="00E814FD" w:rsidRDefault="00100ADF" w:rsidP="00EB7579">
      <w:pPr>
        <w:pStyle w:val="Paragraphedeliste"/>
        <w:numPr>
          <w:ilvl w:val="0"/>
          <w:numId w:val="6"/>
        </w:numPr>
        <w:rPr>
          <w:rFonts w:asciiTheme="minorHAnsi" w:hAnsiTheme="minorHAnsi" w:cstheme="minorHAnsi"/>
          <w:b/>
          <w:sz w:val="18"/>
          <w:szCs w:val="18"/>
        </w:rPr>
      </w:pPr>
      <w:proofErr w:type="gramStart"/>
      <w:r w:rsidRPr="00E814FD">
        <w:rPr>
          <w:rFonts w:asciiTheme="minorHAnsi" w:hAnsiTheme="minorHAnsi" w:cstheme="minorHAnsi"/>
          <w:b/>
          <w:sz w:val="18"/>
          <w:szCs w:val="18"/>
        </w:rPr>
        <w:t>aux</w:t>
      </w:r>
      <w:proofErr w:type="gramEnd"/>
      <w:r w:rsidRPr="00E814FD">
        <w:rPr>
          <w:rFonts w:asciiTheme="minorHAnsi" w:hAnsiTheme="minorHAnsi" w:cstheme="minorHAnsi"/>
          <w:b/>
          <w:sz w:val="18"/>
          <w:szCs w:val="18"/>
        </w:rPr>
        <w:t xml:space="preserve"> spécifications </w:t>
      </w:r>
      <w:r w:rsidR="00353D9D" w:rsidRPr="00E814FD">
        <w:rPr>
          <w:rFonts w:asciiTheme="minorHAnsi" w:hAnsiTheme="minorHAnsi" w:cstheme="minorHAnsi"/>
          <w:b/>
          <w:sz w:val="18"/>
          <w:szCs w:val="18"/>
        </w:rPr>
        <w:t>françaises du corps (</w:t>
      </w:r>
      <w:r w:rsidRPr="00E814FD">
        <w:rPr>
          <w:rFonts w:asciiTheme="minorHAnsi" w:hAnsiTheme="minorHAnsi" w:cstheme="minorHAnsi"/>
          <w:b/>
          <w:sz w:val="18"/>
          <w:szCs w:val="18"/>
        </w:rPr>
        <w:t>sections et entrées créées par l’A</w:t>
      </w:r>
      <w:r w:rsidR="00322020" w:rsidRPr="00E814FD">
        <w:rPr>
          <w:rFonts w:asciiTheme="minorHAnsi" w:hAnsiTheme="minorHAnsi" w:cstheme="minorHAnsi"/>
          <w:b/>
          <w:sz w:val="18"/>
          <w:szCs w:val="18"/>
        </w:rPr>
        <w:t>N</w:t>
      </w:r>
      <w:r w:rsidRPr="00E814FD">
        <w:rPr>
          <w:rFonts w:asciiTheme="minorHAnsi" w:hAnsiTheme="minorHAnsi" w:cstheme="minorHAnsi"/>
          <w:b/>
          <w:sz w:val="18"/>
          <w:szCs w:val="18"/>
        </w:rPr>
        <w:t>S pour les volets français</w:t>
      </w:r>
      <w:r w:rsidR="00353D9D" w:rsidRPr="00E814FD">
        <w:rPr>
          <w:rFonts w:asciiTheme="minorHAnsi" w:hAnsiTheme="minorHAnsi" w:cstheme="minorHAnsi"/>
          <w:b/>
          <w:sz w:val="18"/>
          <w:szCs w:val="18"/>
        </w:rPr>
        <w:t>)</w:t>
      </w:r>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(Volet Modèles de contenus CDA)</w:t>
      </w:r>
      <w:r w:rsidRPr="00E814FD">
        <w:rPr>
          <w:rFonts w:asciiTheme="minorHAnsi" w:hAnsiTheme="minorHAnsi" w:cstheme="minorHAnsi"/>
          <w:b/>
          <w:sz w:val="18"/>
          <w:szCs w:val="18"/>
        </w:rPr>
        <w:t>,</w:t>
      </w:r>
    </w:p>
    <w:p w14:paraId="333257FB" w14:textId="77777777" w:rsidR="006F2735" w:rsidRPr="00E814FD" w:rsidRDefault="00100ADF" w:rsidP="00EB7579">
      <w:pPr>
        <w:pStyle w:val="Paragraphedeliste"/>
        <w:numPr>
          <w:ilvl w:val="0"/>
          <w:numId w:val="6"/>
        </w:numPr>
        <w:rPr>
          <w:rFonts w:asciiTheme="minorHAnsi" w:hAnsiTheme="minorHAnsi" w:cstheme="minorHAnsi"/>
          <w:b/>
          <w:sz w:val="18"/>
          <w:szCs w:val="18"/>
        </w:rPr>
      </w:pPr>
      <w:proofErr w:type="gramStart"/>
      <w:r w:rsidRPr="00E814FD">
        <w:rPr>
          <w:rFonts w:asciiTheme="minorHAnsi" w:hAnsiTheme="minorHAnsi" w:cstheme="minorHAnsi"/>
          <w:b/>
          <w:sz w:val="18"/>
          <w:szCs w:val="18"/>
        </w:rPr>
        <w:t>aux</w:t>
      </w:r>
      <w:proofErr w:type="gramEnd"/>
      <w:r w:rsidRPr="00E814FD">
        <w:rPr>
          <w:rFonts w:asciiTheme="minorHAnsi" w:hAnsiTheme="minorHAnsi" w:cstheme="minorHAnsi"/>
          <w:b/>
          <w:sz w:val="18"/>
          <w:szCs w:val="18"/>
        </w:rPr>
        <w:t xml:space="preserve"> spécifications d’un document (en-tête et corps) </w:t>
      </w:r>
      <w:r w:rsidRPr="00E814FD">
        <w:rPr>
          <w:rFonts w:asciiTheme="minorHAnsi" w:hAnsiTheme="minorHAnsi" w:cstheme="minorHAnsi"/>
          <w:sz w:val="18"/>
          <w:szCs w:val="18"/>
        </w:rPr>
        <w:t>(Volet du document)</w:t>
      </w:r>
    </w:p>
    <w:p w14:paraId="3FDF8113" w14:textId="77777777" w:rsidR="006F2735" w:rsidRPr="00E814FD" w:rsidRDefault="006F2735" w:rsidP="006F2735">
      <w:pPr>
        <w:rPr>
          <w:rFonts w:asciiTheme="minorHAnsi" w:hAnsiTheme="minorHAnsi" w:cstheme="minorHAnsi"/>
          <w:sz w:val="18"/>
          <w:szCs w:val="18"/>
        </w:rPr>
      </w:pPr>
      <w:r w:rsidRPr="00E814FD">
        <w:rPr>
          <w:rFonts w:asciiTheme="minorHAnsi" w:hAnsiTheme="minorHAnsi" w:cstheme="minorHAnsi"/>
          <w:sz w:val="18"/>
          <w:szCs w:val="18"/>
        </w:rPr>
        <w:t xml:space="preserve">Le répertoire </w:t>
      </w:r>
      <w:r w:rsidRPr="00E814FD">
        <w:rPr>
          <w:rFonts w:asciiTheme="minorHAnsi" w:hAnsiTheme="minorHAnsi" w:cstheme="minorHAnsi"/>
          <w:b/>
          <w:sz w:val="18"/>
          <w:szCs w:val="18"/>
        </w:rPr>
        <w:t xml:space="preserve">testContenuCDA </w:t>
      </w:r>
      <w:r w:rsidRPr="00E814FD">
        <w:rPr>
          <w:rFonts w:asciiTheme="minorHAnsi" w:hAnsiTheme="minorHAnsi" w:cstheme="minorHAnsi"/>
          <w:sz w:val="18"/>
          <w:szCs w:val="18"/>
        </w:rPr>
        <w:t xml:space="preserve">contient </w:t>
      </w:r>
      <w:r w:rsidR="004C5C88" w:rsidRPr="00E814FD">
        <w:rPr>
          <w:rFonts w:asciiTheme="minorHAnsi" w:hAnsiTheme="minorHAnsi" w:cstheme="minorHAnsi"/>
          <w:sz w:val="18"/>
          <w:szCs w:val="18"/>
        </w:rPr>
        <w:t>un</w:t>
      </w:r>
      <w:r w:rsidRPr="00E814FD">
        <w:rPr>
          <w:rFonts w:asciiTheme="minorHAnsi" w:hAnsiTheme="minorHAnsi" w:cstheme="minorHAnsi"/>
          <w:sz w:val="18"/>
          <w:szCs w:val="18"/>
        </w:rPr>
        <w:t xml:space="preserve"> outil permettant de vérifier la conformité d’un document médical</w:t>
      </w:r>
      <w:r w:rsidR="003A1F9F" w:rsidRPr="00E814FD">
        <w:rPr>
          <w:rFonts w:asciiTheme="minorHAnsi" w:hAnsiTheme="minorHAnsi" w:cstheme="minorHAnsi"/>
          <w:sz w:val="18"/>
          <w:szCs w:val="18"/>
        </w:rPr>
        <w:t xml:space="preserve"> au format CDA R2</w:t>
      </w:r>
      <w:r w:rsidRPr="00E814FD">
        <w:rPr>
          <w:rFonts w:asciiTheme="minorHAnsi" w:hAnsiTheme="minorHAnsi" w:cstheme="minorHAnsi"/>
          <w:sz w:val="18"/>
          <w:szCs w:val="18"/>
        </w:rPr>
        <w:t>.</w:t>
      </w:r>
    </w:p>
    <w:p w14:paraId="3D6E7BF6" w14:textId="77777777" w:rsidR="006F2735" w:rsidRPr="00E814FD" w:rsidRDefault="006F2735">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52965DBD" w14:textId="77777777" w:rsidR="003C4016" w:rsidRPr="00E814FD" w:rsidRDefault="008E0992" w:rsidP="00AD0D9C">
      <w:pPr>
        <w:pStyle w:val="Titre1"/>
        <w:rPr>
          <w:rFonts w:asciiTheme="minorHAnsi" w:hAnsiTheme="minorHAnsi" w:cstheme="minorHAnsi"/>
          <w:sz w:val="18"/>
          <w:szCs w:val="18"/>
        </w:rPr>
      </w:pPr>
      <w:bookmarkStart w:id="5" w:name="_Toc122428823"/>
      <w:r w:rsidRPr="00E814FD">
        <w:rPr>
          <w:rFonts w:asciiTheme="minorHAnsi" w:hAnsiTheme="minorHAnsi" w:cstheme="minorHAnsi"/>
          <w:sz w:val="18"/>
          <w:szCs w:val="18"/>
        </w:rPr>
        <w:lastRenderedPageBreak/>
        <w:t>Contenu du répertoire testContenuCDA</w:t>
      </w:r>
      <w:bookmarkEnd w:id="5"/>
    </w:p>
    <w:p w14:paraId="6D96FF8A" w14:textId="77777777" w:rsidR="00780452" w:rsidRPr="00E814FD" w:rsidRDefault="00244EB1" w:rsidP="004C6461">
      <w:pPr>
        <w:pStyle w:val="Titre2"/>
        <w:rPr>
          <w:rFonts w:asciiTheme="minorHAnsi" w:hAnsiTheme="minorHAnsi" w:cstheme="minorHAnsi"/>
          <w:sz w:val="18"/>
          <w:szCs w:val="18"/>
        </w:rPr>
      </w:pPr>
      <w:bookmarkStart w:id="6" w:name="_Toc122428824"/>
      <w:r w:rsidRPr="00E814FD">
        <w:rPr>
          <w:rFonts w:asciiTheme="minorHAnsi" w:hAnsiTheme="minorHAnsi" w:cstheme="minorHAnsi"/>
          <w:sz w:val="18"/>
          <w:szCs w:val="18"/>
        </w:rPr>
        <w:t>A</w:t>
      </w:r>
      <w:r w:rsidR="00780452" w:rsidRPr="00E814FD">
        <w:rPr>
          <w:rFonts w:asciiTheme="minorHAnsi" w:hAnsiTheme="minorHAnsi" w:cstheme="minorHAnsi"/>
          <w:sz w:val="18"/>
          <w:szCs w:val="18"/>
        </w:rPr>
        <w:t>rborescence</w:t>
      </w:r>
      <w:r w:rsidRPr="00E814FD">
        <w:rPr>
          <w:rFonts w:asciiTheme="minorHAnsi" w:hAnsiTheme="minorHAnsi" w:cstheme="minorHAnsi"/>
          <w:sz w:val="18"/>
          <w:szCs w:val="18"/>
        </w:rPr>
        <w:t xml:space="preserve"> </w:t>
      </w:r>
      <w:r w:rsidR="00804514" w:rsidRPr="00E814FD">
        <w:rPr>
          <w:rFonts w:asciiTheme="minorHAnsi" w:hAnsiTheme="minorHAnsi" w:cstheme="minorHAnsi"/>
          <w:sz w:val="18"/>
          <w:szCs w:val="18"/>
        </w:rPr>
        <w:t xml:space="preserve">générale </w:t>
      </w:r>
      <w:r w:rsidRPr="00E814FD">
        <w:rPr>
          <w:rFonts w:asciiTheme="minorHAnsi" w:hAnsiTheme="minorHAnsi" w:cstheme="minorHAnsi"/>
          <w:sz w:val="18"/>
          <w:szCs w:val="18"/>
        </w:rPr>
        <w:t>du répertoire</w:t>
      </w:r>
      <w:bookmarkEnd w:id="6"/>
    </w:p>
    <w:p w14:paraId="54D62FD7" w14:textId="77777777" w:rsidR="00244EB1" w:rsidRPr="00E814FD" w:rsidRDefault="00244EB1" w:rsidP="00F300BE">
      <w:pPr>
        <w:rPr>
          <w:rFonts w:asciiTheme="minorHAnsi" w:hAnsiTheme="minorHAnsi" w:cstheme="minorHAnsi"/>
          <w:sz w:val="18"/>
          <w:szCs w:val="18"/>
        </w:rPr>
      </w:pPr>
    </w:p>
    <w:p w14:paraId="37F63BB9" w14:textId="77777777" w:rsidR="008E0992" w:rsidRPr="00E814FD" w:rsidRDefault="008E0992" w:rsidP="00F300BE">
      <w:pPr>
        <w:rPr>
          <w:rFonts w:asciiTheme="minorHAnsi" w:hAnsiTheme="minorHAnsi" w:cstheme="minorHAnsi"/>
          <w:sz w:val="18"/>
          <w:szCs w:val="18"/>
        </w:rPr>
      </w:pPr>
      <w:r w:rsidRPr="00E814FD">
        <w:rPr>
          <w:rFonts w:asciiTheme="minorHAnsi" w:hAnsiTheme="minorHAnsi" w:cstheme="minorHAnsi"/>
          <w:sz w:val="18"/>
          <w:szCs w:val="18"/>
        </w:rPr>
        <w:t xml:space="preserve">Le répertoire </w:t>
      </w:r>
      <w:r w:rsidRPr="00E814FD">
        <w:rPr>
          <w:rFonts w:asciiTheme="minorHAnsi" w:hAnsiTheme="minorHAnsi" w:cstheme="minorHAnsi"/>
          <w:i/>
          <w:sz w:val="18"/>
          <w:szCs w:val="18"/>
        </w:rPr>
        <w:t>testContenuCDA</w:t>
      </w:r>
      <w:r w:rsidRPr="00E814FD">
        <w:rPr>
          <w:rFonts w:asciiTheme="minorHAnsi" w:hAnsiTheme="minorHAnsi" w:cstheme="minorHAnsi"/>
          <w:sz w:val="18"/>
          <w:szCs w:val="18"/>
        </w:rPr>
        <w:t xml:space="preserve"> est compressé au format zip.</w:t>
      </w:r>
    </w:p>
    <w:p w14:paraId="7C5E0244" w14:textId="77777777" w:rsidR="008E0992" w:rsidRPr="00E814FD" w:rsidRDefault="008E0992" w:rsidP="00F300BE">
      <w:pPr>
        <w:rPr>
          <w:rFonts w:asciiTheme="minorHAnsi" w:hAnsiTheme="minorHAnsi" w:cstheme="minorHAnsi"/>
          <w:sz w:val="18"/>
          <w:szCs w:val="18"/>
        </w:rPr>
      </w:pPr>
      <w:r w:rsidRPr="00E814FD">
        <w:rPr>
          <w:rFonts w:asciiTheme="minorHAnsi" w:hAnsiTheme="minorHAnsi" w:cstheme="minorHAnsi"/>
          <w:sz w:val="18"/>
          <w:szCs w:val="18"/>
        </w:rPr>
        <w:t xml:space="preserve">La décompression dans un environnement </w:t>
      </w:r>
      <w:proofErr w:type="spellStart"/>
      <w:r w:rsidRPr="00E814FD">
        <w:rPr>
          <w:rFonts w:asciiTheme="minorHAnsi" w:hAnsiTheme="minorHAnsi" w:cstheme="minorHAnsi"/>
          <w:sz w:val="18"/>
          <w:szCs w:val="18"/>
        </w:rPr>
        <w:t>windows</w:t>
      </w:r>
      <w:proofErr w:type="spellEnd"/>
      <w:r w:rsidRPr="00E814FD">
        <w:rPr>
          <w:rFonts w:asciiTheme="minorHAnsi" w:hAnsiTheme="minorHAnsi" w:cstheme="minorHAnsi"/>
          <w:sz w:val="18"/>
          <w:szCs w:val="18"/>
        </w:rPr>
        <w:t xml:space="preserve"> produit </w:t>
      </w:r>
      <w:r w:rsidR="00F9165A" w:rsidRPr="00E814FD">
        <w:rPr>
          <w:rFonts w:asciiTheme="minorHAnsi" w:hAnsiTheme="minorHAnsi" w:cstheme="minorHAnsi"/>
          <w:sz w:val="18"/>
          <w:szCs w:val="18"/>
        </w:rPr>
        <w:t>l’</w:t>
      </w:r>
      <w:r w:rsidRPr="00E814FD">
        <w:rPr>
          <w:rFonts w:asciiTheme="minorHAnsi" w:hAnsiTheme="minorHAnsi" w:cstheme="minorHAnsi"/>
          <w:sz w:val="18"/>
          <w:szCs w:val="18"/>
        </w:rPr>
        <w:t>arborescence</w:t>
      </w:r>
      <w:r w:rsidR="00F9165A" w:rsidRPr="00E814FD">
        <w:rPr>
          <w:rFonts w:asciiTheme="minorHAnsi" w:hAnsiTheme="minorHAnsi" w:cstheme="minorHAnsi"/>
          <w:sz w:val="18"/>
          <w:szCs w:val="18"/>
        </w:rPr>
        <w:t xml:space="preserve"> présentée </w:t>
      </w:r>
      <w:r w:rsidR="00146A9F" w:rsidRPr="00E814FD">
        <w:rPr>
          <w:rFonts w:asciiTheme="minorHAnsi" w:hAnsiTheme="minorHAnsi" w:cstheme="minorHAnsi"/>
          <w:sz w:val="18"/>
          <w:szCs w:val="18"/>
        </w:rPr>
        <w:t xml:space="preserve">ci-dessous </w:t>
      </w:r>
      <w:r w:rsidRPr="00E814FD">
        <w:rPr>
          <w:rFonts w:asciiTheme="minorHAnsi" w:hAnsiTheme="minorHAnsi" w:cstheme="minorHAnsi"/>
          <w:sz w:val="18"/>
          <w:szCs w:val="18"/>
        </w:rPr>
        <w:t>:</w:t>
      </w:r>
    </w:p>
    <w:p w14:paraId="3D89F7A5" w14:textId="77777777" w:rsidR="00244EB1" w:rsidRPr="00E814FD" w:rsidRDefault="00244EB1" w:rsidP="00F300BE">
      <w:pPr>
        <w:rPr>
          <w:rFonts w:asciiTheme="minorHAnsi" w:hAnsiTheme="minorHAnsi" w:cstheme="minorHAnsi"/>
          <w:sz w:val="18"/>
          <w:szCs w:val="18"/>
        </w:rPr>
      </w:pPr>
    </w:p>
    <w:p w14:paraId="70EE420A" w14:textId="31E89421" w:rsidR="00780452" w:rsidRPr="00E814FD" w:rsidRDefault="00CD1FF3" w:rsidP="00791225">
      <w:pPr>
        <w:keepNext/>
        <w:jc w:val="center"/>
        <w:rPr>
          <w:rFonts w:asciiTheme="minorHAnsi" w:hAnsiTheme="minorHAnsi" w:cstheme="minorHAnsi"/>
          <w:i/>
          <w:sz w:val="18"/>
          <w:szCs w:val="18"/>
        </w:rPr>
      </w:pPr>
      <w:r w:rsidRPr="00E814FD">
        <w:rPr>
          <w:rFonts w:asciiTheme="minorHAnsi" w:hAnsiTheme="minorHAnsi" w:cstheme="minorHAnsi"/>
          <w:i/>
          <w:noProof/>
          <w:sz w:val="18"/>
          <w:szCs w:val="18"/>
        </w:rPr>
        <w:drawing>
          <wp:inline distT="0" distB="0" distL="0" distR="0" wp14:anchorId="50973A33" wp14:editId="54A0A50C">
            <wp:extent cx="2330570" cy="179079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0570" cy="1790792"/>
                    </a:xfrm>
                    <a:prstGeom prst="rect">
                      <a:avLst/>
                    </a:prstGeom>
                  </pic:spPr>
                </pic:pic>
              </a:graphicData>
            </a:graphic>
          </wp:inline>
        </w:drawing>
      </w:r>
    </w:p>
    <w:p w14:paraId="7F68764F" w14:textId="77777777" w:rsidR="007F2530" w:rsidRPr="00E814FD" w:rsidRDefault="007F2530" w:rsidP="00F300BE">
      <w:pPr>
        <w:jc w:val="center"/>
        <w:rPr>
          <w:rFonts w:asciiTheme="minorHAnsi" w:hAnsiTheme="minorHAnsi" w:cstheme="minorHAnsi"/>
          <w:b/>
          <w:i/>
          <w:color w:val="0070C0"/>
          <w:sz w:val="18"/>
          <w:szCs w:val="18"/>
        </w:rPr>
      </w:pPr>
      <w:r w:rsidRPr="00E814FD">
        <w:rPr>
          <w:rFonts w:asciiTheme="minorHAnsi" w:hAnsiTheme="minorHAnsi" w:cstheme="minorHAnsi"/>
          <w:b/>
          <w:color w:val="0070C0"/>
          <w:sz w:val="18"/>
          <w:szCs w:val="18"/>
        </w:rPr>
        <w:t xml:space="preserve">Arborescence du répertoire </w:t>
      </w:r>
      <w:r w:rsidRPr="00E814FD">
        <w:rPr>
          <w:rFonts w:asciiTheme="minorHAnsi" w:hAnsiTheme="minorHAnsi" w:cstheme="minorHAnsi"/>
          <w:b/>
          <w:i/>
          <w:color w:val="0070C0"/>
          <w:sz w:val="18"/>
          <w:szCs w:val="18"/>
        </w:rPr>
        <w:t>testContenuCDA</w:t>
      </w:r>
    </w:p>
    <w:p w14:paraId="658FBE7E" w14:textId="77777777" w:rsidR="00F300BE" w:rsidRPr="00E814FD" w:rsidRDefault="00F300BE" w:rsidP="008E0992">
      <w:pPr>
        <w:rPr>
          <w:rFonts w:asciiTheme="minorHAnsi" w:hAnsiTheme="minorHAnsi" w:cstheme="minorHAnsi"/>
          <w:sz w:val="18"/>
          <w:szCs w:val="18"/>
        </w:rPr>
      </w:pPr>
    </w:p>
    <w:p w14:paraId="568BC31C" w14:textId="77777777" w:rsidR="007A535E" w:rsidRPr="00E814FD" w:rsidRDefault="007A535E" w:rsidP="007A535E">
      <w:pPr>
        <w:rPr>
          <w:rFonts w:asciiTheme="minorHAnsi" w:hAnsiTheme="minorHAnsi" w:cstheme="minorHAnsi"/>
          <w:b/>
          <w:sz w:val="18"/>
          <w:szCs w:val="18"/>
        </w:rPr>
      </w:pPr>
      <w:r w:rsidRPr="00E814FD">
        <w:rPr>
          <w:rFonts w:asciiTheme="minorHAnsi" w:hAnsiTheme="minorHAnsi" w:cstheme="minorHAnsi"/>
          <w:b/>
          <w:color w:val="0070C0"/>
          <w:sz w:val="18"/>
          <w:szCs w:val="18"/>
        </w:rPr>
        <w:t xml:space="preserve">IMPORTANT : </w:t>
      </w:r>
      <w:r w:rsidRPr="00E814FD">
        <w:rPr>
          <w:rFonts w:asciiTheme="minorHAnsi" w:hAnsiTheme="minorHAnsi" w:cstheme="minorHAnsi"/>
          <w:b/>
          <w:sz w:val="18"/>
          <w:szCs w:val="18"/>
        </w:rPr>
        <w:t xml:space="preserve">Il est impératif de ne pas modifier cette arborescence et les noms des répertoires </w:t>
      </w:r>
      <w:r w:rsidR="00B668E0" w:rsidRPr="00E814FD">
        <w:rPr>
          <w:rFonts w:asciiTheme="minorHAnsi" w:hAnsiTheme="minorHAnsi" w:cstheme="minorHAnsi"/>
          <w:b/>
          <w:sz w:val="18"/>
          <w:szCs w:val="18"/>
        </w:rPr>
        <w:t xml:space="preserve">et des fichiers </w:t>
      </w:r>
      <w:r w:rsidRPr="00E814FD">
        <w:rPr>
          <w:rFonts w:asciiTheme="minorHAnsi" w:hAnsiTheme="minorHAnsi" w:cstheme="minorHAnsi"/>
          <w:b/>
          <w:sz w:val="18"/>
          <w:szCs w:val="18"/>
        </w:rPr>
        <w:t xml:space="preserve">pour le </w:t>
      </w:r>
      <w:r w:rsidR="00B668E0" w:rsidRPr="00E814FD">
        <w:rPr>
          <w:rFonts w:asciiTheme="minorHAnsi" w:hAnsiTheme="minorHAnsi" w:cstheme="minorHAnsi"/>
          <w:b/>
          <w:sz w:val="18"/>
          <w:szCs w:val="18"/>
        </w:rPr>
        <w:t xml:space="preserve">bon </w:t>
      </w:r>
      <w:r w:rsidRPr="00E814FD">
        <w:rPr>
          <w:rFonts w:asciiTheme="minorHAnsi" w:hAnsiTheme="minorHAnsi" w:cstheme="minorHAnsi"/>
          <w:b/>
          <w:sz w:val="18"/>
          <w:szCs w:val="18"/>
        </w:rPr>
        <w:t>fonctionnement de cet outil.</w:t>
      </w:r>
    </w:p>
    <w:p w14:paraId="4AC8F31F" w14:textId="5F23396E" w:rsidR="00804514" w:rsidRPr="00E814FD" w:rsidRDefault="007A535E" w:rsidP="008E0992">
      <w:pPr>
        <w:rPr>
          <w:rFonts w:asciiTheme="minorHAnsi" w:hAnsiTheme="minorHAnsi" w:cstheme="minorHAnsi"/>
          <w:b/>
          <w:color w:val="0070C0"/>
          <w:sz w:val="18"/>
          <w:szCs w:val="18"/>
        </w:rPr>
      </w:pPr>
      <w:r w:rsidRPr="00E814FD">
        <w:rPr>
          <w:rFonts w:asciiTheme="minorHAnsi" w:hAnsiTheme="minorHAnsi" w:cstheme="minorHAnsi"/>
          <w:b/>
          <w:color w:val="0070C0"/>
          <w:sz w:val="18"/>
          <w:szCs w:val="18"/>
        </w:rPr>
        <w:t xml:space="preserve">Vous pouvez ajouter </w:t>
      </w:r>
      <w:r w:rsidR="00B668E0" w:rsidRPr="00E814FD">
        <w:rPr>
          <w:rFonts w:asciiTheme="minorHAnsi" w:hAnsiTheme="minorHAnsi" w:cstheme="minorHAnsi"/>
          <w:b/>
          <w:color w:val="0070C0"/>
          <w:sz w:val="18"/>
          <w:szCs w:val="18"/>
        </w:rPr>
        <w:t>vo</w:t>
      </w:r>
      <w:r w:rsidRPr="00E814FD">
        <w:rPr>
          <w:rFonts w:asciiTheme="minorHAnsi" w:hAnsiTheme="minorHAnsi" w:cstheme="minorHAnsi"/>
          <w:b/>
          <w:color w:val="0070C0"/>
          <w:sz w:val="18"/>
          <w:szCs w:val="18"/>
        </w:rPr>
        <w:t xml:space="preserve">s fichiers CDA à tester dans le répertoire </w:t>
      </w:r>
      <w:proofErr w:type="spellStart"/>
      <w:r w:rsidR="0044425A" w:rsidRPr="00E814FD">
        <w:rPr>
          <w:rFonts w:asciiTheme="minorHAnsi" w:hAnsiTheme="minorHAnsi" w:cstheme="minorHAnsi"/>
          <w:bCs/>
          <w:sz w:val="18"/>
          <w:szCs w:val="18"/>
        </w:rPr>
        <w:t>ExemplesCDA</w:t>
      </w:r>
      <w:proofErr w:type="spellEnd"/>
      <w:r w:rsidRPr="00E814FD">
        <w:rPr>
          <w:rFonts w:asciiTheme="minorHAnsi" w:hAnsiTheme="minorHAnsi" w:cstheme="minorHAnsi"/>
          <w:b/>
          <w:color w:val="0070C0"/>
          <w:sz w:val="18"/>
          <w:szCs w:val="18"/>
        </w:rPr>
        <w:t>.</w:t>
      </w:r>
    </w:p>
    <w:p w14:paraId="44F8AF5B" w14:textId="30F335D7" w:rsidR="00001FDF" w:rsidRPr="00E814FD" w:rsidRDefault="00001FDF" w:rsidP="00001FDF">
      <w:pPr>
        <w:rPr>
          <w:rFonts w:asciiTheme="minorHAnsi" w:hAnsiTheme="minorHAnsi" w:cstheme="minorHAnsi"/>
          <w:sz w:val="18"/>
          <w:szCs w:val="18"/>
        </w:rPr>
      </w:pPr>
    </w:p>
    <w:p w14:paraId="7D653844" w14:textId="77777777" w:rsidR="00A55AEA" w:rsidRPr="00E814FD" w:rsidRDefault="00A55AEA" w:rsidP="00001FDF">
      <w:pPr>
        <w:rPr>
          <w:rFonts w:asciiTheme="minorHAnsi" w:hAnsiTheme="minorHAnsi" w:cstheme="minorHAnsi"/>
          <w:sz w:val="18"/>
          <w:szCs w:val="18"/>
        </w:rPr>
      </w:pPr>
    </w:p>
    <w:p w14:paraId="136C0BE4" w14:textId="77777777" w:rsidR="00804514" w:rsidRPr="00E814FD" w:rsidRDefault="000D5C45" w:rsidP="000D5C45">
      <w:pPr>
        <w:pStyle w:val="Titre3"/>
        <w:rPr>
          <w:rFonts w:asciiTheme="minorHAnsi" w:hAnsiTheme="minorHAnsi" w:cstheme="minorHAnsi"/>
          <w:sz w:val="18"/>
          <w:szCs w:val="18"/>
        </w:rPr>
      </w:pPr>
      <w:bookmarkStart w:id="7" w:name="_Toc122428825"/>
      <w:r w:rsidRPr="00E814FD">
        <w:rPr>
          <w:rFonts w:asciiTheme="minorHAnsi" w:hAnsiTheme="minorHAnsi" w:cstheme="minorHAnsi"/>
          <w:sz w:val="18"/>
          <w:szCs w:val="18"/>
        </w:rPr>
        <w:t xml:space="preserve">Répertoire </w:t>
      </w:r>
      <w:proofErr w:type="spellStart"/>
      <w:r w:rsidRPr="00E814FD">
        <w:rPr>
          <w:rFonts w:asciiTheme="minorHAnsi" w:hAnsiTheme="minorHAnsi" w:cstheme="minorHAnsi"/>
          <w:sz w:val="18"/>
          <w:szCs w:val="18"/>
        </w:rPr>
        <w:t>ExemplesCDA</w:t>
      </w:r>
      <w:bookmarkEnd w:id="7"/>
      <w:proofErr w:type="spellEnd"/>
    </w:p>
    <w:p w14:paraId="3310F31C" w14:textId="5CF99C13" w:rsidR="000D5C45" w:rsidRPr="00E814FD" w:rsidRDefault="000D5C45" w:rsidP="00B7044A">
      <w:pPr>
        <w:rPr>
          <w:rFonts w:asciiTheme="minorHAnsi" w:hAnsiTheme="minorHAnsi" w:cstheme="minorHAnsi"/>
          <w:sz w:val="18"/>
          <w:szCs w:val="18"/>
        </w:rPr>
      </w:pPr>
      <w:r w:rsidRPr="00E814FD">
        <w:rPr>
          <w:rFonts w:asciiTheme="minorHAnsi" w:hAnsiTheme="minorHAnsi" w:cstheme="minorHAnsi"/>
          <w:sz w:val="18"/>
          <w:szCs w:val="18"/>
        </w:rPr>
        <w:t>Ce répertoire contient l</w:t>
      </w:r>
      <w:r w:rsidR="00B7044A" w:rsidRPr="00E814FD">
        <w:rPr>
          <w:rFonts w:asciiTheme="minorHAnsi" w:hAnsiTheme="minorHAnsi" w:cstheme="minorHAnsi"/>
          <w:sz w:val="18"/>
          <w:szCs w:val="18"/>
        </w:rPr>
        <w:t xml:space="preserve">es exemples </w:t>
      </w:r>
      <w:r w:rsidR="002401DE" w:rsidRPr="00E814FD">
        <w:rPr>
          <w:rFonts w:asciiTheme="minorHAnsi" w:hAnsiTheme="minorHAnsi" w:cstheme="minorHAnsi"/>
          <w:sz w:val="18"/>
          <w:szCs w:val="18"/>
        </w:rPr>
        <w:t xml:space="preserve">de documents CDA </w:t>
      </w:r>
      <w:r w:rsidR="00E1271F" w:rsidRPr="00E814FD">
        <w:rPr>
          <w:rFonts w:asciiTheme="minorHAnsi" w:hAnsiTheme="minorHAnsi" w:cstheme="minorHAnsi"/>
          <w:sz w:val="18"/>
          <w:szCs w:val="18"/>
        </w:rPr>
        <w:t xml:space="preserve">produits par l'ANS et </w:t>
      </w:r>
      <w:r w:rsidR="002401DE" w:rsidRPr="00E814FD">
        <w:rPr>
          <w:rFonts w:asciiTheme="minorHAnsi" w:hAnsiTheme="minorHAnsi" w:cstheme="minorHAnsi"/>
          <w:sz w:val="18"/>
          <w:szCs w:val="18"/>
        </w:rPr>
        <w:t>conformes aux modèles spécifiés dans les volets de contenu publiés dans le CI-SIS</w:t>
      </w:r>
      <w:r w:rsidRPr="00E814FD">
        <w:rPr>
          <w:rFonts w:asciiTheme="minorHAnsi" w:hAnsiTheme="minorHAnsi" w:cstheme="minorHAnsi"/>
          <w:sz w:val="18"/>
          <w:szCs w:val="18"/>
        </w:rPr>
        <w:t>.</w:t>
      </w:r>
    </w:p>
    <w:p w14:paraId="2C4B4560" w14:textId="77777777" w:rsidR="00B7044A" w:rsidRPr="00E814FD" w:rsidRDefault="000D5C45" w:rsidP="00B7044A">
      <w:pPr>
        <w:rPr>
          <w:rFonts w:asciiTheme="minorHAnsi" w:hAnsiTheme="minorHAnsi" w:cstheme="minorHAnsi"/>
          <w:sz w:val="18"/>
          <w:szCs w:val="18"/>
        </w:rPr>
      </w:pPr>
      <w:r w:rsidRPr="00E814FD">
        <w:rPr>
          <w:rFonts w:asciiTheme="minorHAnsi" w:hAnsiTheme="minorHAnsi" w:cstheme="minorHAnsi"/>
          <w:sz w:val="18"/>
          <w:szCs w:val="18"/>
        </w:rPr>
        <w:t>Ils</w:t>
      </w:r>
      <w:r w:rsidR="002401DE" w:rsidRPr="00E814FD">
        <w:rPr>
          <w:rFonts w:asciiTheme="minorHAnsi" w:hAnsiTheme="minorHAnsi" w:cstheme="minorHAnsi"/>
          <w:sz w:val="18"/>
          <w:szCs w:val="18"/>
        </w:rPr>
        <w:t xml:space="preserve"> </w:t>
      </w:r>
      <w:r w:rsidR="00B7044A" w:rsidRPr="00E814FD">
        <w:rPr>
          <w:rFonts w:asciiTheme="minorHAnsi" w:hAnsiTheme="minorHAnsi" w:cstheme="minorHAnsi"/>
          <w:sz w:val="18"/>
          <w:szCs w:val="18"/>
        </w:rPr>
        <w:t xml:space="preserve">sont visualisables dans un navigateur web, soit à l’aide de la feuille de style par défaut </w:t>
      </w:r>
      <w:r w:rsidR="00B7044A" w:rsidRPr="00E814FD">
        <w:rPr>
          <w:rFonts w:asciiTheme="minorHAnsi" w:hAnsiTheme="minorHAnsi" w:cstheme="minorHAnsi"/>
          <w:i/>
          <w:sz w:val="18"/>
          <w:szCs w:val="18"/>
        </w:rPr>
        <w:t>cda_asip.xsl</w:t>
      </w:r>
      <w:r w:rsidR="00B7044A" w:rsidRPr="00E814FD">
        <w:rPr>
          <w:rFonts w:asciiTheme="minorHAnsi" w:hAnsiTheme="minorHAnsi" w:cstheme="minorHAnsi"/>
          <w:sz w:val="18"/>
          <w:szCs w:val="18"/>
        </w:rPr>
        <w:t xml:space="preserve">, soit avec leur propre feuille de style pour </w:t>
      </w:r>
      <w:r w:rsidR="00B668E0" w:rsidRPr="00E814FD">
        <w:rPr>
          <w:rFonts w:asciiTheme="minorHAnsi" w:hAnsiTheme="minorHAnsi" w:cstheme="minorHAnsi"/>
          <w:sz w:val="18"/>
          <w:szCs w:val="18"/>
        </w:rPr>
        <w:t>les exemples auto-présentables.</w:t>
      </w:r>
    </w:p>
    <w:p w14:paraId="5EB1434C" w14:textId="17D82530" w:rsidR="002401DE" w:rsidRPr="00E814FD" w:rsidRDefault="002401DE" w:rsidP="002401DE">
      <w:pPr>
        <w:rPr>
          <w:rFonts w:asciiTheme="minorHAnsi" w:hAnsiTheme="minorHAnsi" w:cstheme="minorHAnsi"/>
          <w:color w:val="0070C0"/>
          <w:sz w:val="18"/>
          <w:szCs w:val="18"/>
        </w:rPr>
      </w:pPr>
      <w:r w:rsidRPr="00E814FD">
        <w:rPr>
          <w:rFonts w:asciiTheme="minorHAnsi" w:hAnsiTheme="minorHAnsi" w:cstheme="minorHAnsi"/>
          <w:b/>
          <w:color w:val="0070C0"/>
          <w:sz w:val="18"/>
          <w:szCs w:val="18"/>
        </w:rPr>
        <w:t>INFORMATION UTILE</w:t>
      </w:r>
      <w:r w:rsidR="00185402" w:rsidRPr="00E814FD">
        <w:rPr>
          <w:rFonts w:asciiTheme="minorHAnsi" w:hAnsiTheme="minorHAnsi" w:cstheme="minorHAnsi"/>
          <w:b/>
          <w:color w:val="0070C0"/>
          <w:sz w:val="18"/>
          <w:szCs w:val="18"/>
        </w:rPr>
        <w:t xml:space="preserve"> </w:t>
      </w:r>
      <w:r w:rsidRPr="00E814FD">
        <w:rPr>
          <w:rFonts w:asciiTheme="minorHAnsi" w:hAnsiTheme="minorHAnsi" w:cstheme="minorHAnsi"/>
          <w:b/>
          <w:color w:val="0070C0"/>
          <w:sz w:val="18"/>
          <w:szCs w:val="18"/>
        </w:rPr>
        <w:t>:</w:t>
      </w:r>
      <w:r w:rsidRPr="00E814FD">
        <w:rPr>
          <w:rFonts w:asciiTheme="minorHAnsi" w:hAnsiTheme="minorHAnsi" w:cstheme="minorHAnsi"/>
          <w:color w:val="0070C0"/>
          <w:sz w:val="18"/>
          <w:szCs w:val="18"/>
        </w:rPr>
        <w:t xml:space="preserve"> Un éditeur qui souhaite tester ses propres exemples de documents peut le faire en les copiant dans </w:t>
      </w:r>
      <w:r w:rsidR="00F50D01" w:rsidRPr="00E814FD">
        <w:rPr>
          <w:rFonts w:asciiTheme="minorHAnsi" w:hAnsiTheme="minorHAnsi" w:cstheme="minorHAnsi"/>
          <w:color w:val="0070C0"/>
          <w:sz w:val="18"/>
          <w:szCs w:val="18"/>
        </w:rPr>
        <w:t>c</w:t>
      </w:r>
      <w:r w:rsidRPr="00E814FD">
        <w:rPr>
          <w:rFonts w:asciiTheme="minorHAnsi" w:hAnsiTheme="minorHAnsi" w:cstheme="minorHAnsi"/>
          <w:color w:val="0070C0"/>
          <w:sz w:val="18"/>
          <w:szCs w:val="18"/>
        </w:rPr>
        <w:t xml:space="preserve">e répertoire </w:t>
      </w:r>
      <w:proofErr w:type="spellStart"/>
      <w:r w:rsidR="00F50D01" w:rsidRPr="00E814FD">
        <w:rPr>
          <w:rFonts w:asciiTheme="minorHAnsi" w:hAnsiTheme="minorHAnsi" w:cstheme="minorHAnsi"/>
          <w:bCs/>
          <w:sz w:val="18"/>
          <w:szCs w:val="18"/>
        </w:rPr>
        <w:t>ExemplesCDA</w:t>
      </w:r>
      <w:proofErr w:type="spellEnd"/>
      <w:r w:rsidRPr="00E814FD">
        <w:rPr>
          <w:rFonts w:asciiTheme="minorHAnsi" w:hAnsiTheme="minorHAnsi" w:cstheme="minorHAnsi"/>
          <w:color w:val="0070C0"/>
          <w:sz w:val="18"/>
          <w:szCs w:val="18"/>
        </w:rPr>
        <w:t>.</w:t>
      </w:r>
    </w:p>
    <w:p w14:paraId="516FA921" w14:textId="6DAC3BBF" w:rsidR="000D5C45" w:rsidRPr="00E814FD" w:rsidRDefault="000D5C45" w:rsidP="000D5C45">
      <w:pPr>
        <w:rPr>
          <w:rFonts w:asciiTheme="minorHAnsi" w:hAnsiTheme="minorHAnsi" w:cstheme="minorHAnsi"/>
          <w:sz w:val="18"/>
          <w:szCs w:val="18"/>
        </w:rPr>
      </w:pPr>
    </w:p>
    <w:p w14:paraId="037CEEF9" w14:textId="4C360732" w:rsidR="0040573D" w:rsidRPr="00E814FD" w:rsidRDefault="0040573D" w:rsidP="000D5C45">
      <w:pPr>
        <w:rPr>
          <w:rFonts w:asciiTheme="minorHAnsi" w:hAnsiTheme="minorHAnsi" w:cstheme="minorHAnsi"/>
          <w:sz w:val="18"/>
          <w:szCs w:val="18"/>
        </w:rPr>
      </w:pPr>
      <w:r w:rsidRPr="00E814FD">
        <w:rPr>
          <w:rFonts w:asciiTheme="minorHAnsi" w:hAnsiTheme="minorHAnsi" w:cstheme="minorHAnsi"/>
          <w:sz w:val="18"/>
          <w:szCs w:val="18"/>
        </w:rPr>
        <w:t>Attention :</w:t>
      </w:r>
    </w:p>
    <w:p w14:paraId="43B82DC1" w14:textId="213B8836" w:rsidR="00F23233" w:rsidRPr="00E814FD" w:rsidRDefault="00322020" w:rsidP="000D5C45">
      <w:pPr>
        <w:rPr>
          <w:rFonts w:asciiTheme="minorHAnsi" w:hAnsiTheme="minorHAnsi" w:cstheme="minorHAnsi"/>
          <w:sz w:val="18"/>
          <w:szCs w:val="18"/>
        </w:rPr>
      </w:pPr>
      <w:r w:rsidRPr="00E814FD">
        <w:rPr>
          <w:rFonts w:asciiTheme="minorHAnsi" w:hAnsiTheme="minorHAnsi" w:cstheme="minorHAnsi"/>
          <w:sz w:val="18"/>
          <w:szCs w:val="18"/>
        </w:rPr>
        <w:t>L</w:t>
      </w:r>
      <w:r w:rsidR="009C1ACE" w:rsidRPr="00E814FD">
        <w:rPr>
          <w:rFonts w:asciiTheme="minorHAnsi" w:hAnsiTheme="minorHAnsi" w:cstheme="minorHAnsi"/>
          <w:sz w:val="18"/>
          <w:szCs w:val="18"/>
        </w:rPr>
        <w:t xml:space="preserve">es exemples </w:t>
      </w:r>
      <w:r w:rsidR="00094A97" w:rsidRPr="00E814FD">
        <w:rPr>
          <w:rFonts w:asciiTheme="minorHAnsi" w:hAnsiTheme="minorHAnsi" w:cstheme="minorHAnsi"/>
          <w:sz w:val="18"/>
          <w:szCs w:val="18"/>
        </w:rPr>
        <w:t>CDA</w:t>
      </w:r>
      <w:r w:rsidR="009C1ACE" w:rsidRPr="00E814FD">
        <w:rPr>
          <w:rFonts w:asciiTheme="minorHAnsi" w:hAnsiTheme="minorHAnsi" w:cstheme="minorHAnsi"/>
          <w:sz w:val="18"/>
          <w:szCs w:val="18"/>
        </w:rPr>
        <w:t xml:space="preserve"> dont le volet </w:t>
      </w:r>
      <w:r w:rsidR="005E254B" w:rsidRPr="00E814FD">
        <w:rPr>
          <w:rFonts w:asciiTheme="minorHAnsi" w:hAnsiTheme="minorHAnsi" w:cstheme="minorHAnsi"/>
          <w:sz w:val="18"/>
          <w:szCs w:val="18"/>
        </w:rPr>
        <w:t xml:space="preserve">correspondant </w:t>
      </w:r>
      <w:r w:rsidR="009C1ACE" w:rsidRPr="00E814FD">
        <w:rPr>
          <w:rFonts w:asciiTheme="minorHAnsi" w:hAnsiTheme="minorHAnsi" w:cstheme="minorHAnsi"/>
          <w:sz w:val="18"/>
          <w:szCs w:val="18"/>
        </w:rPr>
        <w:t>est publié pour «</w:t>
      </w:r>
      <w:r w:rsidR="0040573D" w:rsidRPr="00E814FD">
        <w:rPr>
          <w:rFonts w:asciiTheme="minorHAnsi" w:hAnsiTheme="minorHAnsi" w:cstheme="minorHAnsi"/>
          <w:sz w:val="18"/>
          <w:szCs w:val="18"/>
        </w:rPr>
        <w:t xml:space="preserve"> </w:t>
      </w:r>
      <w:r w:rsidR="009C1ACE" w:rsidRPr="00E814FD">
        <w:rPr>
          <w:rFonts w:asciiTheme="minorHAnsi" w:hAnsiTheme="minorHAnsi" w:cstheme="minorHAnsi"/>
          <w:b/>
          <w:sz w:val="18"/>
          <w:szCs w:val="18"/>
        </w:rPr>
        <w:t>concertation</w:t>
      </w:r>
      <w:r w:rsidR="0040573D" w:rsidRPr="00E814FD">
        <w:rPr>
          <w:rFonts w:asciiTheme="minorHAnsi" w:hAnsiTheme="minorHAnsi" w:cstheme="minorHAnsi"/>
          <w:b/>
          <w:sz w:val="18"/>
          <w:szCs w:val="18"/>
        </w:rPr>
        <w:t xml:space="preserve"> </w:t>
      </w:r>
      <w:r w:rsidR="009C1ACE" w:rsidRPr="00E814FD">
        <w:rPr>
          <w:rFonts w:asciiTheme="minorHAnsi" w:hAnsiTheme="minorHAnsi" w:cstheme="minorHAnsi"/>
          <w:sz w:val="18"/>
          <w:szCs w:val="18"/>
        </w:rPr>
        <w:t xml:space="preserve">» </w:t>
      </w:r>
      <w:r w:rsidR="00C31DC6" w:rsidRPr="00E814FD">
        <w:rPr>
          <w:rFonts w:asciiTheme="minorHAnsi" w:hAnsiTheme="minorHAnsi" w:cstheme="minorHAnsi"/>
          <w:sz w:val="18"/>
          <w:szCs w:val="18"/>
        </w:rPr>
        <w:t>dans l’</w:t>
      </w:r>
      <w:hyperlink r:id="rId14" w:history="1">
        <w:r w:rsidR="00C31DC6" w:rsidRPr="00E814FD">
          <w:rPr>
            <w:rStyle w:val="Lienhypertexte"/>
            <w:rFonts w:asciiTheme="minorHAnsi" w:hAnsiTheme="minorHAnsi" w:cstheme="minorHAnsi"/>
            <w:sz w:val="18"/>
            <w:szCs w:val="18"/>
          </w:rPr>
          <w:t>espace de publication du CI-SIS</w:t>
        </w:r>
      </w:hyperlink>
      <w:r w:rsidR="009C1ACE" w:rsidRPr="00E814FD">
        <w:rPr>
          <w:rFonts w:asciiTheme="minorHAnsi" w:hAnsiTheme="minorHAnsi" w:cstheme="minorHAnsi"/>
          <w:sz w:val="18"/>
          <w:szCs w:val="18"/>
        </w:rPr>
        <w:t xml:space="preserve"> ne sont pas encore définitivement stables pour une mise en œuvre dans les logiciels mais peuvent être consultés pour participer à la concertation. Si vous avez des commentaires, sur ces documents et les volets correspondants, n’hésitez pas à les envoyer par messagerie électronique à l’adresse </w:t>
      </w:r>
      <w:hyperlink r:id="rId15" w:history="1">
        <w:r w:rsidR="00486736" w:rsidRPr="00E814FD">
          <w:rPr>
            <w:rStyle w:val="Lienhypertexte"/>
            <w:rFonts w:asciiTheme="minorHAnsi" w:hAnsiTheme="minorHAnsi" w:cstheme="minorHAnsi"/>
            <w:color w:val="196FAA"/>
            <w:sz w:val="18"/>
            <w:szCs w:val="18"/>
            <w:shd w:val="clear" w:color="auto" w:fill="FFFFFF"/>
          </w:rPr>
          <w:t>ci-sis@esante.gouv.fr</w:t>
        </w:r>
      </w:hyperlink>
      <w:r w:rsidR="00486736" w:rsidRPr="00E814FD">
        <w:rPr>
          <w:rFonts w:asciiTheme="minorHAnsi" w:hAnsiTheme="minorHAnsi" w:cstheme="minorHAnsi"/>
          <w:sz w:val="18"/>
          <w:szCs w:val="18"/>
        </w:rPr>
        <w:t xml:space="preserve"> </w:t>
      </w:r>
      <w:r w:rsidR="009C1ACE" w:rsidRPr="00E814FD">
        <w:rPr>
          <w:rFonts w:asciiTheme="minorHAnsi" w:hAnsiTheme="minorHAnsi" w:cstheme="minorHAnsi"/>
          <w:sz w:val="18"/>
          <w:szCs w:val="18"/>
        </w:rPr>
        <w:t>à l’aide d</w:t>
      </w:r>
      <w:r w:rsidR="00F23233" w:rsidRPr="00E814FD">
        <w:rPr>
          <w:rFonts w:asciiTheme="minorHAnsi" w:hAnsiTheme="minorHAnsi" w:cstheme="minorHAnsi"/>
          <w:sz w:val="18"/>
          <w:szCs w:val="18"/>
        </w:rPr>
        <w:t xml:space="preserve">u </w:t>
      </w:r>
      <w:hyperlink r:id="rId16" w:history="1">
        <w:r w:rsidR="00F23233" w:rsidRPr="00E814FD">
          <w:rPr>
            <w:rStyle w:val="Lienhypertexte"/>
            <w:rFonts w:asciiTheme="minorHAnsi" w:hAnsiTheme="minorHAnsi" w:cstheme="minorHAnsi"/>
            <w:sz w:val="18"/>
            <w:szCs w:val="18"/>
          </w:rPr>
          <w:t>formulaire de recueil de commentaires</w:t>
        </w:r>
      </w:hyperlink>
      <w:r w:rsidR="00F23233" w:rsidRPr="00E814FD">
        <w:rPr>
          <w:rFonts w:asciiTheme="minorHAnsi" w:hAnsiTheme="minorHAnsi" w:cstheme="minorHAnsi"/>
          <w:sz w:val="18"/>
          <w:szCs w:val="18"/>
        </w:rPr>
        <w:t>.</w:t>
      </w:r>
    </w:p>
    <w:p w14:paraId="3379D3C2" w14:textId="63BD757E" w:rsidR="00A55AEA" w:rsidRPr="00E814FD" w:rsidRDefault="00A55AEA">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76514F91" w14:textId="77777777" w:rsidR="00A55AEA" w:rsidRPr="00E814FD" w:rsidRDefault="00A55AEA" w:rsidP="000D5C45">
      <w:pPr>
        <w:rPr>
          <w:rFonts w:asciiTheme="minorHAnsi" w:hAnsiTheme="minorHAnsi" w:cstheme="minorHAnsi"/>
          <w:sz w:val="18"/>
          <w:szCs w:val="18"/>
        </w:rPr>
      </w:pPr>
    </w:p>
    <w:p w14:paraId="366EF76E" w14:textId="77777777" w:rsidR="000D5C45" w:rsidRPr="00E814FD" w:rsidRDefault="000D5C45" w:rsidP="000D5C45">
      <w:pPr>
        <w:pStyle w:val="Titre3"/>
        <w:rPr>
          <w:rFonts w:asciiTheme="minorHAnsi" w:hAnsiTheme="minorHAnsi" w:cstheme="minorHAnsi"/>
          <w:sz w:val="18"/>
          <w:szCs w:val="18"/>
        </w:rPr>
      </w:pPr>
      <w:bookmarkStart w:id="8" w:name="_Toc122428826"/>
      <w:r w:rsidRPr="00E814FD">
        <w:rPr>
          <w:rFonts w:asciiTheme="minorHAnsi" w:hAnsiTheme="minorHAnsi" w:cstheme="minorHAnsi"/>
          <w:sz w:val="18"/>
          <w:szCs w:val="18"/>
        </w:rPr>
        <w:t xml:space="preserve">Répertoire </w:t>
      </w:r>
      <w:proofErr w:type="spellStart"/>
      <w:r w:rsidRPr="00E814FD">
        <w:rPr>
          <w:rFonts w:asciiTheme="minorHAnsi" w:hAnsiTheme="minorHAnsi" w:cstheme="minorHAnsi"/>
          <w:sz w:val="18"/>
          <w:szCs w:val="18"/>
        </w:rPr>
        <w:t>FeuilleDeStyle</w:t>
      </w:r>
      <w:bookmarkEnd w:id="8"/>
      <w:proofErr w:type="spellEnd"/>
    </w:p>
    <w:p w14:paraId="5A16F9A5" w14:textId="132949B8" w:rsidR="000D5C45" w:rsidRPr="00E814FD" w:rsidRDefault="000D5C45">
      <w:pPr>
        <w:spacing w:after="0"/>
        <w:jc w:val="left"/>
        <w:rPr>
          <w:rFonts w:asciiTheme="minorHAnsi" w:hAnsiTheme="minorHAnsi" w:cstheme="minorHAnsi"/>
          <w:bCs/>
          <w:iCs/>
          <w:sz w:val="18"/>
          <w:szCs w:val="18"/>
        </w:rPr>
      </w:pPr>
      <w:r w:rsidRPr="00E814FD">
        <w:rPr>
          <w:rFonts w:asciiTheme="minorHAnsi" w:hAnsiTheme="minorHAnsi" w:cstheme="minorHAnsi"/>
          <w:sz w:val="18"/>
          <w:szCs w:val="18"/>
        </w:rPr>
        <w:t>Ce répertoire contient la feuille de style</w:t>
      </w:r>
      <w:r w:rsidR="004F0ADA" w:rsidRPr="00E814FD">
        <w:rPr>
          <w:rFonts w:asciiTheme="minorHAnsi" w:hAnsiTheme="minorHAnsi" w:cstheme="minorHAnsi"/>
          <w:sz w:val="18"/>
          <w:szCs w:val="18"/>
        </w:rPr>
        <w:t xml:space="preserve"> </w:t>
      </w:r>
      <w:r w:rsidR="004F0ADA" w:rsidRPr="00E814FD">
        <w:rPr>
          <w:rFonts w:asciiTheme="minorHAnsi" w:hAnsiTheme="minorHAnsi" w:cstheme="minorHAnsi"/>
          <w:color w:val="24292F"/>
          <w:sz w:val="18"/>
          <w:szCs w:val="18"/>
          <w:lang w:eastAsia="fr-FR"/>
        </w:rPr>
        <w:t>maintenue par l’ANS</w:t>
      </w:r>
      <w:r w:rsidR="004F0ADA" w:rsidRPr="00E814FD">
        <w:rPr>
          <w:rFonts w:asciiTheme="minorHAnsi" w:hAnsiTheme="minorHAnsi" w:cstheme="minorHAnsi"/>
          <w:sz w:val="18"/>
          <w:szCs w:val="18"/>
        </w:rPr>
        <w:t xml:space="preserve"> et </w:t>
      </w:r>
      <w:r w:rsidR="004F0ADA" w:rsidRPr="00E814FD">
        <w:rPr>
          <w:rFonts w:asciiTheme="minorHAnsi" w:hAnsiTheme="minorHAnsi" w:cstheme="minorHAnsi"/>
          <w:color w:val="24292F"/>
          <w:sz w:val="18"/>
          <w:szCs w:val="18"/>
          <w:lang w:eastAsia="fr-FR"/>
        </w:rPr>
        <w:t xml:space="preserve">basée sur </w:t>
      </w:r>
      <w:r w:rsidR="004F0ADA" w:rsidRPr="00E814FD">
        <w:rPr>
          <w:rFonts w:asciiTheme="minorHAnsi" w:hAnsiTheme="minorHAnsi" w:cstheme="minorHAnsi"/>
          <w:b/>
          <w:bCs/>
          <w:color w:val="365F91" w:themeColor="accent1" w:themeShade="BF"/>
          <w:sz w:val="18"/>
          <w:szCs w:val="18"/>
          <w:lang w:eastAsia="fr-FR"/>
        </w:rPr>
        <w:t>XSLT 1.0</w:t>
      </w:r>
      <w:r w:rsidRPr="00E814FD">
        <w:rPr>
          <w:rFonts w:asciiTheme="minorHAnsi" w:hAnsiTheme="minorHAnsi" w:cstheme="minorHAnsi"/>
          <w:bCs/>
          <w:iCs/>
          <w:sz w:val="18"/>
          <w:szCs w:val="18"/>
        </w:rPr>
        <w:t>.</w:t>
      </w:r>
    </w:p>
    <w:p w14:paraId="6751F3E6" w14:textId="77777777" w:rsidR="00FD7863" w:rsidRPr="00E814FD" w:rsidRDefault="00FD7863" w:rsidP="00FD7863">
      <w:pPr>
        <w:pStyle w:val="NormalWeb"/>
        <w:shd w:val="clear" w:color="auto" w:fill="FFFFFF"/>
        <w:spacing w:before="0" w:beforeAutospacing="0" w:after="0" w:afterAutospacing="0"/>
        <w:rPr>
          <w:rFonts w:asciiTheme="minorHAnsi" w:hAnsiTheme="minorHAnsi" w:cstheme="minorHAnsi"/>
          <w:color w:val="24292F"/>
          <w:sz w:val="18"/>
          <w:szCs w:val="18"/>
        </w:rPr>
      </w:pPr>
    </w:p>
    <w:p w14:paraId="274CB21B" w14:textId="51D04D6E" w:rsidR="0007683C" w:rsidRPr="00E814FD" w:rsidRDefault="0007683C" w:rsidP="0007683C">
      <w:pPr>
        <w:pStyle w:val="NormalWeb"/>
        <w:shd w:val="clear" w:color="auto" w:fill="FFFFFF"/>
        <w:spacing w:before="0" w:beforeAutospacing="0" w:after="240" w:afterAutospacing="0"/>
        <w:rPr>
          <w:rFonts w:asciiTheme="minorHAnsi" w:hAnsiTheme="minorHAnsi" w:cstheme="minorHAnsi"/>
          <w:color w:val="24292F"/>
          <w:sz w:val="18"/>
          <w:szCs w:val="18"/>
        </w:rPr>
      </w:pPr>
      <w:r w:rsidRPr="00E814FD">
        <w:rPr>
          <w:rFonts w:asciiTheme="minorHAnsi" w:hAnsiTheme="minorHAnsi" w:cstheme="minorHAnsi"/>
          <w:color w:val="24292F"/>
          <w:sz w:val="18"/>
          <w:szCs w:val="18"/>
        </w:rPr>
        <w:t>Cette feuille de style est composée de plusieurs fichiers :</w:t>
      </w:r>
    </w:p>
    <w:p w14:paraId="46B58511" w14:textId="77777777" w:rsidR="00154B28" w:rsidRPr="00E814FD" w:rsidRDefault="00154B28">
      <w:pPr>
        <w:numPr>
          <w:ilvl w:val="0"/>
          <w:numId w:val="45"/>
        </w:numPr>
        <w:spacing w:before="60" w:after="100" w:afterAutospacing="1"/>
        <w:jc w:val="left"/>
        <w:rPr>
          <w:rFonts w:asciiTheme="minorHAnsi" w:hAnsiTheme="minorHAnsi" w:cstheme="minorHAnsi"/>
          <w:sz w:val="18"/>
          <w:szCs w:val="18"/>
          <w:lang w:val="en-US"/>
        </w:rPr>
      </w:pPr>
      <w:r w:rsidRPr="00E814FD">
        <w:rPr>
          <w:rFonts w:asciiTheme="minorHAnsi" w:hAnsiTheme="minorHAnsi" w:cstheme="minorHAnsi"/>
          <w:b/>
          <w:bCs/>
          <w:sz w:val="18"/>
          <w:szCs w:val="18"/>
          <w:shd w:val="clear" w:color="auto" w:fill="F6F8FA"/>
        </w:rPr>
        <w:t>cda.css</w:t>
      </w:r>
      <w:r w:rsidRPr="00E814FD">
        <w:rPr>
          <w:rFonts w:asciiTheme="minorHAnsi" w:hAnsiTheme="minorHAnsi" w:cstheme="minorHAnsi"/>
          <w:sz w:val="18"/>
          <w:szCs w:val="18"/>
        </w:rPr>
        <w:t xml:space="preserve"> : fichier </w:t>
      </w:r>
      <w:proofErr w:type="spellStart"/>
      <w:r w:rsidRPr="00E814FD">
        <w:rPr>
          <w:rFonts w:asciiTheme="minorHAnsi" w:hAnsiTheme="minorHAnsi" w:cstheme="minorHAnsi"/>
          <w:sz w:val="18"/>
          <w:szCs w:val="18"/>
        </w:rPr>
        <w:t>css</w:t>
      </w:r>
      <w:proofErr w:type="spellEnd"/>
    </w:p>
    <w:p w14:paraId="44597CB1" w14:textId="4B747680" w:rsidR="0007683C" w:rsidRPr="00E814FD" w:rsidRDefault="0007683C">
      <w:pPr>
        <w:numPr>
          <w:ilvl w:val="0"/>
          <w:numId w:val="45"/>
        </w:numPr>
        <w:spacing w:before="100" w:beforeAutospacing="1" w:after="100" w:afterAutospacing="1"/>
        <w:jc w:val="left"/>
        <w:rPr>
          <w:rFonts w:asciiTheme="minorHAnsi" w:hAnsiTheme="minorHAnsi" w:cstheme="minorHAnsi"/>
          <w:sz w:val="18"/>
          <w:szCs w:val="18"/>
        </w:rPr>
      </w:pPr>
      <w:r w:rsidRPr="00E814FD">
        <w:rPr>
          <w:rFonts w:asciiTheme="minorHAnsi" w:hAnsiTheme="minorHAnsi" w:cstheme="minorHAnsi"/>
          <w:b/>
          <w:bCs/>
          <w:sz w:val="18"/>
          <w:szCs w:val="18"/>
          <w:shd w:val="clear" w:color="auto" w:fill="F6F8FA"/>
        </w:rPr>
        <w:t>cda_asip.xsl</w:t>
      </w:r>
      <w:r w:rsidRPr="00E814FD">
        <w:rPr>
          <w:rFonts w:asciiTheme="minorHAnsi" w:hAnsiTheme="minorHAnsi" w:cstheme="minorHAnsi"/>
          <w:sz w:val="18"/>
          <w:szCs w:val="18"/>
        </w:rPr>
        <w:t xml:space="preserve"> : Feuille de style - fichier principal</w:t>
      </w:r>
    </w:p>
    <w:p w14:paraId="527B75D1" w14:textId="77777777" w:rsidR="00154B28" w:rsidRPr="00E814FD" w:rsidRDefault="00154B28">
      <w:pPr>
        <w:numPr>
          <w:ilvl w:val="0"/>
          <w:numId w:val="45"/>
        </w:numPr>
        <w:spacing w:before="60" w:after="100" w:afterAutospacing="1"/>
        <w:jc w:val="left"/>
        <w:rPr>
          <w:rFonts w:asciiTheme="minorHAnsi" w:hAnsiTheme="minorHAnsi" w:cstheme="minorHAnsi"/>
          <w:sz w:val="18"/>
          <w:szCs w:val="18"/>
        </w:rPr>
      </w:pPr>
      <w:r w:rsidRPr="00E814FD">
        <w:rPr>
          <w:rFonts w:asciiTheme="minorHAnsi" w:hAnsiTheme="minorHAnsi" w:cstheme="minorHAnsi"/>
          <w:b/>
          <w:bCs/>
          <w:sz w:val="18"/>
          <w:szCs w:val="18"/>
        </w:rPr>
        <w:t>cda_l10n.xml</w:t>
      </w:r>
      <w:r w:rsidRPr="00E814FD">
        <w:rPr>
          <w:rFonts w:asciiTheme="minorHAnsi" w:hAnsiTheme="minorHAnsi" w:cstheme="minorHAnsi"/>
          <w:sz w:val="18"/>
          <w:szCs w:val="18"/>
        </w:rPr>
        <w:t xml:space="preserve"> : Fichier contenant les traductions des termes en plusieurs langues.</w:t>
      </w:r>
    </w:p>
    <w:p w14:paraId="6563B41B" w14:textId="77777777" w:rsidR="00154B28" w:rsidRPr="00E814FD" w:rsidRDefault="00154B28">
      <w:pPr>
        <w:numPr>
          <w:ilvl w:val="0"/>
          <w:numId w:val="45"/>
        </w:numPr>
        <w:spacing w:before="60" w:after="100" w:afterAutospacing="1"/>
        <w:jc w:val="left"/>
        <w:rPr>
          <w:rFonts w:asciiTheme="minorHAnsi" w:hAnsiTheme="minorHAnsi" w:cstheme="minorHAnsi"/>
          <w:sz w:val="18"/>
          <w:szCs w:val="18"/>
          <w:lang w:val="de-DE"/>
        </w:rPr>
      </w:pPr>
      <w:proofErr w:type="gramStart"/>
      <w:r w:rsidRPr="00E814FD">
        <w:rPr>
          <w:rFonts w:asciiTheme="minorHAnsi" w:hAnsiTheme="minorHAnsi" w:cstheme="minorHAnsi"/>
          <w:b/>
          <w:bCs/>
          <w:sz w:val="18"/>
          <w:szCs w:val="18"/>
          <w:shd w:val="clear" w:color="auto" w:fill="F6F8FA"/>
          <w:lang w:val="de-DE"/>
        </w:rPr>
        <w:t>cda_l10n.xsd</w:t>
      </w:r>
      <w:r w:rsidRPr="00E814FD">
        <w:rPr>
          <w:rFonts w:asciiTheme="minorHAnsi" w:hAnsiTheme="minorHAnsi" w:cstheme="minorHAnsi"/>
          <w:sz w:val="18"/>
          <w:szCs w:val="18"/>
          <w:lang w:val="de-DE"/>
        </w:rPr>
        <w:t xml:space="preserve"> :</w:t>
      </w:r>
      <w:proofErr w:type="gramEnd"/>
      <w:r w:rsidRPr="00E814FD">
        <w:rPr>
          <w:rFonts w:asciiTheme="minorHAnsi" w:hAnsiTheme="minorHAnsi" w:cstheme="minorHAnsi"/>
          <w:sz w:val="18"/>
          <w:szCs w:val="18"/>
          <w:lang w:val="de-DE"/>
        </w:rPr>
        <w:t xml:space="preserve"> Schema </w:t>
      </w:r>
      <w:proofErr w:type="spellStart"/>
      <w:r w:rsidRPr="00E814FD">
        <w:rPr>
          <w:rFonts w:asciiTheme="minorHAnsi" w:hAnsiTheme="minorHAnsi" w:cstheme="minorHAnsi"/>
          <w:sz w:val="18"/>
          <w:szCs w:val="18"/>
          <w:lang w:val="de-DE"/>
        </w:rPr>
        <w:t>relatif</w:t>
      </w:r>
      <w:proofErr w:type="spellEnd"/>
      <w:r w:rsidRPr="00E814FD">
        <w:rPr>
          <w:rFonts w:asciiTheme="minorHAnsi" w:hAnsiTheme="minorHAnsi" w:cstheme="minorHAnsi"/>
          <w:sz w:val="18"/>
          <w:szCs w:val="18"/>
          <w:lang w:val="de-DE"/>
        </w:rPr>
        <w:t xml:space="preserve"> à </w:t>
      </w:r>
      <w:r w:rsidRPr="00E814FD">
        <w:rPr>
          <w:rFonts w:asciiTheme="minorHAnsi" w:hAnsiTheme="minorHAnsi" w:cstheme="minorHAnsi"/>
          <w:sz w:val="18"/>
          <w:szCs w:val="18"/>
        </w:rPr>
        <w:t>cda_l10n.xml</w:t>
      </w:r>
    </w:p>
    <w:p w14:paraId="3B1E27A7" w14:textId="77777777" w:rsidR="00615959" w:rsidRPr="00E814FD" w:rsidRDefault="00615959">
      <w:pPr>
        <w:numPr>
          <w:ilvl w:val="0"/>
          <w:numId w:val="45"/>
        </w:numPr>
        <w:spacing w:before="100" w:beforeAutospacing="1" w:after="100" w:afterAutospacing="1"/>
        <w:jc w:val="left"/>
        <w:rPr>
          <w:rFonts w:asciiTheme="minorHAnsi" w:hAnsiTheme="minorHAnsi" w:cstheme="minorHAnsi"/>
          <w:sz w:val="18"/>
          <w:szCs w:val="18"/>
        </w:rPr>
      </w:pPr>
      <w:r w:rsidRPr="00E814FD">
        <w:rPr>
          <w:rFonts w:asciiTheme="minorHAnsi" w:hAnsiTheme="minorHAnsi" w:cstheme="minorHAnsi"/>
          <w:b/>
          <w:bCs/>
          <w:sz w:val="18"/>
          <w:szCs w:val="18"/>
          <w:shd w:val="clear" w:color="auto" w:fill="F6F8FA"/>
        </w:rPr>
        <w:t>cda_l10n.xsl</w:t>
      </w:r>
      <w:r w:rsidRPr="00E814FD">
        <w:rPr>
          <w:rFonts w:asciiTheme="minorHAnsi" w:hAnsiTheme="minorHAnsi" w:cstheme="minorHAnsi"/>
          <w:sz w:val="18"/>
          <w:szCs w:val="18"/>
        </w:rPr>
        <w:t xml:space="preserve"> : Feuille de style pour cda_l10n.xml </w:t>
      </w:r>
    </w:p>
    <w:p w14:paraId="381165B2" w14:textId="7CC5CEE4" w:rsidR="0007683C" w:rsidRPr="00E814FD" w:rsidRDefault="0007683C">
      <w:pPr>
        <w:numPr>
          <w:ilvl w:val="0"/>
          <w:numId w:val="45"/>
        </w:numPr>
        <w:spacing w:before="100" w:beforeAutospacing="1" w:after="100" w:afterAutospacing="1"/>
        <w:jc w:val="left"/>
        <w:rPr>
          <w:rFonts w:asciiTheme="minorHAnsi" w:hAnsiTheme="minorHAnsi" w:cstheme="minorHAnsi"/>
          <w:sz w:val="18"/>
          <w:szCs w:val="18"/>
        </w:rPr>
      </w:pPr>
      <w:r w:rsidRPr="00E814FD">
        <w:rPr>
          <w:rFonts w:asciiTheme="minorHAnsi" w:eastAsiaTheme="majorEastAsia" w:hAnsiTheme="minorHAnsi" w:cstheme="minorHAnsi"/>
          <w:b/>
          <w:bCs/>
          <w:sz w:val="18"/>
          <w:szCs w:val="18"/>
          <w:shd w:val="clear" w:color="auto" w:fill="F6F8FA"/>
        </w:rPr>
        <w:t>CDAHeaderToXDM.xsl</w:t>
      </w:r>
      <w:r w:rsidRPr="00E814FD">
        <w:rPr>
          <w:rFonts w:asciiTheme="minorHAnsi" w:hAnsiTheme="minorHAnsi" w:cstheme="minorHAnsi"/>
          <w:b/>
          <w:bCs/>
          <w:sz w:val="18"/>
          <w:szCs w:val="18"/>
        </w:rPr>
        <w:t xml:space="preserve"> </w:t>
      </w:r>
      <w:r w:rsidRPr="00E814FD">
        <w:rPr>
          <w:rFonts w:asciiTheme="minorHAnsi" w:hAnsiTheme="minorHAnsi" w:cstheme="minorHAnsi"/>
          <w:sz w:val="18"/>
          <w:szCs w:val="18"/>
        </w:rPr>
        <w:t xml:space="preserve">: Feuille de style </w:t>
      </w:r>
      <w:proofErr w:type="spellStart"/>
      <w:r w:rsidRPr="00E814FD">
        <w:rPr>
          <w:rFonts w:asciiTheme="minorHAnsi" w:hAnsiTheme="minorHAnsi" w:cstheme="minorHAnsi"/>
          <w:sz w:val="18"/>
          <w:szCs w:val="18"/>
        </w:rPr>
        <w:t>xslt</w:t>
      </w:r>
      <w:proofErr w:type="spellEnd"/>
      <w:r w:rsidRPr="00E814FD">
        <w:rPr>
          <w:rFonts w:asciiTheme="minorHAnsi" w:hAnsiTheme="minorHAnsi" w:cstheme="minorHAnsi"/>
          <w:sz w:val="18"/>
          <w:szCs w:val="18"/>
        </w:rPr>
        <w:t xml:space="preserve"> rédigée par l’ANS dans le but de générer un document de </w:t>
      </w:r>
      <w:proofErr w:type="spellStart"/>
      <w:r w:rsidRPr="00E814FD">
        <w:rPr>
          <w:rFonts w:asciiTheme="minorHAnsi" w:hAnsiTheme="minorHAnsi" w:cstheme="minorHAnsi"/>
          <w:sz w:val="18"/>
          <w:szCs w:val="18"/>
        </w:rPr>
        <w:t>metatada</w:t>
      </w:r>
      <w:proofErr w:type="spellEnd"/>
      <w:r w:rsidRPr="00E814FD">
        <w:rPr>
          <w:rFonts w:asciiTheme="minorHAnsi" w:hAnsiTheme="minorHAnsi" w:cstheme="minorHAnsi"/>
          <w:sz w:val="18"/>
          <w:szCs w:val="18"/>
        </w:rPr>
        <w:t xml:space="preserve"> xml </w:t>
      </w:r>
      <w:r w:rsidRPr="00E814FD">
        <w:rPr>
          <w:rFonts w:asciiTheme="minorHAnsi" w:hAnsiTheme="minorHAnsi" w:cstheme="minorHAnsi"/>
          <w:sz w:val="18"/>
          <w:szCs w:val="18"/>
          <w:lang w:eastAsia="fr-FR"/>
        </w:rPr>
        <w:t>qui réponde aux exigences du profil XDM</w:t>
      </w:r>
    </w:p>
    <w:p w14:paraId="2587BA5B" w14:textId="25908F3A" w:rsidR="0007683C" w:rsidRPr="00E814FD" w:rsidRDefault="0007683C">
      <w:pPr>
        <w:numPr>
          <w:ilvl w:val="0"/>
          <w:numId w:val="45"/>
        </w:numPr>
        <w:spacing w:before="60" w:after="100" w:afterAutospacing="1"/>
        <w:jc w:val="left"/>
        <w:rPr>
          <w:rFonts w:asciiTheme="minorHAnsi" w:hAnsiTheme="minorHAnsi" w:cstheme="minorHAnsi"/>
          <w:sz w:val="18"/>
          <w:szCs w:val="18"/>
        </w:rPr>
      </w:pPr>
      <w:r w:rsidRPr="00E814FD">
        <w:rPr>
          <w:rFonts w:asciiTheme="minorHAnsi" w:hAnsiTheme="minorHAnsi" w:cstheme="minorHAnsi"/>
          <w:b/>
          <w:bCs/>
          <w:sz w:val="18"/>
          <w:szCs w:val="18"/>
          <w:shd w:val="clear" w:color="auto" w:fill="F6F8FA"/>
        </w:rPr>
        <w:t>headers.xsl</w:t>
      </w:r>
      <w:r w:rsidRPr="00E814FD">
        <w:rPr>
          <w:rFonts w:asciiTheme="minorHAnsi" w:hAnsiTheme="minorHAnsi" w:cstheme="minorHAnsi"/>
          <w:sz w:val="18"/>
          <w:szCs w:val="18"/>
        </w:rPr>
        <w:t xml:space="preserve"> : Feuille de style – pour l’entête</w:t>
      </w:r>
    </w:p>
    <w:p w14:paraId="63050861" w14:textId="0AB5264C" w:rsidR="0007683C" w:rsidRPr="00E814FD" w:rsidRDefault="0007683C">
      <w:pPr>
        <w:numPr>
          <w:ilvl w:val="0"/>
          <w:numId w:val="45"/>
        </w:numPr>
        <w:spacing w:before="60" w:after="100" w:afterAutospacing="1"/>
        <w:jc w:val="left"/>
        <w:rPr>
          <w:rFonts w:asciiTheme="minorHAnsi" w:hAnsiTheme="minorHAnsi" w:cstheme="minorHAnsi"/>
          <w:sz w:val="18"/>
          <w:szCs w:val="18"/>
        </w:rPr>
      </w:pPr>
      <w:r w:rsidRPr="00E814FD">
        <w:rPr>
          <w:rFonts w:asciiTheme="minorHAnsi" w:hAnsiTheme="minorHAnsi" w:cstheme="minorHAnsi"/>
          <w:b/>
          <w:bCs/>
          <w:sz w:val="18"/>
          <w:szCs w:val="18"/>
          <w:shd w:val="clear" w:color="auto" w:fill="F6F8FA"/>
        </w:rPr>
        <w:t>style.xsl</w:t>
      </w:r>
      <w:r w:rsidRPr="00E814FD">
        <w:rPr>
          <w:rFonts w:asciiTheme="minorHAnsi" w:hAnsiTheme="minorHAnsi" w:cstheme="minorHAnsi"/>
          <w:sz w:val="18"/>
          <w:szCs w:val="18"/>
        </w:rPr>
        <w:t xml:space="preserve"> : Feuille de style – fichier pour la structuration des </w:t>
      </w:r>
      <w:proofErr w:type="spellStart"/>
      <w:r w:rsidRPr="00E814FD">
        <w:rPr>
          <w:rFonts w:asciiTheme="minorHAnsi" w:hAnsiTheme="minorHAnsi" w:cstheme="minorHAnsi"/>
          <w:sz w:val="18"/>
          <w:szCs w:val="18"/>
        </w:rPr>
        <w:t>templates</w:t>
      </w:r>
      <w:proofErr w:type="spellEnd"/>
    </w:p>
    <w:p w14:paraId="531F4A7A" w14:textId="07B3D573" w:rsidR="0007683C" w:rsidRPr="00E814FD" w:rsidRDefault="0007683C">
      <w:pPr>
        <w:numPr>
          <w:ilvl w:val="0"/>
          <w:numId w:val="45"/>
        </w:numPr>
        <w:spacing w:before="60" w:after="100" w:afterAutospacing="1"/>
        <w:jc w:val="left"/>
        <w:rPr>
          <w:rFonts w:asciiTheme="minorHAnsi" w:hAnsiTheme="minorHAnsi" w:cstheme="minorHAnsi"/>
          <w:sz w:val="18"/>
          <w:szCs w:val="18"/>
        </w:rPr>
      </w:pPr>
      <w:r w:rsidRPr="00E814FD">
        <w:rPr>
          <w:rFonts w:asciiTheme="minorHAnsi" w:hAnsiTheme="minorHAnsi" w:cstheme="minorHAnsi"/>
          <w:b/>
          <w:bCs/>
          <w:sz w:val="18"/>
          <w:szCs w:val="18"/>
          <w:shd w:val="clear" w:color="auto" w:fill="F6F8FA"/>
        </w:rPr>
        <w:t>utility.xsl</w:t>
      </w:r>
      <w:r w:rsidRPr="00E814FD">
        <w:rPr>
          <w:rFonts w:asciiTheme="minorHAnsi" w:hAnsiTheme="minorHAnsi" w:cstheme="minorHAnsi"/>
          <w:sz w:val="18"/>
          <w:szCs w:val="18"/>
        </w:rPr>
        <w:t xml:space="preserve"> : Feuille de style – fichier appelé dans style.xsl pour l’affichage de composants réutilisables</w:t>
      </w:r>
    </w:p>
    <w:p w14:paraId="762CFCB8" w14:textId="36E81FA5" w:rsidR="00940480" w:rsidRPr="00E814FD" w:rsidRDefault="00940480">
      <w:pPr>
        <w:spacing w:after="0"/>
        <w:jc w:val="left"/>
        <w:rPr>
          <w:rFonts w:asciiTheme="minorHAnsi" w:hAnsiTheme="minorHAnsi" w:cstheme="minorHAnsi"/>
          <w:sz w:val="18"/>
          <w:szCs w:val="18"/>
        </w:rPr>
      </w:pPr>
    </w:p>
    <w:p w14:paraId="50EB39B4" w14:textId="79CA850C" w:rsidR="00940480" w:rsidRPr="00E814FD" w:rsidRDefault="00940480" w:rsidP="009D0E86">
      <w:pPr>
        <w:pStyle w:val="NormalWeb"/>
        <w:shd w:val="clear" w:color="auto" w:fill="FFFFFF"/>
        <w:spacing w:before="0" w:beforeAutospacing="0" w:after="0" w:afterAutospacing="0"/>
        <w:contextualSpacing/>
        <w:rPr>
          <w:rFonts w:asciiTheme="minorHAnsi" w:hAnsiTheme="minorHAnsi" w:cstheme="minorHAnsi"/>
          <w:color w:val="24292F"/>
          <w:sz w:val="18"/>
          <w:szCs w:val="18"/>
        </w:rPr>
      </w:pPr>
      <w:r w:rsidRPr="00E814FD">
        <w:rPr>
          <w:rFonts w:asciiTheme="minorHAnsi" w:hAnsiTheme="minorHAnsi" w:cstheme="minorHAnsi"/>
          <w:b/>
          <w:bCs/>
          <w:color w:val="24292F"/>
          <w:sz w:val="18"/>
          <w:szCs w:val="18"/>
        </w:rPr>
        <w:t>Licence</w:t>
      </w:r>
      <w:r w:rsidR="009D0E86" w:rsidRPr="00E814FD">
        <w:rPr>
          <w:rFonts w:asciiTheme="minorHAnsi" w:hAnsiTheme="minorHAnsi" w:cstheme="minorHAnsi"/>
          <w:b/>
          <w:bCs/>
          <w:color w:val="24292F"/>
          <w:sz w:val="18"/>
          <w:szCs w:val="18"/>
        </w:rPr>
        <w:t xml:space="preserve"> : </w:t>
      </w:r>
      <w:r w:rsidRPr="00E814FD">
        <w:rPr>
          <w:rFonts w:asciiTheme="minorHAnsi" w:hAnsiTheme="minorHAnsi" w:cstheme="minorHAnsi"/>
          <w:color w:val="24292F"/>
          <w:sz w:val="18"/>
          <w:szCs w:val="18"/>
        </w:rPr>
        <w:t>Sous licence Apache License, Version 2.0.</w:t>
      </w:r>
    </w:p>
    <w:p w14:paraId="6B118C20" w14:textId="77777777" w:rsidR="00940480" w:rsidRPr="00E814FD" w:rsidRDefault="00940480" w:rsidP="009D0E86">
      <w:pPr>
        <w:pStyle w:val="NormalWeb"/>
        <w:shd w:val="clear" w:color="auto" w:fill="FFFFFF"/>
        <w:spacing w:before="0" w:beforeAutospacing="0" w:after="0" w:afterAutospacing="0"/>
        <w:contextualSpacing/>
        <w:rPr>
          <w:rFonts w:asciiTheme="minorHAnsi" w:hAnsiTheme="minorHAnsi" w:cstheme="minorHAnsi"/>
          <w:sz w:val="18"/>
          <w:szCs w:val="18"/>
          <w:shd w:val="clear" w:color="auto" w:fill="FFFFFF"/>
        </w:rPr>
      </w:pPr>
      <w:r w:rsidRPr="00E814FD">
        <w:rPr>
          <w:rFonts w:asciiTheme="minorHAnsi" w:hAnsiTheme="minorHAnsi" w:cstheme="minorHAnsi"/>
          <w:color w:val="24292F"/>
          <w:sz w:val="18"/>
          <w:szCs w:val="18"/>
        </w:rPr>
        <w:t>La feuille de style peut être utilisée conformément aux termes de cette licence</w:t>
      </w:r>
      <w:r w:rsidRPr="00E814FD">
        <w:rPr>
          <w:rFonts w:asciiTheme="minorHAnsi" w:hAnsiTheme="minorHAnsi" w:cstheme="minorHAnsi"/>
          <w:color w:val="24292F"/>
          <w:sz w:val="18"/>
          <w:szCs w:val="18"/>
          <w:shd w:val="clear" w:color="auto" w:fill="FFFFFF"/>
        </w:rPr>
        <w:t xml:space="preserve"> </w:t>
      </w:r>
      <w:r w:rsidRPr="00E814FD">
        <w:rPr>
          <w:rFonts w:asciiTheme="minorHAnsi" w:hAnsiTheme="minorHAnsi" w:cstheme="minorHAnsi"/>
          <w:sz w:val="18"/>
          <w:szCs w:val="18"/>
          <w:shd w:val="clear" w:color="auto" w:fill="FFFFFF"/>
        </w:rPr>
        <w:t>(</w:t>
      </w:r>
      <w:hyperlink r:id="rId17" w:history="1">
        <w:r w:rsidRPr="00E814FD">
          <w:rPr>
            <w:rStyle w:val="Lienhypertexte"/>
            <w:rFonts w:asciiTheme="minorHAnsi" w:hAnsiTheme="minorHAnsi" w:cstheme="minorHAnsi"/>
            <w:sz w:val="18"/>
            <w:szCs w:val="18"/>
            <w:shd w:val="clear" w:color="auto" w:fill="FFFFFF"/>
          </w:rPr>
          <w:t>http://www.apache.org/licenses/LICENSE-2.0</w:t>
        </w:r>
      </w:hyperlink>
      <w:r w:rsidRPr="00E814FD">
        <w:rPr>
          <w:rFonts w:asciiTheme="minorHAnsi" w:hAnsiTheme="minorHAnsi" w:cstheme="minorHAnsi"/>
          <w:sz w:val="18"/>
          <w:szCs w:val="18"/>
          <w:shd w:val="clear" w:color="auto" w:fill="FFFFFF"/>
        </w:rPr>
        <w:t>).</w:t>
      </w:r>
    </w:p>
    <w:p w14:paraId="330198C4" w14:textId="77777777" w:rsidR="009D0E86" w:rsidRPr="00E814FD" w:rsidRDefault="009D0E86" w:rsidP="009D0E86">
      <w:pPr>
        <w:pStyle w:val="NormalWeb"/>
        <w:shd w:val="clear" w:color="auto" w:fill="FFFFFF"/>
        <w:spacing w:before="0" w:beforeAutospacing="0" w:after="0" w:afterAutospacing="0"/>
        <w:contextualSpacing/>
        <w:rPr>
          <w:rFonts w:asciiTheme="minorHAnsi" w:hAnsiTheme="minorHAnsi" w:cstheme="minorHAnsi"/>
          <w:b/>
          <w:bCs/>
          <w:color w:val="24292F"/>
          <w:sz w:val="18"/>
          <w:szCs w:val="18"/>
        </w:rPr>
      </w:pPr>
    </w:p>
    <w:p w14:paraId="097E94AB" w14:textId="4A5B7E1A" w:rsidR="00940480" w:rsidRPr="00E814FD" w:rsidRDefault="00940480" w:rsidP="009D0E86">
      <w:pPr>
        <w:pStyle w:val="NormalWeb"/>
        <w:shd w:val="clear" w:color="auto" w:fill="FFFFFF"/>
        <w:spacing w:before="0" w:beforeAutospacing="0" w:after="0" w:afterAutospacing="0"/>
        <w:contextualSpacing/>
        <w:rPr>
          <w:rFonts w:asciiTheme="minorHAnsi" w:hAnsiTheme="minorHAnsi" w:cstheme="minorHAnsi"/>
          <w:b/>
          <w:bCs/>
          <w:color w:val="24292F"/>
          <w:sz w:val="18"/>
          <w:szCs w:val="18"/>
        </w:rPr>
      </w:pPr>
      <w:r w:rsidRPr="00E814FD">
        <w:rPr>
          <w:rFonts w:asciiTheme="minorHAnsi" w:hAnsiTheme="minorHAnsi" w:cstheme="minorHAnsi"/>
          <w:b/>
          <w:bCs/>
          <w:color w:val="24292F"/>
          <w:sz w:val="18"/>
          <w:szCs w:val="18"/>
        </w:rPr>
        <w:t>Garantie</w:t>
      </w:r>
    </w:p>
    <w:p w14:paraId="581A0709" w14:textId="77777777" w:rsidR="00940480" w:rsidRPr="00E814FD" w:rsidRDefault="00940480" w:rsidP="009D0E86">
      <w:pPr>
        <w:pStyle w:val="NormalWeb"/>
        <w:shd w:val="clear" w:color="auto" w:fill="FFFFFF"/>
        <w:spacing w:before="0" w:beforeAutospacing="0" w:after="0" w:afterAutospacing="0"/>
        <w:contextualSpacing/>
        <w:jc w:val="both"/>
        <w:rPr>
          <w:rFonts w:asciiTheme="minorHAnsi" w:hAnsiTheme="minorHAnsi" w:cstheme="minorHAnsi"/>
          <w:color w:val="24292F"/>
          <w:sz w:val="18"/>
          <w:szCs w:val="18"/>
        </w:rPr>
      </w:pPr>
      <w:r w:rsidRPr="00E814FD">
        <w:rPr>
          <w:rFonts w:asciiTheme="minorHAnsi" w:hAnsiTheme="minorHAnsi" w:cstheme="minorHAnsi"/>
          <w:color w:val="24292F"/>
          <w:sz w:val="18"/>
          <w:szCs w:val="18"/>
        </w:rPr>
        <w:t>La feuille de style est fournie par l’ANS à titre d’exemple. Les industriels peuvent s’en inspirer mais ne peuvent pas l’utiliser sans vérification ni prise en main propre, car l’ANS ne fournit aucune garantie sur l’utilisation directe de cette feuille de style. Les éditeurs doivent aussi tester leurs feuilles de styles avant utilisation en production.</w:t>
      </w:r>
    </w:p>
    <w:p w14:paraId="798CD6D5" w14:textId="77777777" w:rsidR="00940480" w:rsidRPr="00E814FD" w:rsidRDefault="00940480" w:rsidP="009D0E86">
      <w:pPr>
        <w:pStyle w:val="NormalWeb"/>
        <w:shd w:val="clear" w:color="auto" w:fill="FFFFFF"/>
        <w:spacing w:before="0" w:beforeAutospacing="0" w:after="0" w:afterAutospacing="0"/>
        <w:contextualSpacing/>
        <w:jc w:val="both"/>
        <w:rPr>
          <w:rFonts w:asciiTheme="minorHAnsi" w:hAnsiTheme="minorHAnsi" w:cstheme="minorHAnsi"/>
          <w:color w:val="24292F"/>
          <w:sz w:val="18"/>
          <w:szCs w:val="18"/>
        </w:rPr>
      </w:pPr>
    </w:p>
    <w:p w14:paraId="4FB8A624" w14:textId="77777777" w:rsidR="002200F4" w:rsidRPr="00E814FD" w:rsidRDefault="002200F4">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2B1A9F2B" w14:textId="470CC399" w:rsidR="00940480" w:rsidRPr="00E814FD" w:rsidRDefault="00940480" w:rsidP="00940480">
      <w:pPr>
        <w:pStyle w:val="Titre2"/>
        <w:rPr>
          <w:rFonts w:asciiTheme="minorHAnsi" w:hAnsiTheme="minorHAnsi" w:cstheme="minorHAnsi"/>
          <w:b w:val="0"/>
          <w:bCs w:val="0"/>
          <w:sz w:val="18"/>
          <w:szCs w:val="18"/>
        </w:rPr>
      </w:pPr>
      <w:bookmarkStart w:id="9" w:name="_Toc122428827"/>
      <w:r w:rsidRPr="00E814FD">
        <w:rPr>
          <w:rFonts w:asciiTheme="minorHAnsi" w:hAnsiTheme="minorHAnsi" w:cstheme="minorHAnsi"/>
          <w:sz w:val="18"/>
          <w:szCs w:val="18"/>
        </w:rPr>
        <w:lastRenderedPageBreak/>
        <w:t>Contenu du package</w:t>
      </w:r>
      <w:bookmarkEnd w:id="9"/>
    </w:p>
    <w:p w14:paraId="2CE78C0B" w14:textId="77777777" w:rsidR="005102F3" w:rsidRPr="00E814FD" w:rsidRDefault="00EE3434" w:rsidP="00804514">
      <w:pPr>
        <w:pStyle w:val="Titre3"/>
        <w:rPr>
          <w:rFonts w:asciiTheme="minorHAnsi" w:hAnsiTheme="minorHAnsi" w:cstheme="minorHAnsi"/>
          <w:sz w:val="18"/>
          <w:szCs w:val="18"/>
        </w:rPr>
      </w:pPr>
      <w:bookmarkStart w:id="10" w:name="_Toc122428828"/>
      <w:r w:rsidRPr="00E814FD">
        <w:rPr>
          <w:rFonts w:asciiTheme="minorHAnsi" w:hAnsiTheme="minorHAnsi" w:cstheme="minorHAnsi"/>
          <w:sz w:val="18"/>
          <w:szCs w:val="18"/>
        </w:rPr>
        <w:t>Répertoire infrastructure</w:t>
      </w:r>
      <w:bookmarkEnd w:id="10"/>
    </w:p>
    <w:p w14:paraId="07F30CC3" w14:textId="6D11C38F" w:rsidR="00A55AEA" w:rsidRPr="00E814FD" w:rsidRDefault="00EF021E" w:rsidP="00804514">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21596856" wp14:editId="0B0B4F7D">
            <wp:extent cx="2228965" cy="46357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965" cy="463574"/>
                    </a:xfrm>
                    <a:prstGeom prst="rect">
                      <a:avLst/>
                    </a:prstGeom>
                  </pic:spPr>
                </pic:pic>
              </a:graphicData>
            </a:graphic>
          </wp:inline>
        </w:drawing>
      </w:r>
    </w:p>
    <w:p w14:paraId="7D9817FB" w14:textId="77777777" w:rsidR="00EE3434" w:rsidRPr="00E814FD" w:rsidRDefault="005102F3" w:rsidP="00804514">
      <w:pPr>
        <w:pStyle w:val="Titre4"/>
        <w:rPr>
          <w:rFonts w:asciiTheme="minorHAnsi" w:hAnsiTheme="minorHAnsi" w:cstheme="minorHAnsi"/>
          <w:sz w:val="18"/>
          <w:szCs w:val="18"/>
        </w:rPr>
      </w:pPr>
      <w:bookmarkStart w:id="11" w:name="_Hlk108103085"/>
      <w:r w:rsidRPr="00E814FD">
        <w:rPr>
          <w:rFonts w:asciiTheme="minorHAnsi" w:hAnsiTheme="minorHAnsi" w:cstheme="minorHAnsi"/>
          <w:sz w:val="18"/>
          <w:szCs w:val="18"/>
        </w:rPr>
        <w:t>Répertoire infrastructure</w:t>
      </w:r>
      <w:r w:rsidR="00EE3434" w:rsidRPr="00E814FD">
        <w:rPr>
          <w:rFonts w:asciiTheme="minorHAnsi" w:hAnsiTheme="minorHAnsi" w:cstheme="minorHAnsi"/>
          <w:sz w:val="18"/>
          <w:szCs w:val="18"/>
        </w:rPr>
        <w:t>\</w:t>
      </w:r>
      <w:proofErr w:type="spellStart"/>
      <w:r w:rsidR="00EE3434" w:rsidRPr="00E814FD">
        <w:rPr>
          <w:rFonts w:asciiTheme="minorHAnsi" w:hAnsiTheme="minorHAnsi" w:cstheme="minorHAnsi"/>
          <w:sz w:val="18"/>
          <w:szCs w:val="18"/>
        </w:rPr>
        <w:t>cda</w:t>
      </w:r>
      <w:proofErr w:type="spellEnd"/>
    </w:p>
    <w:bookmarkEnd w:id="11"/>
    <w:p w14:paraId="4EDCEDD2" w14:textId="05504206" w:rsidR="005E6DB8" w:rsidRPr="00E814FD" w:rsidRDefault="00EE3434" w:rsidP="005E6DB8">
      <w:pPr>
        <w:rPr>
          <w:rFonts w:asciiTheme="minorHAnsi" w:hAnsiTheme="minorHAnsi" w:cstheme="minorHAnsi"/>
          <w:sz w:val="18"/>
          <w:szCs w:val="18"/>
        </w:rPr>
      </w:pPr>
      <w:r w:rsidRPr="00E814FD">
        <w:rPr>
          <w:rFonts w:asciiTheme="minorHAnsi" w:hAnsiTheme="minorHAnsi" w:cstheme="minorHAnsi"/>
          <w:sz w:val="18"/>
          <w:szCs w:val="18"/>
        </w:rPr>
        <w:t>Ce répertoire contient</w:t>
      </w:r>
      <w:r w:rsidR="005E6DB8" w:rsidRPr="00E814FD">
        <w:rPr>
          <w:rFonts w:asciiTheme="minorHAnsi" w:hAnsiTheme="minorHAnsi" w:cstheme="minorHAnsi"/>
          <w:sz w:val="18"/>
          <w:szCs w:val="18"/>
        </w:rPr>
        <w:t xml:space="preserve"> l</w:t>
      </w:r>
      <w:r w:rsidRPr="00E814FD">
        <w:rPr>
          <w:rFonts w:asciiTheme="minorHAnsi" w:hAnsiTheme="minorHAnsi" w:cstheme="minorHAnsi"/>
          <w:sz w:val="18"/>
          <w:szCs w:val="18"/>
        </w:rPr>
        <w:t xml:space="preserve">e schéma xml </w:t>
      </w:r>
      <w:r w:rsidR="00EF021E" w:rsidRPr="00E814FD">
        <w:rPr>
          <w:rFonts w:asciiTheme="minorHAnsi" w:hAnsiTheme="minorHAnsi" w:cstheme="minorHAnsi"/>
          <w:b/>
          <w:i/>
          <w:sz w:val="18"/>
          <w:szCs w:val="18"/>
        </w:rPr>
        <w:t xml:space="preserve">CDA_extended.xsd </w:t>
      </w:r>
      <w:r w:rsidR="005E6DB8" w:rsidRPr="00E814FD">
        <w:rPr>
          <w:rFonts w:asciiTheme="minorHAnsi" w:hAnsiTheme="minorHAnsi" w:cstheme="minorHAnsi"/>
          <w:b/>
          <w:sz w:val="18"/>
          <w:szCs w:val="18"/>
        </w:rPr>
        <w:t>produit par l'ANS</w:t>
      </w:r>
      <w:r w:rsidR="005E6DB8" w:rsidRPr="00E814FD">
        <w:rPr>
          <w:rFonts w:asciiTheme="minorHAnsi" w:hAnsiTheme="minorHAnsi" w:cstheme="minorHAnsi"/>
          <w:b/>
          <w:i/>
          <w:sz w:val="18"/>
          <w:szCs w:val="18"/>
        </w:rPr>
        <w:t xml:space="preserve"> </w:t>
      </w:r>
      <w:r w:rsidRPr="00E814FD">
        <w:rPr>
          <w:rFonts w:asciiTheme="minorHAnsi" w:hAnsiTheme="minorHAnsi" w:cstheme="minorHAnsi"/>
          <w:sz w:val="18"/>
          <w:szCs w:val="18"/>
        </w:rPr>
        <w:t>qui vérifie la conformité de tout exemple de document au standard CDA release 2</w:t>
      </w:r>
      <w:r w:rsidR="00EF021E" w:rsidRPr="00E814FD">
        <w:rPr>
          <w:rFonts w:asciiTheme="minorHAnsi" w:hAnsiTheme="minorHAnsi" w:cstheme="minorHAnsi"/>
          <w:sz w:val="18"/>
          <w:szCs w:val="18"/>
        </w:rPr>
        <w:t xml:space="preserve"> </w:t>
      </w:r>
      <w:r w:rsidR="005E6DB8" w:rsidRPr="00E814FD">
        <w:rPr>
          <w:rFonts w:asciiTheme="minorHAnsi" w:hAnsiTheme="minorHAnsi" w:cstheme="minorHAnsi"/>
          <w:sz w:val="18"/>
          <w:szCs w:val="18"/>
        </w:rPr>
        <w:t xml:space="preserve">et </w:t>
      </w:r>
      <w:r w:rsidR="00EF021E" w:rsidRPr="00E814FD">
        <w:rPr>
          <w:rFonts w:asciiTheme="minorHAnsi" w:hAnsiTheme="minorHAnsi" w:cstheme="minorHAnsi"/>
          <w:sz w:val="18"/>
          <w:szCs w:val="18"/>
        </w:rPr>
        <w:t xml:space="preserve">réalisé à partir </w:t>
      </w:r>
      <w:r w:rsidR="005E6DB8" w:rsidRPr="00E814FD">
        <w:rPr>
          <w:rFonts w:asciiTheme="minorHAnsi" w:hAnsiTheme="minorHAnsi" w:cstheme="minorHAnsi"/>
          <w:sz w:val="18"/>
          <w:szCs w:val="18"/>
        </w:rPr>
        <w:t>:</w:t>
      </w:r>
    </w:p>
    <w:p w14:paraId="0C9C7206" w14:textId="77777777" w:rsidR="00EE3434" w:rsidRPr="00E814FD" w:rsidRDefault="00EF021E">
      <w:pPr>
        <w:pStyle w:val="Paragraphedeliste"/>
        <w:numPr>
          <w:ilvl w:val="0"/>
          <w:numId w:val="13"/>
        </w:numPr>
        <w:rPr>
          <w:rFonts w:asciiTheme="minorHAnsi" w:hAnsiTheme="minorHAnsi" w:cstheme="minorHAnsi"/>
          <w:sz w:val="18"/>
          <w:szCs w:val="18"/>
        </w:rPr>
      </w:pPr>
      <w:proofErr w:type="gramStart"/>
      <w:r w:rsidRPr="00E814FD">
        <w:rPr>
          <w:rFonts w:asciiTheme="minorHAnsi" w:hAnsiTheme="minorHAnsi" w:cstheme="minorHAnsi"/>
          <w:sz w:val="18"/>
          <w:szCs w:val="18"/>
        </w:rPr>
        <w:t>du</w:t>
      </w:r>
      <w:proofErr w:type="gramEnd"/>
      <w:r w:rsidRPr="00E814FD">
        <w:rPr>
          <w:rFonts w:asciiTheme="minorHAnsi" w:hAnsiTheme="minorHAnsi" w:cstheme="minorHAnsi"/>
          <w:sz w:val="18"/>
          <w:szCs w:val="18"/>
        </w:rPr>
        <w:t xml:space="preserve"> </w:t>
      </w:r>
      <w:r w:rsidR="00EE3434" w:rsidRPr="00E814FD">
        <w:rPr>
          <w:rFonts w:asciiTheme="minorHAnsi" w:hAnsiTheme="minorHAnsi" w:cstheme="minorHAnsi"/>
          <w:sz w:val="18"/>
          <w:szCs w:val="18"/>
        </w:rPr>
        <w:t xml:space="preserve">schéma </w:t>
      </w:r>
      <w:r w:rsidR="005E6DB8" w:rsidRPr="00E814FD">
        <w:rPr>
          <w:rFonts w:asciiTheme="minorHAnsi" w:hAnsiTheme="minorHAnsi" w:cstheme="minorHAnsi"/>
          <w:b/>
          <w:i/>
          <w:sz w:val="18"/>
          <w:szCs w:val="18"/>
        </w:rPr>
        <w:t>CDA.xsd</w:t>
      </w:r>
      <w:r w:rsidR="005E6DB8" w:rsidRPr="00E814FD">
        <w:rPr>
          <w:rFonts w:asciiTheme="minorHAnsi" w:hAnsiTheme="minorHAnsi" w:cstheme="minorHAnsi"/>
          <w:sz w:val="18"/>
          <w:szCs w:val="18"/>
        </w:rPr>
        <w:t xml:space="preserve"> </w:t>
      </w:r>
      <w:r w:rsidR="00EE3434" w:rsidRPr="00E814FD">
        <w:rPr>
          <w:rFonts w:asciiTheme="minorHAnsi" w:hAnsiTheme="minorHAnsi" w:cstheme="minorHAnsi"/>
          <w:sz w:val="18"/>
          <w:szCs w:val="18"/>
        </w:rPr>
        <w:t>de l’édition normative CDA release 2 de 2005.</w:t>
      </w:r>
    </w:p>
    <w:p w14:paraId="68CF16C3" w14:textId="4898A17F" w:rsidR="00BC018D" w:rsidRPr="00E814FD" w:rsidRDefault="005E6DB8">
      <w:pPr>
        <w:pStyle w:val="Paragraphedeliste"/>
        <w:numPr>
          <w:ilvl w:val="0"/>
          <w:numId w:val="13"/>
        </w:numPr>
        <w:rPr>
          <w:rFonts w:asciiTheme="minorHAnsi" w:hAnsiTheme="minorHAnsi" w:cstheme="minorHAnsi"/>
          <w:sz w:val="18"/>
          <w:szCs w:val="18"/>
        </w:rPr>
      </w:pPr>
      <w:proofErr w:type="gramStart"/>
      <w:r w:rsidRPr="00E814FD">
        <w:rPr>
          <w:rFonts w:asciiTheme="minorHAnsi" w:hAnsiTheme="minorHAnsi" w:cstheme="minorHAnsi"/>
          <w:sz w:val="18"/>
          <w:szCs w:val="18"/>
        </w:rPr>
        <w:t>du</w:t>
      </w:r>
      <w:proofErr w:type="gramEnd"/>
      <w:r w:rsidR="00BC018D" w:rsidRPr="00E814FD">
        <w:rPr>
          <w:rFonts w:asciiTheme="minorHAnsi" w:hAnsiTheme="minorHAnsi" w:cstheme="minorHAnsi"/>
          <w:sz w:val="18"/>
          <w:szCs w:val="18"/>
        </w:rPr>
        <w:t xml:space="preserve"> schéma </w:t>
      </w:r>
      <w:r w:rsidR="00BC018D" w:rsidRPr="00E814FD">
        <w:rPr>
          <w:rFonts w:asciiTheme="minorHAnsi" w:hAnsiTheme="minorHAnsi" w:cstheme="minorHAnsi"/>
          <w:b/>
          <w:i/>
          <w:sz w:val="18"/>
          <w:szCs w:val="18"/>
        </w:rPr>
        <w:t xml:space="preserve">CDA_extended.xsd </w:t>
      </w:r>
      <w:r w:rsidR="00BC018D" w:rsidRPr="00E814FD">
        <w:rPr>
          <w:rFonts w:asciiTheme="minorHAnsi" w:hAnsiTheme="minorHAnsi" w:cstheme="minorHAnsi"/>
          <w:sz w:val="18"/>
          <w:szCs w:val="18"/>
        </w:rPr>
        <w:t xml:space="preserve">qui inclue </w:t>
      </w:r>
      <w:r w:rsidRPr="00E814FD">
        <w:rPr>
          <w:rFonts w:asciiTheme="minorHAnsi" w:hAnsiTheme="minorHAnsi" w:cstheme="minorHAnsi"/>
          <w:sz w:val="18"/>
          <w:szCs w:val="18"/>
        </w:rPr>
        <w:t>l</w:t>
      </w:r>
      <w:r w:rsidR="00075E60" w:rsidRPr="00E814FD">
        <w:rPr>
          <w:rFonts w:asciiTheme="minorHAnsi" w:hAnsiTheme="minorHAnsi" w:cstheme="minorHAnsi"/>
          <w:sz w:val="18"/>
          <w:szCs w:val="18"/>
        </w:rPr>
        <w:t xml:space="preserve">es différentes </w:t>
      </w:r>
      <w:r w:rsidR="00BC018D" w:rsidRPr="00E814FD">
        <w:rPr>
          <w:rFonts w:asciiTheme="minorHAnsi" w:hAnsiTheme="minorHAnsi" w:cstheme="minorHAnsi"/>
          <w:sz w:val="18"/>
          <w:szCs w:val="18"/>
        </w:rPr>
        <w:t>extension</w:t>
      </w:r>
      <w:r w:rsidR="00075E60" w:rsidRPr="00E814FD">
        <w:rPr>
          <w:rFonts w:asciiTheme="minorHAnsi" w:hAnsiTheme="minorHAnsi" w:cstheme="minorHAnsi"/>
          <w:sz w:val="18"/>
          <w:szCs w:val="18"/>
        </w:rPr>
        <w:t>s</w:t>
      </w:r>
      <w:r w:rsidRPr="00E814FD">
        <w:rPr>
          <w:rFonts w:asciiTheme="minorHAnsi" w:hAnsiTheme="minorHAnsi" w:cstheme="minorHAnsi"/>
          <w:sz w:val="18"/>
          <w:szCs w:val="18"/>
        </w:rPr>
        <w:t>.</w:t>
      </w:r>
    </w:p>
    <w:p w14:paraId="227862A6" w14:textId="44BC07C7" w:rsidR="002A68AB" w:rsidRPr="00E814FD" w:rsidRDefault="002A68AB">
      <w:pPr>
        <w:pStyle w:val="Paragraphedeliste"/>
        <w:numPr>
          <w:ilvl w:val="0"/>
          <w:numId w:val="13"/>
        </w:numPr>
        <w:rPr>
          <w:rFonts w:asciiTheme="minorHAnsi" w:hAnsiTheme="minorHAnsi" w:cstheme="minorHAnsi"/>
          <w:sz w:val="18"/>
          <w:szCs w:val="18"/>
        </w:rPr>
      </w:pPr>
      <w:proofErr w:type="gramStart"/>
      <w:r w:rsidRPr="00E814FD">
        <w:rPr>
          <w:rFonts w:asciiTheme="minorHAnsi" w:hAnsiTheme="minorHAnsi" w:cstheme="minorHAnsi"/>
          <w:sz w:val="18"/>
          <w:szCs w:val="18"/>
        </w:rPr>
        <w:t>du</w:t>
      </w:r>
      <w:proofErr w:type="gramEnd"/>
      <w:r w:rsidRPr="00E814FD">
        <w:rPr>
          <w:rFonts w:asciiTheme="minorHAnsi" w:hAnsiTheme="minorHAnsi" w:cstheme="minorHAnsi"/>
          <w:sz w:val="18"/>
          <w:szCs w:val="18"/>
        </w:rPr>
        <w:t xml:space="preserve"> schéma </w:t>
      </w:r>
      <w:r w:rsidRPr="00E814FD">
        <w:rPr>
          <w:rFonts w:asciiTheme="minorHAnsi" w:hAnsiTheme="minorHAnsi" w:cstheme="minorHAnsi"/>
          <w:b/>
          <w:bCs/>
          <w:sz w:val="18"/>
          <w:szCs w:val="18"/>
        </w:rPr>
        <w:t>ihe</w:t>
      </w:r>
      <w:r w:rsidR="00D6229B" w:rsidRPr="00E814FD">
        <w:rPr>
          <w:rFonts w:asciiTheme="minorHAnsi" w:hAnsiTheme="minorHAnsi" w:cstheme="minorHAnsi"/>
          <w:b/>
          <w:bCs/>
          <w:sz w:val="18"/>
          <w:szCs w:val="18"/>
        </w:rPr>
        <w:t>l</w:t>
      </w:r>
      <w:r w:rsidRPr="00E814FD">
        <w:rPr>
          <w:rFonts w:asciiTheme="minorHAnsi" w:hAnsiTheme="minorHAnsi" w:cstheme="minorHAnsi"/>
          <w:b/>
          <w:bCs/>
          <w:sz w:val="18"/>
          <w:szCs w:val="18"/>
        </w:rPr>
        <w:t>ab</w:t>
      </w:r>
      <w:r w:rsidR="00D6229B" w:rsidRPr="00E814FD">
        <w:rPr>
          <w:rFonts w:asciiTheme="minorHAnsi" w:hAnsiTheme="minorHAnsi" w:cstheme="minorHAnsi"/>
          <w:b/>
          <w:bCs/>
          <w:sz w:val="18"/>
          <w:szCs w:val="18"/>
        </w:rPr>
        <w:t>.xsd</w:t>
      </w:r>
      <w:r w:rsidR="00D6229B" w:rsidRPr="00E814FD">
        <w:rPr>
          <w:rFonts w:asciiTheme="minorHAnsi" w:hAnsiTheme="minorHAnsi" w:cstheme="minorHAnsi"/>
          <w:sz w:val="18"/>
          <w:szCs w:val="18"/>
        </w:rPr>
        <w:t xml:space="preserve"> qui inclue l’extension de la biologie</w:t>
      </w:r>
    </w:p>
    <w:p w14:paraId="6BA914B9" w14:textId="3C19B7C9" w:rsidR="00BC018D" w:rsidRPr="00E814FD" w:rsidRDefault="005E6DB8">
      <w:pPr>
        <w:pStyle w:val="Paragraphedeliste"/>
        <w:numPr>
          <w:ilvl w:val="0"/>
          <w:numId w:val="13"/>
        </w:numPr>
        <w:rPr>
          <w:rFonts w:asciiTheme="minorHAnsi" w:hAnsiTheme="minorHAnsi" w:cstheme="minorHAnsi"/>
          <w:sz w:val="18"/>
          <w:szCs w:val="18"/>
        </w:rPr>
      </w:pPr>
      <w:proofErr w:type="gramStart"/>
      <w:r w:rsidRPr="00E814FD">
        <w:rPr>
          <w:rFonts w:asciiTheme="minorHAnsi" w:hAnsiTheme="minorHAnsi" w:cstheme="minorHAnsi"/>
          <w:sz w:val="18"/>
          <w:szCs w:val="18"/>
        </w:rPr>
        <w:t>du</w:t>
      </w:r>
      <w:proofErr w:type="gramEnd"/>
      <w:r w:rsidR="00BC018D" w:rsidRPr="00E814FD">
        <w:rPr>
          <w:rFonts w:asciiTheme="minorHAnsi" w:hAnsiTheme="minorHAnsi" w:cstheme="minorHAnsi"/>
          <w:sz w:val="18"/>
          <w:szCs w:val="18"/>
        </w:rPr>
        <w:t xml:space="preserve"> schéma </w:t>
      </w:r>
      <w:r w:rsidR="00BC018D" w:rsidRPr="00E814FD">
        <w:rPr>
          <w:rFonts w:asciiTheme="minorHAnsi" w:hAnsiTheme="minorHAnsi" w:cstheme="minorHAnsi"/>
          <w:b/>
          <w:i/>
          <w:sz w:val="18"/>
          <w:szCs w:val="18"/>
        </w:rPr>
        <w:t>SDTC.xsd</w:t>
      </w:r>
      <w:r w:rsidR="00BC018D" w:rsidRPr="00E814FD">
        <w:rPr>
          <w:rFonts w:asciiTheme="minorHAnsi" w:hAnsiTheme="minorHAnsi" w:cstheme="minorHAnsi"/>
          <w:sz w:val="18"/>
          <w:szCs w:val="18"/>
        </w:rPr>
        <w:t xml:space="preserve"> qui inclue </w:t>
      </w:r>
      <w:r w:rsidRPr="00E814FD">
        <w:rPr>
          <w:rFonts w:asciiTheme="minorHAnsi" w:hAnsiTheme="minorHAnsi" w:cstheme="minorHAnsi"/>
          <w:sz w:val="18"/>
          <w:szCs w:val="18"/>
        </w:rPr>
        <w:t>l'</w:t>
      </w:r>
      <w:r w:rsidR="00BC018D" w:rsidRPr="00E814FD">
        <w:rPr>
          <w:rFonts w:asciiTheme="minorHAnsi" w:hAnsiTheme="minorHAnsi" w:cstheme="minorHAnsi"/>
          <w:sz w:val="18"/>
          <w:szCs w:val="18"/>
        </w:rPr>
        <w:t>extension SDTC.</w:t>
      </w:r>
    </w:p>
    <w:p w14:paraId="508CEDE6" w14:textId="208BB4A7" w:rsidR="005E6DB8" w:rsidRPr="00E814FD" w:rsidRDefault="005E6DB8">
      <w:pPr>
        <w:pStyle w:val="Paragraphedeliste"/>
        <w:numPr>
          <w:ilvl w:val="0"/>
          <w:numId w:val="13"/>
        </w:numPr>
        <w:rPr>
          <w:rFonts w:asciiTheme="minorHAnsi" w:hAnsiTheme="minorHAnsi" w:cstheme="minorHAnsi"/>
          <w:sz w:val="18"/>
          <w:szCs w:val="18"/>
        </w:rPr>
      </w:pPr>
      <w:proofErr w:type="gramStart"/>
      <w:r w:rsidRPr="00E814FD">
        <w:rPr>
          <w:rFonts w:asciiTheme="minorHAnsi" w:hAnsiTheme="minorHAnsi" w:cstheme="minorHAnsi"/>
          <w:sz w:val="18"/>
          <w:szCs w:val="18"/>
        </w:rPr>
        <w:t>du</w:t>
      </w:r>
      <w:proofErr w:type="gramEnd"/>
      <w:r w:rsidRPr="00E814FD">
        <w:rPr>
          <w:rFonts w:asciiTheme="minorHAnsi" w:hAnsiTheme="minorHAnsi" w:cstheme="minorHAnsi"/>
          <w:sz w:val="18"/>
          <w:szCs w:val="18"/>
        </w:rPr>
        <w:t xml:space="preserve"> schéma </w:t>
      </w:r>
      <w:r w:rsidR="009F222F" w:rsidRPr="00E814FD">
        <w:rPr>
          <w:rFonts w:asciiTheme="minorHAnsi" w:hAnsiTheme="minorHAnsi" w:cstheme="minorHAnsi"/>
          <w:b/>
          <w:bCs/>
          <w:sz w:val="18"/>
          <w:szCs w:val="18"/>
        </w:rPr>
        <w:t>POCD_MT000040</w:t>
      </w:r>
      <w:r w:rsidRPr="00E814FD">
        <w:rPr>
          <w:rFonts w:asciiTheme="minorHAnsi" w:hAnsiTheme="minorHAnsi" w:cstheme="minorHAnsi"/>
          <w:b/>
          <w:sz w:val="18"/>
          <w:szCs w:val="18"/>
        </w:rPr>
        <w:t>_extended_pharmacy.xsd</w:t>
      </w:r>
      <w:r w:rsidRPr="00E814FD">
        <w:rPr>
          <w:rFonts w:asciiTheme="minorHAnsi" w:hAnsiTheme="minorHAnsi" w:cstheme="minorHAnsi"/>
          <w:sz w:val="18"/>
          <w:szCs w:val="18"/>
        </w:rPr>
        <w:t xml:space="preserve"> qui inclue l'extension pharm.</w:t>
      </w:r>
    </w:p>
    <w:p w14:paraId="22C89FE7" w14:textId="26DF3BB4" w:rsidR="009759E3" w:rsidRPr="00E814FD" w:rsidRDefault="000355EE">
      <w:pPr>
        <w:pStyle w:val="Paragraphedeliste"/>
        <w:numPr>
          <w:ilvl w:val="0"/>
          <w:numId w:val="13"/>
        </w:numPr>
        <w:rPr>
          <w:rFonts w:asciiTheme="minorHAnsi" w:hAnsiTheme="minorHAnsi" w:cstheme="minorHAnsi"/>
          <w:bCs/>
          <w:sz w:val="18"/>
          <w:szCs w:val="18"/>
        </w:rPr>
      </w:pPr>
      <w:proofErr w:type="gramStart"/>
      <w:r w:rsidRPr="00E814FD">
        <w:rPr>
          <w:rFonts w:asciiTheme="minorHAnsi" w:hAnsiTheme="minorHAnsi" w:cstheme="minorHAnsi"/>
          <w:sz w:val="18"/>
          <w:szCs w:val="18"/>
        </w:rPr>
        <w:t>du</w:t>
      </w:r>
      <w:proofErr w:type="gramEnd"/>
      <w:r w:rsidRPr="00E814FD">
        <w:rPr>
          <w:rFonts w:asciiTheme="minorHAnsi" w:hAnsiTheme="minorHAnsi" w:cstheme="minorHAnsi"/>
          <w:sz w:val="18"/>
          <w:szCs w:val="18"/>
        </w:rPr>
        <w:t xml:space="preserve"> schéma </w:t>
      </w:r>
      <w:r w:rsidR="00661762" w:rsidRPr="00E814FD">
        <w:rPr>
          <w:rFonts w:asciiTheme="minorHAnsi" w:hAnsiTheme="minorHAnsi" w:cstheme="minorHAnsi"/>
          <w:b/>
          <w:sz w:val="18"/>
          <w:szCs w:val="18"/>
        </w:rPr>
        <w:t>DICOM</w:t>
      </w:r>
      <w:r w:rsidR="00F252F5" w:rsidRPr="00E814FD">
        <w:rPr>
          <w:rFonts w:asciiTheme="minorHAnsi" w:hAnsiTheme="minorHAnsi" w:cstheme="minorHAnsi"/>
          <w:b/>
          <w:sz w:val="18"/>
          <w:szCs w:val="18"/>
        </w:rPr>
        <w:t>.xsd</w:t>
      </w:r>
      <w:r w:rsidR="00212368" w:rsidRPr="00E814FD">
        <w:rPr>
          <w:rFonts w:asciiTheme="minorHAnsi" w:hAnsiTheme="minorHAnsi" w:cstheme="minorHAnsi"/>
          <w:bCs/>
          <w:sz w:val="18"/>
          <w:szCs w:val="18"/>
        </w:rPr>
        <w:t xml:space="preserve"> </w:t>
      </w:r>
      <w:r w:rsidR="000E279B" w:rsidRPr="00E814FD">
        <w:rPr>
          <w:rFonts w:asciiTheme="minorHAnsi" w:hAnsiTheme="minorHAnsi" w:cstheme="minorHAnsi"/>
          <w:bCs/>
          <w:sz w:val="18"/>
          <w:szCs w:val="18"/>
        </w:rPr>
        <w:t>in inclue l’extension DICOM</w:t>
      </w:r>
    </w:p>
    <w:p w14:paraId="498F7196" w14:textId="277A144B" w:rsidR="009A23BF" w:rsidRPr="00E814FD" w:rsidRDefault="003F79A1" w:rsidP="009A23BF">
      <w:pPr>
        <w:rPr>
          <w:rFonts w:asciiTheme="minorHAnsi" w:hAnsiTheme="minorHAnsi" w:cstheme="minorHAnsi"/>
          <w:sz w:val="18"/>
          <w:szCs w:val="18"/>
        </w:rPr>
      </w:pPr>
      <w:proofErr w:type="gramStart"/>
      <w:r w:rsidRPr="00E814FD">
        <w:rPr>
          <w:rFonts w:asciiTheme="minorHAnsi" w:hAnsiTheme="minorHAnsi" w:cstheme="minorHAnsi"/>
          <w:sz w:val="18"/>
          <w:szCs w:val="18"/>
        </w:rPr>
        <w:t>et</w:t>
      </w:r>
      <w:proofErr w:type="gramEnd"/>
      <w:r w:rsidRPr="00E814FD">
        <w:rPr>
          <w:rFonts w:asciiTheme="minorHAnsi" w:hAnsiTheme="minorHAnsi" w:cstheme="minorHAnsi"/>
          <w:sz w:val="18"/>
          <w:szCs w:val="18"/>
        </w:rPr>
        <w:t xml:space="preserve"> des</w:t>
      </w:r>
      <w:r w:rsidR="00030BD4" w:rsidRPr="00E814FD">
        <w:rPr>
          <w:rFonts w:asciiTheme="minorHAnsi" w:hAnsiTheme="minorHAnsi" w:cstheme="minorHAnsi"/>
          <w:sz w:val="18"/>
          <w:szCs w:val="18"/>
        </w:rPr>
        <w:t xml:space="preserve"> sous schémas appelés par les extensions ci-dessus</w:t>
      </w:r>
      <w:r w:rsidRPr="00E814FD">
        <w:rPr>
          <w:rFonts w:asciiTheme="minorHAnsi" w:hAnsiTheme="minorHAnsi" w:cstheme="minorHAnsi"/>
          <w:sz w:val="18"/>
          <w:szCs w:val="18"/>
        </w:rPr>
        <w:t>.</w:t>
      </w:r>
    </w:p>
    <w:p w14:paraId="11694882" w14:textId="77777777" w:rsidR="003F79A1" w:rsidRPr="00E814FD" w:rsidRDefault="003F79A1" w:rsidP="009A23BF">
      <w:pPr>
        <w:rPr>
          <w:rFonts w:asciiTheme="minorHAnsi" w:hAnsiTheme="minorHAnsi" w:cstheme="minorHAnsi"/>
          <w:sz w:val="18"/>
          <w:szCs w:val="18"/>
        </w:rPr>
      </w:pPr>
    </w:p>
    <w:p w14:paraId="1F0569F3" w14:textId="77777777" w:rsidR="00270AD0" w:rsidRPr="00E814FD" w:rsidRDefault="00270AD0" w:rsidP="00804514">
      <w:pPr>
        <w:pStyle w:val="Titre3"/>
        <w:rPr>
          <w:rFonts w:asciiTheme="minorHAnsi" w:hAnsiTheme="minorHAnsi" w:cstheme="minorHAnsi"/>
          <w:sz w:val="18"/>
          <w:szCs w:val="18"/>
        </w:rPr>
      </w:pPr>
      <w:bookmarkStart w:id="12" w:name="_Toc122428829"/>
      <w:r w:rsidRPr="00E814FD">
        <w:rPr>
          <w:rFonts w:asciiTheme="minorHAnsi" w:hAnsiTheme="minorHAnsi" w:cstheme="minorHAnsi"/>
          <w:sz w:val="18"/>
          <w:szCs w:val="18"/>
        </w:rPr>
        <w:t xml:space="preserve">Répertoire </w:t>
      </w:r>
      <w:proofErr w:type="spellStart"/>
      <w:r w:rsidRPr="00E814FD">
        <w:rPr>
          <w:rFonts w:asciiTheme="minorHAnsi" w:hAnsiTheme="minorHAnsi" w:cstheme="minorHAnsi"/>
          <w:sz w:val="18"/>
          <w:szCs w:val="18"/>
        </w:rPr>
        <w:t>jeuxDeValeurs</w:t>
      </w:r>
      <w:bookmarkEnd w:id="12"/>
      <w:proofErr w:type="spellEnd"/>
    </w:p>
    <w:p w14:paraId="2DBE5CAE" w14:textId="77777777" w:rsidR="009A23BF" w:rsidRPr="00E814FD" w:rsidRDefault="006E3D8D"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DD9D8A" wp14:editId="2D05D59F">
            <wp:extent cx="2971953" cy="105415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953" cy="1054154"/>
                    </a:xfrm>
                    <a:prstGeom prst="rect">
                      <a:avLst/>
                    </a:prstGeom>
                  </pic:spPr>
                </pic:pic>
              </a:graphicData>
            </a:graphic>
          </wp:inline>
        </w:drawing>
      </w:r>
    </w:p>
    <w:p w14:paraId="7AF64B09" w14:textId="77777777" w:rsidR="009A23BF" w:rsidRPr="00E814FD" w:rsidRDefault="009A23BF" w:rsidP="009A23BF">
      <w:pPr>
        <w:rPr>
          <w:rFonts w:asciiTheme="minorHAnsi" w:hAnsiTheme="minorHAnsi" w:cstheme="minorHAnsi"/>
          <w:color w:val="808080" w:themeColor="background1" w:themeShade="80"/>
          <w:sz w:val="18"/>
          <w:szCs w:val="18"/>
        </w:rPr>
      </w:pPr>
      <w:proofErr w:type="gramStart"/>
      <w:r w:rsidRPr="00E814FD">
        <w:rPr>
          <w:rFonts w:asciiTheme="minorHAnsi" w:hAnsiTheme="minorHAnsi" w:cstheme="minorHAnsi"/>
          <w:color w:val="808080" w:themeColor="background1" w:themeShade="80"/>
          <w:sz w:val="18"/>
          <w:szCs w:val="18"/>
        </w:rPr>
        <w:t>etc</w:t>
      </w:r>
      <w:proofErr w:type="gramEnd"/>
      <w:r w:rsidRPr="00E814FD">
        <w:rPr>
          <w:rFonts w:asciiTheme="minorHAnsi" w:hAnsiTheme="minorHAnsi" w:cstheme="minorHAnsi"/>
          <w:color w:val="808080" w:themeColor="background1" w:themeShade="80"/>
          <w:sz w:val="18"/>
          <w:szCs w:val="18"/>
        </w:rPr>
        <w:t>…</w:t>
      </w:r>
    </w:p>
    <w:p w14:paraId="6542B79A" w14:textId="13C64C19" w:rsidR="00270AD0" w:rsidRPr="00E814FD" w:rsidRDefault="00270AD0" w:rsidP="00C73643">
      <w:pPr>
        <w:rPr>
          <w:rFonts w:asciiTheme="minorHAnsi" w:hAnsiTheme="minorHAnsi" w:cstheme="minorHAnsi"/>
          <w:sz w:val="18"/>
          <w:szCs w:val="18"/>
          <w:lang w:eastAsia="fr-FR" w:bidi="ar-SA"/>
        </w:rPr>
      </w:pPr>
      <w:r w:rsidRPr="00E814FD">
        <w:rPr>
          <w:rFonts w:asciiTheme="minorHAnsi" w:hAnsiTheme="minorHAnsi" w:cstheme="minorHAnsi"/>
          <w:sz w:val="18"/>
          <w:szCs w:val="18"/>
        </w:rPr>
        <w:t>Ce répertoire contient</w:t>
      </w:r>
      <w:r w:rsidR="009A23BF" w:rsidRPr="00E814FD">
        <w:rPr>
          <w:rFonts w:asciiTheme="minorHAnsi" w:hAnsiTheme="minorHAnsi" w:cstheme="minorHAnsi"/>
          <w:sz w:val="18"/>
          <w:szCs w:val="18"/>
        </w:rPr>
        <w:t xml:space="preserve"> l</w:t>
      </w:r>
      <w:r w:rsidRPr="00E814FD">
        <w:rPr>
          <w:rFonts w:asciiTheme="minorHAnsi" w:hAnsiTheme="minorHAnsi" w:cstheme="minorHAnsi"/>
          <w:sz w:val="18"/>
          <w:szCs w:val="18"/>
        </w:rPr>
        <w:t xml:space="preserve">es jeux de valeurs exploités par les </w:t>
      </w:r>
      <w:r w:rsidR="00F23233" w:rsidRPr="00E814FD">
        <w:rPr>
          <w:rFonts w:asciiTheme="minorHAnsi" w:hAnsiTheme="minorHAnsi" w:cstheme="minorHAnsi"/>
          <w:sz w:val="18"/>
          <w:szCs w:val="18"/>
        </w:rPr>
        <w:t xml:space="preserve">Volets </w:t>
      </w:r>
      <w:r w:rsidRPr="00E814FD">
        <w:rPr>
          <w:rFonts w:asciiTheme="minorHAnsi" w:hAnsiTheme="minorHAnsi" w:cstheme="minorHAnsi"/>
          <w:sz w:val="18"/>
          <w:szCs w:val="18"/>
        </w:rPr>
        <w:t>de contenus du CI-SIS, mis au format d’une réponse à une requête de jeu de valeurs</w:t>
      </w:r>
      <w:r w:rsidR="005102F3" w:rsidRPr="00E814FD">
        <w:rPr>
          <w:rFonts w:asciiTheme="minorHAnsi" w:hAnsiTheme="minorHAnsi" w:cstheme="minorHAnsi"/>
          <w:sz w:val="18"/>
          <w:szCs w:val="18"/>
        </w:rPr>
        <w:t>.</w:t>
      </w:r>
    </w:p>
    <w:p w14:paraId="51D8B672" w14:textId="77777777" w:rsidR="00A55AEA" w:rsidRPr="00E814FD" w:rsidRDefault="00A55AEA">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F2D7F61" w14:textId="123D39A2" w:rsidR="008C7F3B" w:rsidRPr="00E814FD" w:rsidRDefault="008C7F3B" w:rsidP="00804514">
      <w:pPr>
        <w:pStyle w:val="Titre3"/>
        <w:rPr>
          <w:rFonts w:asciiTheme="minorHAnsi" w:hAnsiTheme="minorHAnsi" w:cstheme="minorHAnsi"/>
          <w:sz w:val="18"/>
          <w:szCs w:val="18"/>
        </w:rPr>
      </w:pPr>
      <w:bookmarkStart w:id="13" w:name="_Toc122428830"/>
      <w:r w:rsidRPr="00E814FD">
        <w:rPr>
          <w:rFonts w:asciiTheme="minorHAnsi" w:hAnsiTheme="minorHAnsi" w:cstheme="minorHAnsi"/>
          <w:sz w:val="18"/>
          <w:szCs w:val="18"/>
        </w:rPr>
        <w:lastRenderedPageBreak/>
        <w:t>Répertoire schematrons</w:t>
      </w:r>
      <w:bookmarkEnd w:id="13"/>
    </w:p>
    <w:p w14:paraId="42A17372" w14:textId="5DE40D41" w:rsidR="00F642BD" w:rsidRPr="00E814FD" w:rsidRDefault="00464565"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68A90357" wp14:editId="36F20203">
            <wp:extent cx="2673487" cy="22480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87" cy="2248016"/>
                    </a:xfrm>
                    <a:prstGeom prst="rect">
                      <a:avLst/>
                    </a:prstGeom>
                  </pic:spPr>
                </pic:pic>
              </a:graphicData>
            </a:graphic>
          </wp:inline>
        </w:drawing>
      </w:r>
    </w:p>
    <w:p w14:paraId="10DD4F42" w14:textId="77777777" w:rsidR="00875BF0" w:rsidRPr="00E814FD" w:rsidRDefault="00875BF0" w:rsidP="009A23BF">
      <w:pPr>
        <w:rPr>
          <w:rFonts w:asciiTheme="minorHAnsi" w:hAnsiTheme="minorHAnsi" w:cstheme="minorHAnsi"/>
          <w:sz w:val="18"/>
          <w:szCs w:val="18"/>
        </w:rPr>
      </w:pPr>
    </w:p>
    <w:p w14:paraId="46D6A6F8" w14:textId="77777777" w:rsidR="0095759F" w:rsidRPr="00E814FD" w:rsidRDefault="008C7F3B" w:rsidP="008E0992">
      <w:pPr>
        <w:rPr>
          <w:rFonts w:asciiTheme="minorHAnsi" w:hAnsiTheme="minorHAnsi" w:cstheme="minorHAnsi"/>
          <w:sz w:val="18"/>
          <w:szCs w:val="18"/>
        </w:rPr>
      </w:pPr>
      <w:r w:rsidRPr="00E814FD">
        <w:rPr>
          <w:rFonts w:asciiTheme="minorHAnsi" w:hAnsiTheme="minorHAnsi" w:cstheme="minorHAnsi"/>
          <w:sz w:val="18"/>
          <w:szCs w:val="18"/>
        </w:rPr>
        <w:t>Ce répertoire contient</w:t>
      </w:r>
      <w:r w:rsidR="00274FD0" w:rsidRPr="00E814FD">
        <w:rPr>
          <w:rFonts w:asciiTheme="minorHAnsi" w:hAnsiTheme="minorHAnsi" w:cstheme="minorHAnsi"/>
          <w:sz w:val="18"/>
          <w:szCs w:val="18"/>
        </w:rPr>
        <w:t> </w:t>
      </w:r>
      <w:r w:rsidR="0095759F" w:rsidRPr="00E814FD">
        <w:rPr>
          <w:rFonts w:asciiTheme="minorHAnsi" w:hAnsiTheme="minorHAnsi" w:cstheme="minorHAnsi"/>
          <w:sz w:val="18"/>
          <w:szCs w:val="18"/>
        </w:rPr>
        <w:t>:</w:t>
      </w:r>
    </w:p>
    <w:p w14:paraId="33D047AB" w14:textId="724ADB65" w:rsidR="008C7F3B" w:rsidRPr="00E814FD" w:rsidRDefault="0095759F">
      <w:pPr>
        <w:pStyle w:val="Paragraphedeliste"/>
        <w:numPr>
          <w:ilvl w:val="0"/>
          <w:numId w:val="16"/>
        </w:numPr>
        <w:rPr>
          <w:rFonts w:asciiTheme="minorHAnsi" w:hAnsiTheme="minorHAnsi" w:cstheme="minorHAnsi"/>
          <w:sz w:val="18"/>
          <w:szCs w:val="18"/>
        </w:rPr>
      </w:pPr>
      <w:r w:rsidRPr="00E814FD">
        <w:rPr>
          <w:rFonts w:asciiTheme="minorHAnsi" w:hAnsiTheme="minorHAnsi" w:cstheme="minorHAnsi"/>
          <w:sz w:val="18"/>
          <w:szCs w:val="18"/>
        </w:rPr>
        <w:t>Les</w:t>
      </w:r>
      <w:r w:rsidR="008C7F3B" w:rsidRPr="00E814FD">
        <w:rPr>
          <w:rFonts w:asciiTheme="minorHAnsi" w:hAnsiTheme="minorHAnsi" w:cstheme="minorHAnsi"/>
          <w:sz w:val="18"/>
          <w:szCs w:val="18"/>
        </w:rPr>
        <w:t xml:space="preserve"> </w:t>
      </w:r>
      <w:proofErr w:type="spellStart"/>
      <w:r w:rsidR="008C7F3B" w:rsidRPr="00E814FD">
        <w:rPr>
          <w:rFonts w:asciiTheme="minorHAnsi" w:hAnsiTheme="minorHAnsi" w:cstheme="minorHAnsi"/>
          <w:sz w:val="18"/>
          <w:szCs w:val="18"/>
        </w:rPr>
        <w:t>schématrons</w:t>
      </w:r>
      <w:proofErr w:type="spellEnd"/>
      <w:r w:rsidR="008C7F3B" w:rsidRPr="00E814FD">
        <w:rPr>
          <w:rFonts w:asciiTheme="minorHAnsi" w:hAnsiTheme="minorHAnsi" w:cstheme="minorHAnsi"/>
          <w:sz w:val="18"/>
          <w:szCs w:val="18"/>
        </w:rPr>
        <w:t xml:space="preserve"> de vérification de conformité aux modèles de documents CDA du CI-SIS. Chaque </w:t>
      </w:r>
      <w:proofErr w:type="spellStart"/>
      <w:r w:rsidR="008C7F3B" w:rsidRPr="00E814FD">
        <w:rPr>
          <w:rFonts w:asciiTheme="minorHAnsi" w:hAnsiTheme="minorHAnsi" w:cstheme="minorHAnsi"/>
          <w:sz w:val="18"/>
          <w:szCs w:val="18"/>
        </w:rPr>
        <w:t>schématron</w:t>
      </w:r>
      <w:proofErr w:type="spellEnd"/>
      <w:r w:rsidR="008C7F3B" w:rsidRPr="00E814FD">
        <w:rPr>
          <w:rFonts w:asciiTheme="minorHAnsi" w:hAnsiTheme="minorHAnsi" w:cstheme="minorHAnsi"/>
          <w:sz w:val="18"/>
          <w:szCs w:val="18"/>
        </w:rPr>
        <w:t xml:space="preserve"> est présent sous sa forme source </w:t>
      </w:r>
      <w:proofErr w:type="spellStart"/>
      <w:r w:rsidR="008C7F3B" w:rsidRPr="00E814FD">
        <w:rPr>
          <w:rFonts w:asciiTheme="minorHAnsi" w:hAnsiTheme="minorHAnsi" w:cstheme="minorHAnsi"/>
          <w:b/>
          <w:i/>
          <w:sz w:val="18"/>
          <w:szCs w:val="18"/>
        </w:rPr>
        <w:t>unSchematron.sch</w:t>
      </w:r>
      <w:proofErr w:type="spellEnd"/>
      <w:r w:rsidR="008C7F3B" w:rsidRPr="00E814FD">
        <w:rPr>
          <w:rFonts w:asciiTheme="minorHAnsi" w:hAnsiTheme="minorHAnsi" w:cstheme="minorHAnsi"/>
          <w:sz w:val="18"/>
          <w:szCs w:val="18"/>
        </w:rPr>
        <w:t xml:space="preserve"> </w:t>
      </w:r>
    </w:p>
    <w:p w14:paraId="585A4136" w14:textId="77777777" w:rsidR="0095759F" w:rsidRPr="00E814FD" w:rsidRDefault="0095759F">
      <w:pPr>
        <w:pStyle w:val="Paragraphedeliste"/>
        <w:numPr>
          <w:ilvl w:val="0"/>
          <w:numId w:val="16"/>
        </w:numPr>
        <w:rPr>
          <w:rFonts w:asciiTheme="minorHAnsi" w:hAnsiTheme="minorHAnsi" w:cstheme="minorHAnsi"/>
          <w:sz w:val="18"/>
          <w:szCs w:val="18"/>
        </w:rPr>
      </w:pPr>
      <w:r w:rsidRPr="00E814FD">
        <w:rPr>
          <w:rFonts w:asciiTheme="minorHAnsi" w:hAnsiTheme="minorHAnsi" w:cstheme="minorHAnsi"/>
          <w:sz w:val="18"/>
          <w:szCs w:val="18"/>
        </w:rPr>
        <w:t>Des répertoires contenant des sous-</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appelés par 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des documents.</w:t>
      </w:r>
    </w:p>
    <w:p w14:paraId="1984A982" w14:textId="77777777" w:rsidR="0056320D" w:rsidRPr="00E814FD" w:rsidRDefault="00C71541" w:rsidP="008E0992">
      <w:pPr>
        <w:rPr>
          <w:rFonts w:asciiTheme="minorHAnsi" w:hAnsiTheme="minorHAnsi" w:cstheme="minorHAnsi"/>
          <w:sz w:val="18"/>
          <w:szCs w:val="18"/>
        </w:rPr>
      </w:pPr>
      <w:r w:rsidRPr="00E814FD">
        <w:rPr>
          <w:rFonts w:asciiTheme="minorHAnsi" w:hAnsiTheme="minorHAnsi" w:cstheme="minorHAnsi"/>
          <w:sz w:val="18"/>
          <w:szCs w:val="18"/>
        </w:rPr>
        <w:t xml:space="preserve">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contenus dans ce répertoire et ses sous-répertoires s</w:t>
      </w:r>
      <w:r w:rsidR="00F9165A" w:rsidRPr="00E814FD">
        <w:rPr>
          <w:rFonts w:asciiTheme="minorHAnsi" w:hAnsiTheme="minorHAnsi" w:cstheme="minorHAnsi"/>
          <w:sz w:val="18"/>
          <w:szCs w:val="18"/>
        </w:rPr>
        <w:t>ont</w:t>
      </w:r>
      <w:r w:rsidRPr="00E814FD">
        <w:rPr>
          <w:rFonts w:asciiTheme="minorHAnsi" w:hAnsiTheme="minorHAnsi" w:cstheme="minorHAnsi"/>
          <w:sz w:val="18"/>
          <w:szCs w:val="18"/>
        </w:rPr>
        <w:t xml:space="preserve"> conforme</w:t>
      </w:r>
      <w:r w:rsidR="00F9165A" w:rsidRPr="00E814FD">
        <w:rPr>
          <w:rFonts w:asciiTheme="minorHAnsi" w:hAnsiTheme="minorHAnsi" w:cstheme="minorHAnsi"/>
          <w:sz w:val="18"/>
          <w:szCs w:val="18"/>
        </w:rPr>
        <w:t>s</w:t>
      </w:r>
      <w:r w:rsidRPr="00E814FD">
        <w:rPr>
          <w:rFonts w:asciiTheme="minorHAnsi" w:hAnsiTheme="minorHAnsi" w:cstheme="minorHAnsi"/>
          <w:sz w:val="18"/>
          <w:szCs w:val="18"/>
        </w:rPr>
        <w:t xml:space="preserve"> à la norme ISO IEC 19757-3, référencée depuis </w:t>
      </w:r>
      <w:hyperlink r:id="rId21" w:history="1">
        <w:r w:rsidRPr="00E814FD">
          <w:rPr>
            <w:rStyle w:val="Lienhypertexte"/>
            <w:rFonts w:asciiTheme="minorHAnsi" w:hAnsiTheme="minorHAnsi" w:cstheme="minorHAnsi"/>
            <w:sz w:val="18"/>
            <w:szCs w:val="18"/>
          </w:rPr>
          <w:t>http://www.schematron.com/</w:t>
        </w:r>
      </w:hyperlink>
      <w:r w:rsidRPr="00E814FD">
        <w:rPr>
          <w:rFonts w:asciiTheme="minorHAnsi" w:hAnsiTheme="minorHAnsi" w:cstheme="minorHAnsi"/>
          <w:sz w:val="18"/>
          <w:szCs w:val="18"/>
        </w:rPr>
        <w:t xml:space="preserve"> </w:t>
      </w:r>
      <w:r w:rsidR="00F2195B" w:rsidRPr="00E814FD">
        <w:rPr>
          <w:rFonts w:asciiTheme="minorHAnsi" w:hAnsiTheme="minorHAnsi" w:cstheme="minorHAnsi"/>
          <w:sz w:val="18"/>
          <w:szCs w:val="18"/>
        </w:rPr>
        <w:t>et disponible en accès libre</w:t>
      </w:r>
      <w:r w:rsidR="006A744C" w:rsidRPr="00E814FD">
        <w:rPr>
          <w:rStyle w:val="Appelnotedebasdep"/>
          <w:rFonts w:asciiTheme="minorHAnsi" w:hAnsiTheme="minorHAnsi" w:cstheme="minorHAnsi"/>
          <w:sz w:val="18"/>
          <w:szCs w:val="18"/>
        </w:rPr>
        <w:footnoteReference w:id="1"/>
      </w:r>
      <w:r w:rsidR="00F2195B" w:rsidRPr="00E814FD">
        <w:rPr>
          <w:rFonts w:asciiTheme="minorHAnsi" w:hAnsiTheme="minorHAnsi" w:cstheme="minorHAnsi"/>
          <w:sz w:val="18"/>
          <w:szCs w:val="18"/>
        </w:rPr>
        <w:t>.</w:t>
      </w:r>
    </w:p>
    <w:p w14:paraId="721B8515" w14:textId="77777777" w:rsidR="00F642BD" w:rsidRPr="00E814FD" w:rsidRDefault="00F642BD" w:rsidP="008E0992">
      <w:pPr>
        <w:rPr>
          <w:rFonts w:asciiTheme="minorHAnsi" w:hAnsiTheme="minorHAnsi" w:cstheme="minorHAnsi"/>
          <w:sz w:val="18"/>
          <w:szCs w:val="18"/>
        </w:rPr>
      </w:pPr>
    </w:p>
    <w:p w14:paraId="24CD636D" w14:textId="77777777" w:rsidR="00AC0913" w:rsidRPr="00E814FD" w:rsidRDefault="00AC0913" w:rsidP="00804514">
      <w:pPr>
        <w:pStyle w:val="Titre4"/>
        <w:rPr>
          <w:rFonts w:asciiTheme="minorHAnsi" w:hAnsiTheme="minorHAnsi" w:cstheme="minorHAnsi"/>
          <w:sz w:val="18"/>
          <w:szCs w:val="18"/>
        </w:rPr>
      </w:pPr>
      <w:r w:rsidRPr="00E814FD">
        <w:rPr>
          <w:rFonts w:asciiTheme="minorHAnsi" w:hAnsiTheme="minorHAnsi" w:cstheme="minorHAnsi"/>
          <w:sz w:val="18"/>
          <w:szCs w:val="18"/>
        </w:rPr>
        <w:t>Répertoire schematrons/abstract</w:t>
      </w:r>
    </w:p>
    <w:p w14:paraId="5A409711" w14:textId="4A32FDEF" w:rsidR="00537D28" w:rsidRPr="00E814FD" w:rsidRDefault="00537D28" w:rsidP="0095759F">
      <w:pPr>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214489A0" wp14:editId="5D6083C2">
            <wp:extent cx="2616334" cy="224801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6334" cy="2248016"/>
                    </a:xfrm>
                    <a:prstGeom prst="rect">
                      <a:avLst/>
                    </a:prstGeom>
                  </pic:spPr>
                </pic:pic>
              </a:graphicData>
            </a:graphic>
          </wp:inline>
        </w:drawing>
      </w:r>
    </w:p>
    <w:p w14:paraId="2A60D165" w14:textId="77777777" w:rsidR="0056320D" w:rsidRPr="00E814FD" w:rsidRDefault="00AC0913" w:rsidP="00AC0913">
      <w:pPr>
        <w:rPr>
          <w:rFonts w:asciiTheme="minorHAnsi" w:hAnsiTheme="minorHAnsi" w:cstheme="minorHAnsi"/>
          <w:sz w:val="18"/>
          <w:szCs w:val="18"/>
        </w:rPr>
      </w:pPr>
      <w:r w:rsidRPr="00E814FD">
        <w:rPr>
          <w:rFonts w:asciiTheme="minorHAnsi" w:hAnsiTheme="minorHAnsi" w:cstheme="minorHAnsi"/>
          <w:sz w:val="18"/>
          <w:szCs w:val="18"/>
        </w:rPr>
        <w:t xml:space="preserve">Ce répertoire contient </w:t>
      </w:r>
      <w:r w:rsidR="00F438FE" w:rsidRPr="00E814FD">
        <w:rPr>
          <w:rFonts w:asciiTheme="minorHAnsi" w:hAnsiTheme="minorHAnsi" w:cstheme="minorHAnsi"/>
          <w:sz w:val="18"/>
          <w:szCs w:val="18"/>
        </w:rPr>
        <w:t>des</w:t>
      </w:r>
      <w:r w:rsidRPr="00E814FD">
        <w:rPr>
          <w:rFonts w:asciiTheme="minorHAnsi" w:hAnsiTheme="minorHAnsi" w:cstheme="minorHAnsi"/>
          <w:sz w:val="18"/>
          <w:szCs w:val="18"/>
        </w:rPr>
        <w:t xml:space="preserve"> sous-</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contenant des </w:t>
      </w:r>
      <w:r w:rsidRPr="00E814FD">
        <w:rPr>
          <w:rFonts w:asciiTheme="minorHAnsi" w:hAnsiTheme="minorHAnsi" w:cstheme="minorHAnsi"/>
          <w:i/>
          <w:sz w:val="18"/>
          <w:szCs w:val="18"/>
        </w:rPr>
        <w:t>abstract patterns</w:t>
      </w:r>
      <w:r w:rsidRPr="00E814FD">
        <w:rPr>
          <w:rFonts w:asciiTheme="minorHAnsi" w:hAnsiTheme="minorHAnsi" w:cstheme="minorHAnsi"/>
          <w:sz w:val="18"/>
          <w:szCs w:val="18"/>
        </w:rPr>
        <w:t xml:space="preserve">, exploitables par d’autres patterns depuis n’importe quel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w:t>
      </w:r>
    </w:p>
    <w:p w14:paraId="49B48735" w14:textId="77777777" w:rsidR="00F642BD" w:rsidRPr="00E814FD" w:rsidRDefault="00F642BD">
      <w:pPr>
        <w:spacing w:after="0"/>
        <w:jc w:val="left"/>
        <w:rPr>
          <w:rFonts w:asciiTheme="minorHAnsi" w:hAnsiTheme="minorHAnsi" w:cstheme="minorHAnsi"/>
          <w:b/>
          <w:bCs/>
          <w:i/>
          <w:iCs/>
          <w:sz w:val="18"/>
          <w:szCs w:val="18"/>
        </w:rPr>
      </w:pPr>
      <w:r w:rsidRPr="00E814FD">
        <w:rPr>
          <w:rFonts w:asciiTheme="minorHAnsi" w:hAnsiTheme="minorHAnsi" w:cstheme="minorHAnsi"/>
          <w:sz w:val="18"/>
          <w:szCs w:val="18"/>
        </w:rPr>
        <w:br w:type="page"/>
      </w:r>
    </w:p>
    <w:p w14:paraId="2DB3EB73" w14:textId="77777777" w:rsidR="00AC0913" w:rsidRPr="00E814FD" w:rsidRDefault="00AC0913" w:rsidP="00804514">
      <w:pPr>
        <w:pStyle w:val="Titre4"/>
        <w:rPr>
          <w:rFonts w:asciiTheme="minorHAnsi" w:hAnsiTheme="minorHAnsi" w:cstheme="minorHAnsi"/>
          <w:sz w:val="18"/>
          <w:szCs w:val="18"/>
        </w:rPr>
      </w:pPr>
      <w:r w:rsidRPr="00E814FD">
        <w:rPr>
          <w:rFonts w:asciiTheme="minorHAnsi" w:hAnsiTheme="minorHAnsi" w:cstheme="minorHAnsi"/>
          <w:sz w:val="18"/>
          <w:szCs w:val="18"/>
        </w:rPr>
        <w:lastRenderedPageBreak/>
        <w:t>Répertoire schematrons/</w:t>
      </w:r>
      <w:proofErr w:type="spellStart"/>
      <w:r w:rsidRPr="00E814FD">
        <w:rPr>
          <w:rFonts w:asciiTheme="minorHAnsi" w:hAnsiTheme="minorHAnsi" w:cstheme="minorHAnsi"/>
          <w:sz w:val="18"/>
          <w:szCs w:val="18"/>
        </w:rPr>
        <w:t>include</w:t>
      </w:r>
      <w:proofErr w:type="spellEnd"/>
    </w:p>
    <w:p w14:paraId="6A5C6388" w14:textId="77777777" w:rsidR="0095759F" w:rsidRPr="00E814FD" w:rsidRDefault="0095759F" w:rsidP="0095759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3919D6CA" wp14:editId="6EE09092">
            <wp:extent cx="1516432" cy="984250"/>
            <wp:effectExtent l="0" t="0" r="762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8697" cy="985720"/>
                    </a:xfrm>
                    <a:prstGeom prst="rect">
                      <a:avLst/>
                    </a:prstGeom>
                  </pic:spPr>
                </pic:pic>
              </a:graphicData>
            </a:graphic>
          </wp:inline>
        </w:drawing>
      </w:r>
    </w:p>
    <w:p w14:paraId="7563408E" w14:textId="77777777" w:rsidR="00AC0913" w:rsidRPr="00E814FD" w:rsidRDefault="00AC0913" w:rsidP="00AC0913">
      <w:pPr>
        <w:rPr>
          <w:rFonts w:asciiTheme="minorHAnsi" w:hAnsiTheme="minorHAnsi" w:cstheme="minorHAnsi"/>
          <w:sz w:val="18"/>
          <w:szCs w:val="18"/>
        </w:rPr>
      </w:pPr>
      <w:r w:rsidRPr="00E814FD">
        <w:rPr>
          <w:rFonts w:asciiTheme="minorHAnsi" w:hAnsiTheme="minorHAnsi" w:cstheme="minorHAnsi"/>
          <w:sz w:val="18"/>
          <w:szCs w:val="18"/>
        </w:rPr>
        <w:t>Ces sous-répertoires contiennent l’ensemble des autres sous-</w:t>
      </w:r>
      <w:proofErr w:type="spellStart"/>
      <w:r w:rsidRPr="00E814FD">
        <w:rPr>
          <w:rFonts w:asciiTheme="minorHAnsi" w:hAnsiTheme="minorHAnsi" w:cstheme="minorHAnsi"/>
          <w:sz w:val="18"/>
          <w:szCs w:val="18"/>
        </w:rPr>
        <w:t>schématrons</w:t>
      </w:r>
      <w:proofErr w:type="spellEnd"/>
      <w:r w:rsidR="00B77DBE" w:rsidRPr="00E814FD">
        <w:rPr>
          <w:rFonts w:asciiTheme="minorHAnsi" w:hAnsiTheme="minorHAnsi" w:cstheme="minorHAnsi"/>
          <w:sz w:val="18"/>
          <w:szCs w:val="18"/>
        </w:rPr>
        <w:t xml:space="preserve"> classés dans les sous-répertoires présentés ci-dessus.</w:t>
      </w:r>
    </w:p>
    <w:p w14:paraId="7BB073DB" w14:textId="77777777" w:rsidR="008C39F2" w:rsidRPr="00E814FD" w:rsidRDefault="00B77DBE" w:rsidP="00B77DBE">
      <w:pPr>
        <w:pStyle w:val="Titre5"/>
        <w:rPr>
          <w:rFonts w:asciiTheme="minorHAnsi" w:hAnsiTheme="minorHAnsi" w:cstheme="minorHAnsi"/>
          <w:sz w:val="18"/>
          <w:szCs w:val="18"/>
        </w:rPr>
      </w:pPr>
      <w:r w:rsidRPr="00E814FD">
        <w:rPr>
          <w:rFonts w:asciiTheme="minorHAnsi" w:hAnsiTheme="minorHAnsi" w:cstheme="minorHAnsi"/>
          <w:sz w:val="18"/>
          <w:szCs w:val="18"/>
        </w:rPr>
        <w:t>R</w:t>
      </w:r>
      <w:r w:rsidR="008C39F2" w:rsidRPr="00E814FD">
        <w:rPr>
          <w:rFonts w:asciiTheme="minorHAnsi" w:hAnsiTheme="minorHAnsi" w:cstheme="minorHAnsi"/>
          <w:sz w:val="18"/>
          <w:szCs w:val="18"/>
        </w:rPr>
        <w:t xml:space="preserve">épertoire </w:t>
      </w:r>
      <w:r w:rsidRPr="00E814FD">
        <w:rPr>
          <w:rFonts w:asciiTheme="minorHAnsi" w:hAnsiTheme="minorHAnsi" w:cstheme="minorHAnsi"/>
          <w:sz w:val="18"/>
          <w:szCs w:val="18"/>
        </w:rPr>
        <w:t>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p>
    <w:p w14:paraId="3B598488" w14:textId="77777777" w:rsidR="008C39F2" w:rsidRPr="00E814FD" w:rsidRDefault="00B77DBE" w:rsidP="00B77DBE">
      <w:pPr>
        <w:rPr>
          <w:rFonts w:asciiTheme="minorHAnsi" w:hAnsiTheme="minorHAnsi" w:cstheme="minorHAnsi"/>
          <w:sz w:val="18"/>
          <w:szCs w:val="18"/>
        </w:rPr>
      </w:pPr>
      <w:r w:rsidRPr="00E814FD">
        <w:rPr>
          <w:rFonts w:asciiTheme="minorHAnsi" w:hAnsiTheme="minorHAnsi" w:cstheme="minorHAnsi"/>
          <w:sz w:val="18"/>
          <w:szCs w:val="18"/>
        </w:rPr>
        <w:t xml:space="preserve">Ce sous-répertoire </w:t>
      </w:r>
      <w:r w:rsidR="008C39F2" w:rsidRPr="00E814FD">
        <w:rPr>
          <w:rFonts w:asciiTheme="minorHAnsi" w:hAnsiTheme="minorHAnsi" w:cstheme="minorHAnsi"/>
          <w:sz w:val="18"/>
          <w:szCs w:val="18"/>
        </w:rPr>
        <w:t xml:space="preserve">contient les </w:t>
      </w:r>
      <w:proofErr w:type="spellStart"/>
      <w:r w:rsidR="008C39F2" w:rsidRPr="00E814FD">
        <w:rPr>
          <w:rFonts w:asciiTheme="minorHAnsi" w:hAnsiTheme="minorHAnsi" w:cstheme="minorHAnsi"/>
          <w:sz w:val="18"/>
          <w:szCs w:val="18"/>
        </w:rPr>
        <w:t>schématrons</w:t>
      </w:r>
      <w:proofErr w:type="spellEnd"/>
      <w:r w:rsidR="008C39F2" w:rsidRPr="00E814FD">
        <w:rPr>
          <w:rFonts w:asciiTheme="minorHAnsi" w:hAnsiTheme="minorHAnsi" w:cstheme="minorHAnsi"/>
          <w:sz w:val="18"/>
          <w:szCs w:val="18"/>
        </w:rPr>
        <w:t xml:space="preserve"> internationaux et français des éléments de l’en-tête</w:t>
      </w:r>
    </w:p>
    <w:p w14:paraId="743E2580" w14:textId="77777777" w:rsidR="0095759F" w:rsidRPr="00E814FD" w:rsidRDefault="00EB622D" w:rsidP="00F438FE">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163F81D" wp14:editId="3A8D1FDC">
            <wp:extent cx="1490290" cy="2673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1693" cy="2711744"/>
                    </a:xfrm>
                    <a:prstGeom prst="rect">
                      <a:avLst/>
                    </a:prstGeom>
                  </pic:spPr>
                </pic:pic>
              </a:graphicData>
            </a:graphic>
          </wp:inline>
        </w:drawing>
      </w:r>
    </w:p>
    <w:p w14:paraId="0F31A660" w14:textId="77777777" w:rsidR="00F438FE" w:rsidRPr="00E814FD" w:rsidRDefault="00F438FE" w:rsidP="00F438FE">
      <w:pPr>
        <w:rPr>
          <w:rFonts w:asciiTheme="minorHAnsi" w:hAnsiTheme="minorHAnsi" w:cstheme="minorHAnsi"/>
          <w:color w:val="808080" w:themeColor="background1" w:themeShade="80"/>
          <w:sz w:val="18"/>
          <w:szCs w:val="18"/>
        </w:rPr>
      </w:pPr>
      <w:proofErr w:type="gramStart"/>
      <w:r w:rsidRPr="00E814FD">
        <w:rPr>
          <w:rFonts w:asciiTheme="minorHAnsi" w:hAnsiTheme="minorHAnsi" w:cstheme="minorHAnsi"/>
          <w:color w:val="808080" w:themeColor="background1" w:themeShade="80"/>
          <w:sz w:val="18"/>
          <w:szCs w:val="18"/>
        </w:rPr>
        <w:t>etc</w:t>
      </w:r>
      <w:proofErr w:type="gramEnd"/>
      <w:r w:rsidRPr="00E814FD">
        <w:rPr>
          <w:rFonts w:asciiTheme="minorHAnsi" w:hAnsiTheme="minorHAnsi" w:cstheme="minorHAnsi"/>
          <w:color w:val="808080" w:themeColor="background1" w:themeShade="80"/>
          <w:sz w:val="18"/>
          <w:szCs w:val="18"/>
        </w:rPr>
        <w:t>…</w:t>
      </w:r>
    </w:p>
    <w:p w14:paraId="7EC8628D" w14:textId="77777777" w:rsidR="00B77DBE" w:rsidRPr="00E814FD" w:rsidRDefault="00B77DBE" w:rsidP="00F438FE">
      <w:pPr>
        <w:rPr>
          <w:rFonts w:asciiTheme="minorHAnsi" w:hAnsiTheme="minorHAnsi" w:cstheme="minorHAnsi"/>
          <w:sz w:val="18"/>
          <w:szCs w:val="18"/>
        </w:rPr>
      </w:pPr>
    </w:p>
    <w:p w14:paraId="6879A578" w14:textId="77777777" w:rsidR="00B77DBE" w:rsidRPr="00E814FD" w:rsidRDefault="00B77DBE" w:rsidP="00B77DBE">
      <w:pPr>
        <w:pStyle w:val="Titre5"/>
        <w:rPr>
          <w:rFonts w:asciiTheme="minorHAnsi" w:hAnsiTheme="minorHAnsi" w:cstheme="minorHAnsi"/>
          <w:sz w:val="18"/>
          <w:szCs w:val="18"/>
        </w:rPr>
      </w:pPr>
      <w:r w:rsidRPr="00E814FD">
        <w:rPr>
          <w:rFonts w:asciiTheme="minorHAnsi" w:hAnsiTheme="minorHAnsi" w:cstheme="minorHAnsi"/>
          <w:sz w:val="18"/>
          <w:szCs w:val="18"/>
        </w:rPr>
        <w:t>Répertoire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r w:rsidR="008C39F2" w:rsidRPr="00E814FD">
        <w:rPr>
          <w:rFonts w:asciiTheme="minorHAnsi" w:hAnsiTheme="minorHAnsi" w:cstheme="minorHAnsi"/>
          <w:sz w:val="18"/>
          <w:szCs w:val="18"/>
        </w:rPr>
        <w:t>entrées</w:t>
      </w:r>
    </w:p>
    <w:p w14:paraId="1DCDDC50" w14:textId="77777777" w:rsidR="008C39F2" w:rsidRPr="00E814FD" w:rsidRDefault="00B77DBE" w:rsidP="00B77DBE">
      <w:pPr>
        <w:rPr>
          <w:rFonts w:asciiTheme="minorHAnsi" w:hAnsiTheme="minorHAnsi" w:cstheme="minorHAnsi"/>
          <w:b/>
          <w:sz w:val="18"/>
          <w:szCs w:val="18"/>
        </w:rPr>
      </w:pPr>
      <w:r w:rsidRPr="00E814FD">
        <w:rPr>
          <w:rFonts w:asciiTheme="minorHAnsi" w:hAnsiTheme="minorHAnsi" w:cstheme="minorHAnsi"/>
          <w:sz w:val="18"/>
          <w:szCs w:val="18"/>
        </w:rPr>
        <w:t xml:space="preserve">Ce sous-répertoire </w:t>
      </w:r>
      <w:r w:rsidR="008C39F2" w:rsidRPr="00E814FD">
        <w:rPr>
          <w:rFonts w:asciiTheme="minorHAnsi" w:hAnsiTheme="minorHAnsi" w:cstheme="minorHAnsi"/>
          <w:sz w:val="18"/>
          <w:szCs w:val="18"/>
        </w:rPr>
        <w:t>contient</w:t>
      </w:r>
      <w:r w:rsidR="0095759F" w:rsidRPr="00E814FD">
        <w:rPr>
          <w:rFonts w:asciiTheme="minorHAnsi" w:hAnsiTheme="minorHAnsi" w:cstheme="minorHAnsi"/>
          <w:sz w:val="18"/>
          <w:szCs w:val="18"/>
        </w:rPr>
        <w:t xml:space="preserve"> </w:t>
      </w:r>
      <w:r w:rsidR="008C39F2" w:rsidRPr="00E814FD">
        <w:rPr>
          <w:rFonts w:asciiTheme="minorHAnsi" w:hAnsiTheme="minorHAnsi" w:cstheme="minorHAnsi"/>
          <w:sz w:val="18"/>
          <w:szCs w:val="18"/>
        </w:rPr>
        <w:t xml:space="preserve">les </w:t>
      </w:r>
      <w:proofErr w:type="spellStart"/>
      <w:r w:rsidR="008C39F2" w:rsidRPr="00E814FD">
        <w:rPr>
          <w:rFonts w:asciiTheme="minorHAnsi" w:hAnsiTheme="minorHAnsi" w:cstheme="minorHAnsi"/>
          <w:sz w:val="18"/>
          <w:szCs w:val="18"/>
        </w:rPr>
        <w:t>schématrons</w:t>
      </w:r>
      <w:proofErr w:type="spellEnd"/>
      <w:r w:rsidR="008C39F2" w:rsidRPr="00E814FD">
        <w:rPr>
          <w:rFonts w:asciiTheme="minorHAnsi" w:hAnsiTheme="minorHAnsi" w:cstheme="minorHAnsi"/>
          <w:sz w:val="18"/>
          <w:szCs w:val="18"/>
        </w:rPr>
        <w:t xml:space="preserve"> interna</w:t>
      </w:r>
      <w:r w:rsidR="0095759F" w:rsidRPr="00E814FD">
        <w:rPr>
          <w:rFonts w:asciiTheme="minorHAnsi" w:hAnsiTheme="minorHAnsi" w:cstheme="minorHAnsi"/>
          <w:sz w:val="18"/>
          <w:szCs w:val="18"/>
        </w:rPr>
        <w:t>tionaux et français des entrées</w:t>
      </w:r>
    </w:p>
    <w:p w14:paraId="7D89BC3B" w14:textId="5B35423C" w:rsidR="0095759F" w:rsidRPr="00E814FD" w:rsidRDefault="003F44DF" w:rsidP="00F438FE">
      <w:pPr>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D372DDD" wp14:editId="7C2D7BA8">
            <wp:extent cx="1940870" cy="1981199"/>
            <wp:effectExtent l="0" t="0" r="254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9395" cy="1989901"/>
                    </a:xfrm>
                    <a:prstGeom prst="rect">
                      <a:avLst/>
                    </a:prstGeom>
                  </pic:spPr>
                </pic:pic>
              </a:graphicData>
            </a:graphic>
          </wp:inline>
        </w:drawing>
      </w:r>
    </w:p>
    <w:p w14:paraId="2807151A" w14:textId="77777777" w:rsidR="0095759F" w:rsidRPr="00E814FD" w:rsidRDefault="0095759F" w:rsidP="00F438FE">
      <w:pPr>
        <w:jc w:val="left"/>
        <w:rPr>
          <w:rFonts w:asciiTheme="minorHAnsi" w:hAnsiTheme="minorHAnsi" w:cstheme="minorHAnsi"/>
          <w:i/>
          <w:color w:val="808080" w:themeColor="background1" w:themeShade="80"/>
          <w:sz w:val="18"/>
          <w:szCs w:val="18"/>
        </w:rPr>
      </w:pPr>
      <w:proofErr w:type="gramStart"/>
      <w:r w:rsidRPr="00E814FD">
        <w:rPr>
          <w:rFonts w:asciiTheme="minorHAnsi" w:hAnsiTheme="minorHAnsi" w:cstheme="minorHAnsi"/>
          <w:i/>
          <w:color w:val="808080" w:themeColor="background1" w:themeShade="80"/>
          <w:sz w:val="18"/>
          <w:szCs w:val="18"/>
        </w:rPr>
        <w:t>etc</w:t>
      </w:r>
      <w:proofErr w:type="gramEnd"/>
      <w:r w:rsidRPr="00E814FD">
        <w:rPr>
          <w:rFonts w:asciiTheme="minorHAnsi" w:hAnsiTheme="minorHAnsi" w:cstheme="minorHAnsi"/>
          <w:i/>
          <w:color w:val="808080" w:themeColor="background1" w:themeShade="80"/>
          <w:sz w:val="18"/>
          <w:szCs w:val="18"/>
        </w:rPr>
        <w:t>…</w:t>
      </w:r>
    </w:p>
    <w:p w14:paraId="32C14F0D" w14:textId="77777777" w:rsidR="008C39F2" w:rsidRPr="00E814FD" w:rsidRDefault="00B77DBE" w:rsidP="00B77DBE">
      <w:pPr>
        <w:pStyle w:val="Titre5"/>
        <w:rPr>
          <w:rFonts w:asciiTheme="minorHAnsi" w:hAnsiTheme="minorHAnsi" w:cstheme="minorHAnsi"/>
          <w:sz w:val="18"/>
          <w:szCs w:val="18"/>
        </w:rPr>
      </w:pPr>
      <w:r w:rsidRPr="00E814FD">
        <w:rPr>
          <w:rFonts w:asciiTheme="minorHAnsi" w:hAnsiTheme="minorHAnsi" w:cstheme="minorHAnsi"/>
          <w:sz w:val="18"/>
          <w:szCs w:val="18"/>
        </w:rPr>
        <w:t>Répertoire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008C39F2" w:rsidRPr="00E814FD">
        <w:rPr>
          <w:rFonts w:asciiTheme="minorHAnsi" w:hAnsiTheme="minorHAnsi" w:cstheme="minorHAnsi"/>
          <w:sz w:val="18"/>
          <w:szCs w:val="18"/>
        </w:rPr>
        <w:t>jeuxDeValeurs</w:t>
      </w:r>
      <w:proofErr w:type="spellEnd"/>
    </w:p>
    <w:p w14:paraId="3D027FF0" w14:textId="77777777" w:rsidR="00B77DBE" w:rsidRPr="00E814FD" w:rsidRDefault="00B77DBE" w:rsidP="00B77DBE">
      <w:pPr>
        <w:rPr>
          <w:rFonts w:asciiTheme="minorHAnsi" w:hAnsiTheme="minorHAnsi" w:cstheme="minorHAnsi"/>
          <w:b/>
          <w:sz w:val="18"/>
          <w:szCs w:val="18"/>
        </w:rPr>
      </w:pPr>
      <w:r w:rsidRPr="00E814FD">
        <w:rPr>
          <w:rFonts w:asciiTheme="minorHAnsi" w:hAnsiTheme="minorHAnsi" w:cstheme="minorHAnsi"/>
          <w:sz w:val="18"/>
          <w:szCs w:val="18"/>
        </w:rPr>
        <w:t xml:space="preserve">Ce sous-répertoire contient 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jeux de valeurs </w:t>
      </w:r>
      <w:r w:rsidRPr="00E814FD">
        <w:rPr>
          <w:rFonts w:asciiTheme="minorHAnsi" w:hAnsiTheme="minorHAnsi" w:cstheme="minorHAnsi"/>
          <w:b/>
          <w:sz w:val="18"/>
          <w:szCs w:val="18"/>
        </w:rPr>
        <w:t>génériques</w:t>
      </w:r>
      <w:r w:rsidRPr="00E814FD">
        <w:rPr>
          <w:rFonts w:asciiTheme="minorHAnsi" w:hAnsiTheme="minorHAnsi" w:cstheme="minorHAnsi"/>
          <w:sz w:val="18"/>
          <w:szCs w:val="18"/>
        </w:rPr>
        <w:t xml:space="preserve"> et des sous-répertoires par modèle de document contenant 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jeux de valeurs spécifiques à ce modèle.</w:t>
      </w:r>
    </w:p>
    <w:p w14:paraId="23F2E857" w14:textId="77777777" w:rsidR="0095759F" w:rsidRPr="00E814FD" w:rsidRDefault="0095759F" w:rsidP="00EB7579">
      <w:pPr>
        <w:pStyle w:val="Paragraphedeliste"/>
        <w:numPr>
          <w:ilvl w:val="0"/>
          <w:numId w:val="10"/>
        </w:numPr>
        <w:rPr>
          <w:rFonts w:asciiTheme="minorHAnsi" w:hAnsiTheme="minorHAnsi" w:cstheme="minorHAnsi"/>
          <w:sz w:val="18"/>
          <w:szCs w:val="18"/>
        </w:rPr>
      </w:pPr>
      <w:r w:rsidRPr="00E814FD">
        <w:rPr>
          <w:rFonts w:asciiTheme="minorHAnsi" w:hAnsiTheme="minorHAnsi" w:cstheme="minorHAnsi"/>
          <w:b/>
          <w:sz w:val="18"/>
          <w:szCs w:val="18"/>
        </w:rPr>
        <w:lastRenderedPageBreak/>
        <w:t xml:space="preserve">Des </w:t>
      </w:r>
      <w:proofErr w:type="spellStart"/>
      <w:r w:rsidRPr="00E814FD">
        <w:rPr>
          <w:rFonts w:asciiTheme="minorHAnsi" w:hAnsiTheme="minorHAnsi" w:cstheme="minorHAnsi"/>
          <w:b/>
          <w:sz w:val="18"/>
          <w:szCs w:val="18"/>
        </w:rPr>
        <w:t>schématrons</w:t>
      </w:r>
      <w:proofErr w:type="spellEnd"/>
      <w:r w:rsidRPr="00E814FD">
        <w:rPr>
          <w:rFonts w:asciiTheme="minorHAnsi" w:hAnsiTheme="minorHAnsi" w:cstheme="minorHAnsi"/>
          <w:b/>
          <w:sz w:val="18"/>
          <w:szCs w:val="18"/>
        </w:rPr>
        <w:t xml:space="preserve"> de JDV génériques</w:t>
      </w:r>
      <w:r w:rsidRPr="00E814FD">
        <w:rPr>
          <w:rFonts w:asciiTheme="minorHAnsi" w:hAnsiTheme="minorHAnsi" w:cstheme="minorHAnsi"/>
          <w:sz w:val="18"/>
          <w:szCs w:val="18"/>
        </w:rPr>
        <w:t xml:space="preserve"> (JDV utilisés dans plusieurs documents, sections ou entrées)</w:t>
      </w:r>
    </w:p>
    <w:p w14:paraId="38C81664" w14:textId="77777777" w:rsidR="00B77DBE" w:rsidRPr="00E814FD" w:rsidRDefault="00EB622D" w:rsidP="00E02560">
      <w:pPr>
        <w:ind w:left="1416"/>
        <w:rPr>
          <w:rFonts w:asciiTheme="minorHAnsi" w:hAnsiTheme="minorHAnsi" w:cstheme="minorHAnsi"/>
          <w:noProof/>
          <w:sz w:val="18"/>
          <w:szCs w:val="18"/>
          <w:lang w:eastAsia="fr-FR" w:bidi="ar-SA"/>
        </w:rPr>
      </w:pPr>
      <w:r w:rsidRPr="00E814FD">
        <w:rPr>
          <w:rFonts w:asciiTheme="minorHAnsi" w:hAnsiTheme="minorHAnsi" w:cstheme="minorHAnsi"/>
          <w:noProof/>
          <w:sz w:val="18"/>
          <w:szCs w:val="18"/>
          <w:lang w:eastAsia="fr-FR" w:bidi="ar-SA"/>
        </w:rPr>
        <w:drawing>
          <wp:inline distT="0" distB="0" distL="0" distR="0" wp14:anchorId="5FB74DE9" wp14:editId="0086ED86">
            <wp:extent cx="3448227" cy="208290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227" cy="2082907"/>
                    </a:xfrm>
                    <a:prstGeom prst="rect">
                      <a:avLst/>
                    </a:prstGeom>
                  </pic:spPr>
                </pic:pic>
              </a:graphicData>
            </a:graphic>
          </wp:inline>
        </w:drawing>
      </w:r>
    </w:p>
    <w:p w14:paraId="6F0FCA6D" w14:textId="77777777" w:rsidR="00F438FE" w:rsidRPr="00E814FD" w:rsidRDefault="00F438FE">
      <w:pPr>
        <w:spacing w:after="0"/>
        <w:jc w:val="left"/>
        <w:rPr>
          <w:rFonts w:asciiTheme="minorHAnsi" w:hAnsiTheme="minorHAnsi" w:cstheme="minorHAnsi"/>
          <w:b/>
          <w:sz w:val="18"/>
          <w:szCs w:val="18"/>
        </w:rPr>
      </w:pPr>
    </w:p>
    <w:p w14:paraId="4BD5981B" w14:textId="7B0B53B7" w:rsidR="008C39F2" w:rsidRPr="00E814FD" w:rsidRDefault="00B77DBE" w:rsidP="00EB7579">
      <w:pPr>
        <w:pStyle w:val="Paragraphedeliste"/>
        <w:numPr>
          <w:ilvl w:val="0"/>
          <w:numId w:val="10"/>
        </w:numPr>
        <w:rPr>
          <w:rFonts w:asciiTheme="minorHAnsi" w:hAnsiTheme="minorHAnsi" w:cstheme="minorHAnsi"/>
          <w:sz w:val="18"/>
          <w:szCs w:val="18"/>
        </w:rPr>
      </w:pPr>
      <w:r w:rsidRPr="00E814FD">
        <w:rPr>
          <w:rFonts w:asciiTheme="minorHAnsi" w:hAnsiTheme="minorHAnsi" w:cstheme="minorHAnsi"/>
          <w:b/>
          <w:sz w:val="18"/>
          <w:szCs w:val="18"/>
        </w:rPr>
        <w:t>Un</w:t>
      </w:r>
      <w:r w:rsidR="008C39F2" w:rsidRPr="00E814FD">
        <w:rPr>
          <w:rFonts w:asciiTheme="minorHAnsi" w:hAnsiTheme="minorHAnsi" w:cstheme="minorHAnsi"/>
          <w:b/>
          <w:sz w:val="18"/>
          <w:szCs w:val="18"/>
        </w:rPr>
        <w:t xml:space="preserve"> sous-répertoire </w:t>
      </w:r>
      <w:r w:rsidR="00E02560" w:rsidRPr="00E814FD">
        <w:rPr>
          <w:rFonts w:asciiTheme="minorHAnsi" w:hAnsiTheme="minorHAnsi" w:cstheme="minorHAnsi"/>
          <w:b/>
          <w:sz w:val="18"/>
          <w:szCs w:val="18"/>
        </w:rPr>
        <w:t xml:space="preserve">pour l’en-tête </w:t>
      </w:r>
      <w:r w:rsidR="00E02560" w:rsidRPr="00E814FD">
        <w:rPr>
          <w:rFonts w:asciiTheme="minorHAnsi" w:hAnsiTheme="minorHAnsi" w:cstheme="minorHAnsi"/>
          <w:sz w:val="18"/>
          <w:szCs w:val="18"/>
        </w:rPr>
        <w:t xml:space="preserve">contenant les </w:t>
      </w:r>
      <w:proofErr w:type="spellStart"/>
      <w:r w:rsidR="00E02560" w:rsidRPr="00E814FD">
        <w:rPr>
          <w:rFonts w:asciiTheme="minorHAnsi" w:hAnsiTheme="minorHAnsi" w:cstheme="minorHAnsi"/>
          <w:sz w:val="18"/>
          <w:szCs w:val="18"/>
        </w:rPr>
        <w:t>schématrons</w:t>
      </w:r>
      <w:proofErr w:type="spellEnd"/>
      <w:r w:rsidR="00E02560" w:rsidRPr="00E814FD">
        <w:rPr>
          <w:rFonts w:asciiTheme="minorHAnsi" w:hAnsiTheme="minorHAnsi" w:cstheme="minorHAnsi"/>
          <w:sz w:val="18"/>
          <w:szCs w:val="18"/>
        </w:rPr>
        <w:t xml:space="preserve"> des jeux de valeurs spécifiques à l’en-tête et </w:t>
      </w:r>
      <w:r w:rsidR="00E02560" w:rsidRPr="00E814FD">
        <w:rPr>
          <w:rFonts w:asciiTheme="minorHAnsi" w:hAnsiTheme="minorHAnsi" w:cstheme="minorHAnsi"/>
          <w:b/>
          <w:sz w:val="18"/>
          <w:szCs w:val="18"/>
        </w:rPr>
        <w:t xml:space="preserve">un sous-répertoire </w:t>
      </w:r>
      <w:r w:rsidR="008C39F2" w:rsidRPr="00E814FD">
        <w:rPr>
          <w:rFonts w:asciiTheme="minorHAnsi" w:hAnsiTheme="minorHAnsi" w:cstheme="minorHAnsi"/>
          <w:b/>
          <w:sz w:val="18"/>
          <w:szCs w:val="18"/>
        </w:rPr>
        <w:t>par volet métier</w:t>
      </w:r>
      <w:r w:rsidR="008C39F2" w:rsidRPr="00E814FD">
        <w:rPr>
          <w:rFonts w:asciiTheme="minorHAnsi" w:hAnsiTheme="minorHAnsi" w:cstheme="minorHAnsi"/>
          <w:sz w:val="18"/>
          <w:szCs w:val="18"/>
        </w:rPr>
        <w:t xml:space="preserve"> (ex </w:t>
      </w:r>
      <w:r w:rsidR="007631F8" w:rsidRPr="00E814FD">
        <w:rPr>
          <w:rFonts w:asciiTheme="minorHAnsi" w:hAnsiTheme="minorHAnsi" w:cstheme="minorHAnsi"/>
          <w:sz w:val="18"/>
          <w:szCs w:val="18"/>
        </w:rPr>
        <w:t>DLU-EHPAD-DLU_2022.01</w:t>
      </w:r>
      <w:r w:rsidR="008C39F2" w:rsidRPr="00E814FD">
        <w:rPr>
          <w:rFonts w:asciiTheme="minorHAnsi" w:hAnsiTheme="minorHAnsi" w:cstheme="minorHAnsi"/>
          <w:sz w:val="18"/>
          <w:szCs w:val="18"/>
        </w:rPr>
        <w:t xml:space="preserve">) contenant les </w:t>
      </w:r>
      <w:proofErr w:type="spellStart"/>
      <w:r w:rsidR="008C39F2" w:rsidRPr="00E814FD">
        <w:rPr>
          <w:rFonts w:asciiTheme="minorHAnsi" w:hAnsiTheme="minorHAnsi" w:cstheme="minorHAnsi"/>
          <w:sz w:val="18"/>
          <w:szCs w:val="18"/>
        </w:rPr>
        <w:t>schématrons</w:t>
      </w:r>
      <w:proofErr w:type="spellEnd"/>
      <w:r w:rsidR="008C39F2" w:rsidRPr="00E814FD">
        <w:rPr>
          <w:rFonts w:asciiTheme="minorHAnsi" w:hAnsiTheme="minorHAnsi" w:cstheme="minorHAnsi"/>
          <w:sz w:val="18"/>
          <w:szCs w:val="18"/>
        </w:rPr>
        <w:t xml:space="preserve"> des jeux de valeurs spécifiques à ce volet</w:t>
      </w:r>
    </w:p>
    <w:p w14:paraId="5C391BD9" w14:textId="2BD5B859" w:rsidR="00E02560" w:rsidRPr="00E814FD" w:rsidRDefault="00D85160" w:rsidP="00E02560">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76B24E7C" wp14:editId="3179E1BC">
            <wp:extent cx="2292468" cy="101605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2468" cy="1016052"/>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r w:rsidR="00F674C7" w:rsidRPr="00E814FD">
        <w:rPr>
          <w:rFonts w:asciiTheme="minorHAnsi" w:hAnsiTheme="minorHAnsi" w:cstheme="minorHAnsi"/>
          <w:noProof/>
          <w:sz w:val="18"/>
          <w:szCs w:val="18"/>
          <w:lang w:eastAsia="fr-FR" w:bidi="ar-SA"/>
        </w:rPr>
        <w:drawing>
          <wp:inline distT="0" distB="0" distL="0" distR="0" wp14:anchorId="2A653C9F" wp14:editId="2FEAA8CA">
            <wp:extent cx="2597283" cy="85729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7283" cy="857294"/>
                    </a:xfrm>
                    <a:prstGeom prst="rect">
                      <a:avLst/>
                    </a:prstGeom>
                  </pic:spPr>
                </pic:pic>
              </a:graphicData>
            </a:graphic>
          </wp:inline>
        </w:drawing>
      </w:r>
    </w:p>
    <w:p w14:paraId="15EE3E15" w14:textId="77777777" w:rsidR="00E02560" w:rsidRPr="00E814FD" w:rsidRDefault="00E02560" w:rsidP="00E02560">
      <w:pPr>
        <w:ind w:left="1416"/>
        <w:rPr>
          <w:rFonts w:asciiTheme="minorHAnsi" w:hAnsiTheme="minorHAnsi" w:cstheme="minorHAnsi"/>
          <w:i/>
          <w:color w:val="808080" w:themeColor="background1" w:themeShade="80"/>
          <w:sz w:val="18"/>
          <w:szCs w:val="18"/>
        </w:rPr>
      </w:pPr>
      <w:proofErr w:type="gramStart"/>
      <w:r w:rsidRPr="00E814FD">
        <w:rPr>
          <w:rFonts w:asciiTheme="minorHAnsi" w:hAnsiTheme="minorHAnsi" w:cstheme="minorHAnsi"/>
          <w:i/>
          <w:color w:val="808080" w:themeColor="background1" w:themeShade="80"/>
          <w:sz w:val="18"/>
          <w:szCs w:val="18"/>
        </w:rPr>
        <w:t>etc</w:t>
      </w:r>
      <w:proofErr w:type="gramEnd"/>
      <w:r w:rsidRPr="00E814FD">
        <w:rPr>
          <w:rFonts w:asciiTheme="minorHAnsi" w:hAnsiTheme="minorHAnsi" w:cstheme="minorHAnsi"/>
          <w:i/>
          <w:color w:val="808080" w:themeColor="background1" w:themeShade="80"/>
          <w:sz w:val="18"/>
          <w:szCs w:val="18"/>
        </w:rPr>
        <w:t>…</w:t>
      </w:r>
    </w:p>
    <w:p w14:paraId="6FD074D5" w14:textId="77777777" w:rsidR="00595374" w:rsidRPr="00E814FD" w:rsidRDefault="00595374" w:rsidP="00595374">
      <w:pPr>
        <w:rPr>
          <w:rFonts w:asciiTheme="minorHAnsi" w:hAnsiTheme="minorHAnsi" w:cstheme="minorHAnsi"/>
          <w:sz w:val="18"/>
          <w:szCs w:val="18"/>
        </w:rPr>
      </w:pPr>
    </w:p>
    <w:p w14:paraId="2B1EFAFA" w14:textId="77777777" w:rsidR="00E02560" w:rsidRPr="00E814FD" w:rsidRDefault="00E02560" w:rsidP="00E02560">
      <w:pPr>
        <w:pStyle w:val="Titre5"/>
        <w:rPr>
          <w:rFonts w:asciiTheme="minorHAnsi" w:hAnsiTheme="minorHAnsi" w:cstheme="minorHAnsi"/>
          <w:sz w:val="18"/>
          <w:szCs w:val="18"/>
        </w:rPr>
      </w:pPr>
      <w:r w:rsidRPr="00E814FD">
        <w:rPr>
          <w:rFonts w:asciiTheme="minorHAnsi" w:hAnsiTheme="minorHAnsi" w:cstheme="minorHAnsi"/>
          <w:sz w:val="18"/>
          <w:szCs w:val="18"/>
        </w:rPr>
        <w:t>Répertoire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/sections</w:t>
      </w:r>
    </w:p>
    <w:p w14:paraId="5E8F1C5D" w14:textId="77777777" w:rsidR="00E02560" w:rsidRPr="00E814FD" w:rsidRDefault="00E02560" w:rsidP="00E02560">
      <w:pPr>
        <w:rPr>
          <w:rFonts w:asciiTheme="minorHAnsi" w:hAnsiTheme="minorHAnsi" w:cstheme="minorHAnsi"/>
          <w:b/>
          <w:sz w:val="18"/>
          <w:szCs w:val="18"/>
        </w:rPr>
      </w:pPr>
      <w:r w:rsidRPr="00E814FD">
        <w:rPr>
          <w:rFonts w:asciiTheme="minorHAnsi" w:hAnsiTheme="minorHAnsi" w:cstheme="minorHAnsi"/>
          <w:sz w:val="18"/>
          <w:szCs w:val="18"/>
        </w:rPr>
        <w:t xml:space="preserve">Ce sous-répertoire contient 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internationaux et français des sections</w:t>
      </w:r>
    </w:p>
    <w:p w14:paraId="334009EE" w14:textId="77777777" w:rsidR="00E02560" w:rsidRPr="00E814FD" w:rsidRDefault="00EB622D" w:rsidP="00E02560">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615893F" wp14:editId="30C4B85D">
            <wp:extent cx="2476500" cy="14605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6111"/>
                    <a:stretch/>
                  </pic:blipFill>
                  <pic:spPr bwMode="auto">
                    <a:xfrm>
                      <a:off x="0" y="0"/>
                      <a:ext cx="2476627" cy="1460575"/>
                    </a:xfrm>
                    <a:prstGeom prst="rect">
                      <a:avLst/>
                    </a:prstGeom>
                    <a:ln>
                      <a:noFill/>
                    </a:ln>
                    <a:extLst>
                      <a:ext uri="{53640926-AAD7-44D8-BBD7-CCE9431645EC}">
                        <a14:shadowObscured xmlns:a14="http://schemas.microsoft.com/office/drawing/2010/main"/>
                      </a:ext>
                    </a:extLst>
                  </pic:spPr>
                </pic:pic>
              </a:graphicData>
            </a:graphic>
          </wp:inline>
        </w:drawing>
      </w:r>
      <w:r w:rsidR="00E02560" w:rsidRPr="00E814FD">
        <w:rPr>
          <w:rFonts w:asciiTheme="minorHAnsi" w:hAnsiTheme="minorHAnsi" w:cstheme="minorHAnsi"/>
          <w:sz w:val="18"/>
          <w:szCs w:val="18"/>
        </w:rPr>
        <w:t xml:space="preserve"> </w:t>
      </w:r>
    </w:p>
    <w:p w14:paraId="3AC9C9C0" w14:textId="77777777" w:rsidR="00E02560" w:rsidRPr="00E814FD" w:rsidRDefault="00E02560" w:rsidP="00E02560">
      <w:pPr>
        <w:ind w:left="1416"/>
        <w:rPr>
          <w:rFonts w:asciiTheme="minorHAnsi" w:hAnsiTheme="minorHAnsi" w:cstheme="minorHAnsi"/>
          <w:i/>
          <w:color w:val="808080" w:themeColor="background1" w:themeShade="80"/>
          <w:sz w:val="18"/>
          <w:szCs w:val="18"/>
        </w:rPr>
      </w:pPr>
      <w:proofErr w:type="gramStart"/>
      <w:r w:rsidRPr="00E814FD">
        <w:rPr>
          <w:rFonts w:asciiTheme="minorHAnsi" w:hAnsiTheme="minorHAnsi" w:cstheme="minorHAnsi"/>
          <w:i/>
          <w:color w:val="808080" w:themeColor="background1" w:themeShade="80"/>
          <w:sz w:val="18"/>
          <w:szCs w:val="18"/>
        </w:rPr>
        <w:t>etc</w:t>
      </w:r>
      <w:proofErr w:type="gramEnd"/>
      <w:r w:rsidRPr="00E814FD">
        <w:rPr>
          <w:rFonts w:asciiTheme="minorHAnsi" w:hAnsiTheme="minorHAnsi" w:cstheme="minorHAnsi"/>
          <w:i/>
          <w:color w:val="808080" w:themeColor="background1" w:themeShade="80"/>
          <w:sz w:val="18"/>
          <w:szCs w:val="18"/>
        </w:rPr>
        <w:t>…</w:t>
      </w:r>
    </w:p>
    <w:p w14:paraId="6A4D9FDE" w14:textId="77777777" w:rsidR="006E3D8D" w:rsidRPr="00E814FD" w:rsidRDefault="006E3D8D" w:rsidP="006E3D8D">
      <w:pPr>
        <w:rPr>
          <w:rFonts w:asciiTheme="minorHAnsi" w:hAnsiTheme="minorHAnsi" w:cstheme="minorHAnsi"/>
          <w:sz w:val="18"/>
          <w:szCs w:val="18"/>
        </w:rPr>
      </w:pPr>
    </w:p>
    <w:p w14:paraId="3BA33352" w14:textId="77777777" w:rsidR="006E3D8D" w:rsidRPr="00E814FD" w:rsidRDefault="006E3D8D" w:rsidP="006E3D8D">
      <w:pPr>
        <w:rPr>
          <w:rFonts w:asciiTheme="minorHAnsi" w:hAnsiTheme="minorHAnsi" w:cstheme="minorHAnsi"/>
          <w:sz w:val="18"/>
          <w:szCs w:val="18"/>
        </w:rPr>
      </w:pPr>
    </w:p>
    <w:p w14:paraId="7EF4ADC6" w14:textId="77777777" w:rsidR="00E02560" w:rsidRPr="00E814FD" w:rsidRDefault="00E02560" w:rsidP="00E02560">
      <w:pPr>
        <w:pStyle w:val="Titre5"/>
        <w:rPr>
          <w:rFonts w:asciiTheme="minorHAnsi" w:hAnsiTheme="minorHAnsi" w:cstheme="minorHAnsi"/>
          <w:sz w:val="18"/>
          <w:szCs w:val="18"/>
        </w:rPr>
      </w:pPr>
      <w:r w:rsidRPr="00E814FD">
        <w:rPr>
          <w:rFonts w:asciiTheme="minorHAnsi" w:hAnsiTheme="minorHAnsi" w:cstheme="minorHAnsi"/>
          <w:sz w:val="18"/>
          <w:szCs w:val="18"/>
        </w:rPr>
        <w:t>Répertoire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specificationsVolets</w:t>
      </w:r>
      <w:proofErr w:type="spellEnd"/>
    </w:p>
    <w:p w14:paraId="0BBB6EBB" w14:textId="180F23EE" w:rsidR="00E02560" w:rsidRPr="00E814FD" w:rsidRDefault="00E02560" w:rsidP="00E02560">
      <w:pPr>
        <w:rPr>
          <w:rFonts w:asciiTheme="minorHAnsi" w:hAnsiTheme="minorHAnsi" w:cstheme="minorHAnsi"/>
          <w:b/>
          <w:sz w:val="18"/>
          <w:szCs w:val="18"/>
        </w:rPr>
      </w:pPr>
      <w:r w:rsidRPr="00E814FD">
        <w:rPr>
          <w:rFonts w:asciiTheme="minorHAnsi" w:hAnsiTheme="minorHAnsi" w:cstheme="minorHAnsi"/>
          <w:sz w:val="18"/>
          <w:szCs w:val="18"/>
        </w:rPr>
        <w:t xml:space="preserve">Ce sous-répertoire contient </w:t>
      </w:r>
      <w:r w:rsidRPr="00E814FD">
        <w:rPr>
          <w:rFonts w:asciiTheme="minorHAnsi" w:hAnsiTheme="minorHAnsi" w:cstheme="minorHAnsi"/>
          <w:b/>
          <w:sz w:val="18"/>
          <w:szCs w:val="18"/>
        </w:rPr>
        <w:t>un sous-répertoire par volet métier</w:t>
      </w:r>
      <w:r w:rsidRPr="00E814FD">
        <w:rPr>
          <w:rFonts w:asciiTheme="minorHAnsi" w:hAnsiTheme="minorHAnsi" w:cstheme="minorHAnsi"/>
          <w:sz w:val="18"/>
          <w:szCs w:val="18"/>
        </w:rPr>
        <w:t xml:space="preserve"> (ex </w:t>
      </w:r>
      <w:r w:rsidR="005A6CED" w:rsidRPr="00E814FD">
        <w:rPr>
          <w:rFonts w:asciiTheme="minorHAnsi" w:hAnsiTheme="minorHAnsi" w:cstheme="minorHAnsi"/>
          <w:sz w:val="18"/>
          <w:szCs w:val="18"/>
        </w:rPr>
        <w:t>DLU-EHPAD-DLU_2022.01</w:t>
      </w:r>
      <w:r w:rsidRPr="00E814FD">
        <w:rPr>
          <w:rFonts w:asciiTheme="minorHAnsi" w:hAnsiTheme="minorHAnsi" w:cstheme="minorHAnsi"/>
          <w:sz w:val="18"/>
          <w:szCs w:val="18"/>
        </w:rPr>
        <w:t xml:space="preserve">) contenant 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d’en-tête, corps, sections ou entrées spécifiques à ce volet.</w:t>
      </w:r>
    </w:p>
    <w:p w14:paraId="3093C1B1" w14:textId="1484897C" w:rsidR="00081F4F" w:rsidRPr="00E814FD" w:rsidRDefault="003B6013" w:rsidP="00081F4F">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lastRenderedPageBreak/>
        <w:drawing>
          <wp:inline distT="0" distB="0" distL="0" distR="0" wp14:anchorId="79B545FE" wp14:editId="3A4B0BAC">
            <wp:extent cx="2082907" cy="80649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2907" cy="806491"/>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2F7A8143" w14:textId="77777777" w:rsidR="00081F4F" w:rsidRPr="00E814FD" w:rsidRDefault="00081F4F" w:rsidP="00081F4F">
      <w:pPr>
        <w:ind w:left="1416"/>
        <w:rPr>
          <w:rFonts w:asciiTheme="minorHAnsi" w:hAnsiTheme="minorHAnsi" w:cstheme="minorHAnsi"/>
          <w:i/>
          <w:color w:val="808080" w:themeColor="background1" w:themeShade="80"/>
          <w:sz w:val="18"/>
          <w:szCs w:val="18"/>
        </w:rPr>
      </w:pPr>
      <w:proofErr w:type="gramStart"/>
      <w:r w:rsidRPr="00E814FD">
        <w:rPr>
          <w:rFonts w:asciiTheme="minorHAnsi" w:hAnsiTheme="minorHAnsi" w:cstheme="minorHAnsi"/>
          <w:i/>
          <w:color w:val="808080" w:themeColor="background1" w:themeShade="80"/>
          <w:sz w:val="18"/>
          <w:szCs w:val="18"/>
        </w:rPr>
        <w:t>etc</w:t>
      </w:r>
      <w:proofErr w:type="gramEnd"/>
      <w:r w:rsidRPr="00E814FD">
        <w:rPr>
          <w:rFonts w:asciiTheme="minorHAnsi" w:hAnsiTheme="minorHAnsi" w:cstheme="minorHAnsi"/>
          <w:i/>
          <w:color w:val="808080" w:themeColor="background1" w:themeShade="80"/>
          <w:sz w:val="18"/>
          <w:szCs w:val="18"/>
        </w:rPr>
        <w:t>…</w:t>
      </w:r>
    </w:p>
    <w:p w14:paraId="09BDB8A4" w14:textId="77777777" w:rsidR="00E02560" w:rsidRPr="00E814FD" w:rsidRDefault="00E02560" w:rsidP="00E02560">
      <w:pPr>
        <w:ind w:left="1416"/>
        <w:rPr>
          <w:rFonts w:asciiTheme="minorHAnsi" w:hAnsiTheme="minorHAnsi" w:cstheme="minorHAnsi"/>
          <w:b/>
          <w:sz w:val="18"/>
          <w:szCs w:val="18"/>
        </w:rPr>
      </w:pPr>
    </w:p>
    <w:p w14:paraId="4E612220" w14:textId="77777777" w:rsidR="003A1F9F" w:rsidRPr="00E814FD" w:rsidRDefault="003A1F9F">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F670874" w14:textId="77777777" w:rsidR="00402D0E" w:rsidRPr="00E814FD" w:rsidRDefault="00402D0E" w:rsidP="00804514">
      <w:pPr>
        <w:pStyle w:val="Titre4"/>
        <w:rPr>
          <w:rFonts w:asciiTheme="minorHAnsi" w:hAnsiTheme="minorHAnsi" w:cstheme="minorHAnsi"/>
          <w:sz w:val="18"/>
          <w:szCs w:val="18"/>
        </w:rPr>
      </w:pPr>
      <w:r w:rsidRPr="00E814FD">
        <w:rPr>
          <w:rFonts w:asciiTheme="minorHAnsi" w:hAnsiTheme="minorHAnsi" w:cstheme="minorHAnsi"/>
          <w:sz w:val="18"/>
          <w:szCs w:val="18"/>
        </w:rPr>
        <w:lastRenderedPageBreak/>
        <w:t>Répertoire schematrons/moteur</w:t>
      </w:r>
    </w:p>
    <w:p w14:paraId="2EBC3A62" w14:textId="77777777" w:rsidR="00214D11" w:rsidRPr="00E814FD" w:rsidRDefault="0056406B" w:rsidP="006A0CA4">
      <w:pPr>
        <w:rPr>
          <w:rFonts w:asciiTheme="minorHAnsi" w:hAnsiTheme="minorHAnsi" w:cstheme="minorHAnsi"/>
          <w:sz w:val="18"/>
          <w:szCs w:val="18"/>
        </w:rPr>
      </w:pPr>
      <w:r w:rsidRPr="00E814FD">
        <w:rPr>
          <w:rFonts w:asciiTheme="minorHAnsi" w:hAnsiTheme="minorHAnsi" w:cstheme="minorHAnsi"/>
          <w:sz w:val="18"/>
          <w:szCs w:val="18"/>
        </w:rPr>
        <w:t>Ce répertoire contient les éléments permettant d’effectuer le</w:t>
      </w:r>
      <w:r w:rsidR="00E305A4" w:rsidRPr="00E814FD">
        <w:rPr>
          <w:rFonts w:asciiTheme="minorHAnsi" w:hAnsiTheme="minorHAnsi" w:cstheme="minorHAnsi"/>
          <w:sz w:val="18"/>
          <w:szCs w:val="18"/>
        </w:rPr>
        <w:t>s</w:t>
      </w:r>
      <w:r w:rsidRPr="00E814FD">
        <w:rPr>
          <w:rFonts w:asciiTheme="minorHAnsi" w:hAnsiTheme="minorHAnsi" w:cstheme="minorHAnsi"/>
          <w:sz w:val="18"/>
          <w:szCs w:val="18"/>
        </w:rPr>
        <w:t xml:space="preserve"> contrôle</w:t>
      </w:r>
      <w:r w:rsidR="00E305A4" w:rsidRPr="00E814FD">
        <w:rPr>
          <w:rFonts w:asciiTheme="minorHAnsi" w:hAnsiTheme="minorHAnsi" w:cstheme="minorHAnsi"/>
          <w:sz w:val="18"/>
          <w:szCs w:val="18"/>
        </w:rPr>
        <w:t>s</w:t>
      </w:r>
      <w:r w:rsidRPr="00E814FD">
        <w:rPr>
          <w:rFonts w:asciiTheme="minorHAnsi" w:hAnsiTheme="minorHAnsi" w:cstheme="minorHAnsi"/>
          <w:sz w:val="18"/>
          <w:szCs w:val="18"/>
        </w:rPr>
        <w:t xml:space="preserve"> d</w:t>
      </w:r>
      <w:r w:rsidR="00595374" w:rsidRPr="00E814FD">
        <w:rPr>
          <w:rFonts w:asciiTheme="minorHAnsi" w:hAnsiTheme="minorHAnsi" w:cstheme="minorHAnsi"/>
          <w:sz w:val="18"/>
          <w:szCs w:val="18"/>
        </w:rPr>
        <w:t>e conformité des documents CDA.</w:t>
      </w:r>
    </w:p>
    <w:p w14:paraId="06189F57" w14:textId="77777777" w:rsidR="00F642BD" w:rsidRPr="00E814FD" w:rsidRDefault="00F642BD" w:rsidP="00F642BD">
      <w:pPr>
        <w:pStyle w:val="Titre5"/>
        <w:rPr>
          <w:rFonts w:asciiTheme="minorHAnsi" w:hAnsiTheme="minorHAnsi" w:cstheme="minorHAnsi"/>
          <w:sz w:val="18"/>
          <w:szCs w:val="18"/>
        </w:rPr>
      </w:pPr>
      <w:r w:rsidRPr="00E814FD">
        <w:rPr>
          <w:rFonts w:asciiTheme="minorHAnsi" w:hAnsiTheme="minorHAnsi" w:cstheme="minorHAnsi"/>
          <w:sz w:val="18"/>
          <w:szCs w:val="18"/>
        </w:rPr>
        <w:t>L’outil GUI</w:t>
      </w:r>
    </w:p>
    <w:p w14:paraId="79A588FF" w14:textId="77777777" w:rsidR="00F642BD" w:rsidRPr="00E814FD" w:rsidRDefault="00F642BD" w:rsidP="00F642BD">
      <w:pPr>
        <w:rPr>
          <w:rFonts w:asciiTheme="minorHAnsi" w:hAnsiTheme="minorHAnsi" w:cstheme="minorHAnsi"/>
          <w:sz w:val="18"/>
          <w:szCs w:val="18"/>
        </w:rPr>
      </w:pPr>
      <w:r w:rsidRPr="00E814FD">
        <w:rPr>
          <w:rFonts w:asciiTheme="minorHAnsi" w:hAnsiTheme="minorHAnsi" w:cstheme="minorHAnsi"/>
          <w:sz w:val="18"/>
          <w:szCs w:val="18"/>
        </w:rPr>
        <w:t>GUI (</w:t>
      </w:r>
      <w:proofErr w:type="spellStart"/>
      <w:r w:rsidRPr="00E814FD">
        <w:rPr>
          <w:rFonts w:asciiTheme="minorHAnsi" w:hAnsiTheme="minorHAnsi" w:cstheme="minorHAnsi"/>
          <w:sz w:val="18"/>
          <w:szCs w:val="18"/>
        </w:rPr>
        <w:t>Graphical</w:t>
      </w:r>
      <w:proofErr w:type="spellEnd"/>
      <w:r w:rsidRPr="00E814FD">
        <w:rPr>
          <w:rFonts w:asciiTheme="minorHAnsi" w:hAnsiTheme="minorHAnsi" w:cstheme="minorHAnsi"/>
          <w:sz w:val="18"/>
          <w:szCs w:val="18"/>
        </w:rPr>
        <w:t xml:space="preserve"> User Interface) est un utilitaire développé par l’ANS qui encapsule le script de lancement </w:t>
      </w:r>
      <w:r w:rsidRPr="00E814FD">
        <w:rPr>
          <w:rFonts w:asciiTheme="minorHAnsi" w:hAnsiTheme="minorHAnsi" w:cstheme="minorHAnsi"/>
          <w:b/>
          <w:i/>
          <w:sz w:val="18"/>
          <w:szCs w:val="18"/>
        </w:rPr>
        <w:t>compilverif.bat</w:t>
      </w:r>
      <w:r w:rsidRPr="00E814FD">
        <w:rPr>
          <w:rFonts w:asciiTheme="minorHAnsi" w:hAnsiTheme="minorHAnsi" w:cstheme="minorHAnsi"/>
          <w:sz w:val="18"/>
          <w:szCs w:val="18"/>
        </w:rPr>
        <w:t xml:space="preserve"> </w:t>
      </w:r>
      <w:r w:rsidRPr="00E814FD">
        <w:rPr>
          <w:rFonts w:asciiTheme="minorHAnsi" w:hAnsiTheme="minorHAnsi" w:cstheme="minorHAnsi"/>
          <w:i/>
          <w:sz w:val="18"/>
          <w:szCs w:val="18"/>
        </w:rPr>
        <w:t>(voir paragraphe suivant)</w:t>
      </w:r>
      <w:r w:rsidRPr="00E814FD">
        <w:rPr>
          <w:rFonts w:asciiTheme="minorHAnsi" w:hAnsiTheme="minorHAnsi" w:cstheme="minorHAnsi"/>
          <w:sz w:val="18"/>
          <w:szCs w:val="18"/>
        </w:rPr>
        <w:t xml:space="preserve"> dans une interface graphique utilisateur.</w:t>
      </w:r>
    </w:p>
    <w:p w14:paraId="5E8587E9" w14:textId="26B9C05E" w:rsidR="00F642BD" w:rsidRPr="00E814FD" w:rsidRDefault="00F642BD" w:rsidP="00F642BD">
      <w:pPr>
        <w:rPr>
          <w:rFonts w:asciiTheme="minorHAnsi" w:hAnsiTheme="minorHAnsi" w:cstheme="minorHAnsi"/>
          <w:b/>
          <w:color w:val="0070C0"/>
          <w:sz w:val="18"/>
          <w:szCs w:val="18"/>
        </w:rPr>
      </w:pPr>
      <w:r w:rsidRPr="00E814FD">
        <w:rPr>
          <w:rFonts w:asciiTheme="minorHAnsi" w:hAnsiTheme="minorHAnsi" w:cstheme="minorHAnsi"/>
          <w:b/>
          <w:color w:val="0070C0"/>
          <w:sz w:val="18"/>
          <w:szCs w:val="18"/>
        </w:rPr>
        <w:t>Pour utiliser l’outil GUI, voir §</w:t>
      </w:r>
      <w:r w:rsidR="00BB4035" w:rsidRPr="00E814FD">
        <w:rPr>
          <w:rFonts w:asciiTheme="minorHAnsi" w:hAnsiTheme="minorHAnsi" w:cstheme="minorHAnsi"/>
          <w:b/>
          <w:color w:val="0070C0"/>
          <w:sz w:val="18"/>
          <w:szCs w:val="18"/>
        </w:rPr>
        <w:t>5</w:t>
      </w:r>
      <w:r w:rsidRPr="00E814FD">
        <w:rPr>
          <w:rFonts w:asciiTheme="minorHAnsi" w:hAnsiTheme="minorHAnsi" w:cstheme="minorHAnsi"/>
          <w:b/>
          <w:color w:val="0070C0"/>
          <w:sz w:val="18"/>
          <w:szCs w:val="18"/>
        </w:rPr>
        <w:t xml:space="preserve"> </w:t>
      </w:r>
      <w:r w:rsidRPr="00E814FD">
        <w:rPr>
          <w:rFonts w:asciiTheme="minorHAnsi" w:hAnsiTheme="minorHAnsi" w:cstheme="minorHAnsi"/>
          <w:b/>
          <w:color w:val="0070C0"/>
          <w:sz w:val="18"/>
          <w:szCs w:val="18"/>
        </w:rPr>
        <w:fldChar w:fldCharType="begin"/>
      </w:r>
      <w:r w:rsidRPr="00E814FD">
        <w:rPr>
          <w:rFonts w:asciiTheme="minorHAnsi" w:hAnsiTheme="minorHAnsi" w:cstheme="minorHAnsi"/>
          <w:b/>
          <w:color w:val="0070C0"/>
          <w:sz w:val="18"/>
          <w:szCs w:val="18"/>
        </w:rPr>
        <w:instrText xml:space="preserve"> REF _Ref479061964 \h  \* MERGEFORMAT </w:instrText>
      </w:r>
      <w:r w:rsidRPr="00E814FD">
        <w:rPr>
          <w:rFonts w:asciiTheme="minorHAnsi" w:hAnsiTheme="minorHAnsi" w:cstheme="minorHAnsi"/>
          <w:b/>
          <w:color w:val="0070C0"/>
          <w:sz w:val="18"/>
          <w:szCs w:val="18"/>
        </w:rPr>
      </w:r>
      <w:r w:rsidRPr="00E814FD">
        <w:rPr>
          <w:rFonts w:asciiTheme="minorHAnsi" w:hAnsiTheme="minorHAnsi" w:cstheme="minorHAnsi"/>
          <w:b/>
          <w:color w:val="0070C0"/>
          <w:sz w:val="18"/>
          <w:szCs w:val="18"/>
        </w:rPr>
        <w:fldChar w:fldCharType="separate"/>
      </w:r>
      <w:r w:rsidRPr="00E814FD">
        <w:rPr>
          <w:rFonts w:asciiTheme="minorHAnsi" w:hAnsiTheme="minorHAnsi" w:cstheme="minorHAnsi"/>
          <w:b/>
          <w:color w:val="0070C0"/>
          <w:sz w:val="18"/>
          <w:szCs w:val="18"/>
        </w:rPr>
        <w:t>Procédure pour vérifier un document</w:t>
      </w:r>
      <w:r w:rsidRPr="00E814FD">
        <w:rPr>
          <w:rFonts w:asciiTheme="minorHAnsi" w:hAnsiTheme="minorHAnsi" w:cstheme="minorHAnsi"/>
          <w:b/>
          <w:color w:val="0070C0"/>
          <w:sz w:val="18"/>
          <w:szCs w:val="18"/>
        </w:rPr>
        <w:fldChar w:fldCharType="end"/>
      </w:r>
      <w:r w:rsidRPr="00E814FD">
        <w:rPr>
          <w:rFonts w:asciiTheme="minorHAnsi" w:hAnsiTheme="minorHAnsi" w:cstheme="minorHAnsi"/>
          <w:b/>
          <w:color w:val="0070C0"/>
          <w:sz w:val="18"/>
          <w:szCs w:val="18"/>
        </w:rPr>
        <w:t xml:space="preserve"> CDA.</w:t>
      </w:r>
    </w:p>
    <w:p w14:paraId="43BBD76D" w14:textId="77777777" w:rsidR="00F642BD" w:rsidRPr="00E814FD" w:rsidRDefault="00F642BD" w:rsidP="006A0CA4">
      <w:pPr>
        <w:rPr>
          <w:rFonts w:asciiTheme="minorHAnsi" w:hAnsiTheme="minorHAnsi" w:cstheme="minorHAnsi"/>
          <w:sz w:val="18"/>
          <w:szCs w:val="18"/>
        </w:rPr>
      </w:pPr>
    </w:p>
    <w:p w14:paraId="18444C03" w14:textId="77777777" w:rsidR="00214D11" w:rsidRPr="00E814FD" w:rsidRDefault="00214D11" w:rsidP="00214D11">
      <w:pPr>
        <w:pStyle w:val="Titre5"/>
        <w:rPr>
          <w:rFonts w:asciiTheme="minorHAnsi" w:hAnsiTheme="minorHAnsi" w:cstheme="minorHAnsi"/>
          <w:sz w:val="18"/>
          <w:szCs w:val="18"/>
        </w:rPr>
      </w:pPr>
      <w:r w:rsidRPr="00E814FD">
        <w:rPr>
          <w:rFonts w:asciiTheme="minorHAnsi" w:hAnsiTheme="minorHAnsi" w:cstheme="minorHAnsi"/>
          <w:sz w:val="18"/>
          <w:szCs w:val="18"/>
        </w:rPr>
        <w:t>Le script de lancement compilverif.bat</w:t>
      </w:r>
    </w:p>
    <w:p w14:paraId="0F24D9A6" w14:textId="77777777" w:rsidR="00214D11" w:rsidRPr="00E814FD" w:rsidRDefault="00214D11" w:rsidP="00214D11">
      <w:pPr>
        <w:rPr>
          <w:rFonts w:asciiTheme="minorHAnsi" w:hAnsiTheme="minorHAnsi" w:cstheme="minorHAnsi"/>
          <w:sz w:val="18"/>
          <w:szCs w:val="18"/>
        </w:rPr>
      </w:pPr>
      <w:r w:rsidRPr="00E814FD">
        <w:rPr>
          <w:rFonts w:asciiTheme="minorHAnsi" w:hAnsiTheme="minorHAnsi" w:cstheme="minorHAnsi"/>
          <w:sz w:val="18"/>
          <w:szCs w:val="18"/>
        </w:rPr>
        <w:t xml:space="preserve">Le fichier </w:t>
      </w:r>
      <w:r w:rsidRPr="00E814FD">
        <w:rPr>
          <w:rFonts w:asciiTheme="minorHAnsi" w:hAnsiTheme="minorHAnsi" w:cstheme="minorHAnsi"/>
          <w:b/>
          <w:i/>
          <w:sz w:val="18"/>
          <w:szCs w:val="18"/>
        </w:rPr>
        <w:t>compilverif.bat</w:t>
      </w:r>
      <w:r w:rsidRPr="00E814FD">
        <w:rPr>
          <w:rFonts w:asciiTheme="minorHAnsi" w:hAnsiTheme="minorHAnsi" w:cstheme="minorHAnsi"/>
          <w:sz w:val="18"/>
          <w:szCs w:val="18"/>
        </w:rPr>
        <w:t xml:space="preserve"> est un script de lancement des deux moteurs de vérification de la conformité (conformité d’un document au schéma CDA_extended.xsd + conformité aux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pour l’environnement Windows et qui comporte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3BE5E85" w14:textId="77777777" w:rsidR="00214D11" w:rsidRPr="00E814FD" w:rsidRDefault="00214D11" w:rsidP="00EB7579">
      <w:pPr>
        <w:pStyle w:val="Paragraphedeliste"/>
        <w:numPr>
          <w:ilvl w:val="0"/>
          <w:numId w:val="3"/>
        </w:numPr>
        <w:rPr>
          <w:rFonts w:asciiTheme="minorHAnsi" w:hAnsiTheme="minorHAnsi" w:cstheme="minorHAnsi"/>
          <w:sz w:val="18"/>
          <w:szCs w:val="18"/>
        </w:rPr>
      </w:pPr>
      <w:r w:rsidRPr="00E814FD">
        <w:rPr>
          <w:rFonts w:asciiTheme="minorHAnsi" w:hAnsiTheme="minorHAnsi" w:cstheme="minorHAnsi"/>
          <w:b/>
          <w:sz w:val="18"/>
          <w:szCs w:val="18"/>
        </w:rPr>
        <w:t>Un premier paramètre d’appel obligatoire</w:t>
      </w:r>
      <w:r w:rsidRPr="00E814FD">
        <w:rPr>
          <w:rFonts w:asciiTheme="minorHAnsi" w:hAnsiTheme="minorHAnsi" w:cstheme="minorHAnsi"/>
          <w:sz w:val="18"/>
          <w:szCs w:val="18"/>
        </w:rPr>
        <w:t xml:space="preserve"> qui est le </w:t>
      </w:r>
      <w:r w:rsidRPr="00E814FD">
        <w:rPr>
          <w:rFonts w:asciiTheme="minorHAnsi" w:hAnsiTheme="minorHAnsi" w:cstheme="minorHAnsi"/>
          <w:b/>
          <w:sz w:val="18"/>
          <w:szCs w:val="18"/>
        </w:rPr>
        <w:t>nom du document CDA à vérifier</w:t>
      </w:r>
      <w:r w:rsidRPr="00E814FD">
        <w:rPr>
          <w:rFonts w:asciiTheme="minorHAnsi" w:hAnsiTheme="minorHAnsi" w:cstheme="minorHAnsi"/>
          <w:sz w:val="18"/>
          <w:szCs w:val="18"/>
        </w:rPr>
        <w:t xml:space="preserve">. Le document à vérifier doit se trouver dans le répertoire </w:t>
      </w:r>
      <w:r w:rsidRPr="00E814FD">
        <w:rPr>
          <w:rFonts w:asciiTheme="minorHAnsi" w:hAnsiTheme="minorHAnsi" w:cstheme="minorHAnsi"/>
          <w:i/>
          <w:sz w:val="18"/>
          <w:szCs w:val="18"/>
        </w:rPr>
        <w:t>testContenuCDA</w:t>
      </w:r>
      <w:r w:rsidRPr="00E814FD">
        <w:rPr>
          <w:rFonts w:asciiTheme="minorHAnsi" w:hAnsiTheme="minorHAnsi" w:cstheme="minorHAnsi"/>
          <w:sz w:val="18"/>
          <w:szCs w:val="18"/>
        </w:rPr>
        <w:t>.</w:t>
      </w:r>
    </w:p>
    <w:p w14:paraId="093CC40D" w14:textId="77777777" w:rsidR="00214D11" w:rsidRPr="00E814FD" w:rsidRDefault="00214D11" w:rsidP="00EB7579">
      <w:pPr>
        <w:pStyle w:val="Paragraphedeliste"/>
        <w:numPr>
          <w:ilvl w:val="0"/>
          <w:numId w:val="3"/>
        </w:numPr>
        <w:rPr>
          <w:rFonts w:asciiTheme="minorHAnsi" w:hAnsiTheme="minorHAnsi" w:cstheme="minorHAnsi"/>
          <w:sz w:val="18"/>
          <w:szCs w:val="18"/>
        </w:rPr>
      </w:pPr>
      <w:r w:rsidRPr="00E814FD">
        <w:rPr>
          <w:rFonts w:asciiTheme="minorHAnsi" w:hAnsiTheme="minorHAnsi" w:cstheme="minorHAnsi"/>
          <w:b/>
          <w:sz w:val="18"/>
          <w:szCs w:val="18"/>
        </w:rPr>
        <w:t>Un second paramètre d’appel optionnel</w:t>
      </w:r>
      <w:r w:rsidRPr="00E814FD">
        <w:rPr>
          <w:rFonts w:asciiTheme="minorHAnsi" w:hAnsiTheme="minorHAnsi" w:cstheme="minorHAnsi"/>
          <w:sz w:val="18"/>
          <w:szCs w:val="18"/>
        </w:rPr>
        <w:t xml:space="preserve"> qui est le </w:t>
      </w:r>
      <w:r w:rsidRPr="00E814FD">
        <w:rPr>
          <w:rFonts w:asciiTheme="minorHAnsi" w:hAnsiTheme="minorHAnsi" w:cstheme="minorHAnsi"/>
          <w:b/>
          <w:sz w:val="18"/>
          <w:szCs w:val="18"/>
        </w:rPr>
        <w:t xml:space="preserve">nom du </w:t>
      </w:r>
      <w:proofErr w:type="spellStart"/>
      <w:r w:rsidRPr="00E814FD">
        <w:rPr>
          <w:rFonts w:asciiTheme="minorHAnsi" w:hAnsiTheme="minorHAnsi" w:cstheme="minorHAnsi"/>
          <w:b/>
          <w:sz w:val="18"/>
          <w:szCs w:val="18"/>
        </w:rPr>
        <w:t>schématron</w:t>
      </w:r>
      <w:proofErr w:type="spellEnd"/>
      <w:r w:rsidRPr="00E814FD">
        <w:rPr>
          <w:rFonts w:asciiTheme="minorHAnsi" w:hAnsiTheme="minorHAnsi" w:cstheme="minorHAnsi"/>
          <w:b/>
          <w:sz w:val="18"/>
          <w:szCs w:val="18"/>
        </w:rPr>
        <w:t xml:space="preserve"> à utiliser</w:t>
      </w:r>
      <w:r w:rsidRPr="00E814FD">
        <w:rPr>
          <w:rFonts w:asciiTheme="minorHAnsi" w:hAnsiTheme="minorHAnsi" w:cstheme="minorHAnsi"/>
          <w:sz w:val="18"/>
          <w:szCs w:val="18"/>
        </w:rPr>
        <w:t xml:space="preserve"> pour la vérification.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doit être présent dans le répertoire </w:t>
      </w:r>
      <w:r w:rsidRPr="00E814FD">
        <w:rPr>
          <w:rFonts w:asciiTheme="minorHAnsi" w:hAnsiTheme="minorHAnsi" w:cstheme="minorHAnsi"/>
          <w:i/>
          <w:sz w:val="18"/>
          <w:szCs w:val="18"/>
        </w:rPr>
        <w:t>schematrons</w:t>
      </w:r>
      <w:r w:rsidRPr="00E814FD">
        <w:rPr>
          <w:rFonts w:asciiTheme="minorHAnsi" w:hAnsiTheme="minorHAnsi" w:cstheme="minorHAnsi"/>
          <w:sz w:val="18"/>
          <w:szCs w:val="18"/>
        </w:rPr>
        <w:t xml:space="preserve">. </w:t>
      </w:r>
    </w:p>
    <w:p w14:paraId="7B39CEE2" w14:textId="3CE253C6" w:rsidR="00605D49" w:rsidRPr="00E814FD" w:rsidRDefault="00214D11" w:rsidP="00595374">
      <w:pPr>
        <w:ind w:left="360"/>
        <w:rPr>
          <w:rFonts w:asciiTheme="minorHAnsi" w:hAnsiTheme="minorHAnsi" w:cstheme="minorHAnsi"/>
          <w:sz w:val="18"/>
          <w:szCs w:val="18"/>
        </w:rPr>
      </w:pPr>
      <w:r w:rsidRPr="00E814FD">
        <w:rPr>
          <w:rFonts w:asciiTheme="minorHAnsi" w:hAnsiTheme="minorHAnsi" w:cstheme="minorHAnsi"/>
          <w:sz w:val="18"/>
          <w:szCs w:val="18"/>
        </w:rPr>
        <w:t xml:space="preserve">Si ce second paramètre n’est pas indiqué, la vérification réalisée est la conformité au volet </w:t>
      </w:r>
      <w:r w:rsidRPr="00E814FD">
        <w:rPr>
          <w:rFonts w:asciiTheme="minorHAnsi" w:hAnsiTheme="minorHAnsi" w:cstheme="minorHAnsi"/>
          <w:i/>
          <w:sz w:val="18"/>
          <w:szCs w:val="18"/>
        </w:rPr>
        <w:t xml:space="preserve">Structuration </w:t>
      </w:r>
      <w:r w:rsidR="00BB4035" w:rsidRPr="00E814FD">
        <w:rPr>
          <w:rFonts w:asciiTheme="minorHAnsi" w:hAnsiTheme="minorHAnsi" w:cstheme="minorHAnsi"/>
          <w:i/>
          <w:sz w:val="18"/>
          <w:szCs w:val="18"/>
        </w:rPr>
        <w:t>m</w:t>
      </w:r>
      <w:r w:rsidRPr="00E814FD">
        <w:rPr>
          <w:rFonts w:asciiTheme="minorHAnsi" w:hAnsiTheme="minorHAnsi" w:cstheme="minorHAnsi"/>
          <w:i/>
          <w:sz w:val="18"/>
          <w:szCs w:val="18"/>
        </w:rPr>
        <w:t>inimale de</w:t>
      </w:r>
      <w:r w:rsidR="00BB4035" w:rsidRPr="00E814FD">
        <w:rPr>
          <w:rFonts w:asciiTheme="minorHAnsi" w:hAnsiTheme="minorHAnsi" w:cstheme="minorHAnsi"/>
          <w:i/>
          <w:sz w:val="18"/>
          <w:szCs w:val="18"/>
        </w:rPr>
        <w:t>s</w:t>
      </w:r>
      <w:r w:rsidRPr="00E814FD">
        <w:rPr>
          <w:rFonts w:asciiTheme="minorHAnsi" w:hAnsiTheme="minorHAnsi" w:cstheme="minorHAnsi"/>
          <w:i/>
          <w:sz w:val="18"/>
          <w:szCs w:val="18"/>
        </w:rPr>
        <w:t xml:space="preserve"> </w:t>
      </w:r>
      <w:r w:rsidR="00BB4035" w:rsidRPr="00E814FD">
        <w:rPr>
          <w:rFonts w:asciiTheme="minorHAnsi" w:hAnsiTheme="minorHAnsi" w:cstheme="minorHAnsi"/>
          <w:i/>
          <w:sz w:val="18"/>
          <w:szCs w:val="18"/>
        </w:rPr>
        <w:t>d</w:t>
      </w:r>
      <w:r w:rsidRPr="00E814FD">
        <w:rPr>
          <w:rFonts w:asciiTheme="minorHAnsi" w:hAnsiTheme="minorHAnsi" w:cstheme="minorHAnsi"/>
          <w:i/>
          <w:sz w:val="18"/>
          <w:szCs w:val="18"/>
        </w:rPr>
        <w:t xml:space="preserve">ocuments </w:t>
      </w:r>
      <w:r w:rsidR="00BB4035" w:rsidRPr="00E814FD">
        <w:rPr>
          <w:rFonts w:asciiTheme="minorHAnsi" w:hAnsiTheme="minorHAnsi" w:cstheme="minorHAnsi"/>
          <w:i/>
          <w:sz w:val="18"/>
          <w:szCs w:val="18"/>
        </w:rPr>
        <w:t>de santé</w:t>
      </w:r>
      <w:r w:rsidRPr="00E814FD">
        <w:rPr>
          <w:rFonts w:asciiTheme="minorHAnsi" w:hAnsiTheme="minorHAnsi" w:cstheme="minorHAnsi"/>
          <w:i/>
          <w:sz w:val="18"/>
          <w:szCs w:val="18"/>
        </w:rPr>
        <w:t>.</w:t>
      </w:r>
    </w:p>
    <w:p w14:paraId="73C29BB9" w14:textId="77777777" w:rsidR="0056406B" w:rsidRPr="00E814FD" w:rsidRDefault="0056406B" w:rsidP="00804514">
      <w:pPr>
        <w:pStyle w:val="Titre5"/>
        <w:rPr>
          <w:rFonts w:asciiTheme="minorHAnsi" w:hAnsiTheme="minorHAnsi" w:cstheme="minorHAnsi"/>
          <w:sz w:val="18"/>
          <w:szCs w:val="18"/>
        </w:rPr>
      </w:pPr>
      <w:bookmarkStart w:id="14" w:name="_Ref478386059"/>
      <w:r w:rsidRPr="00E814FD">
        <w:rPr>
          <w:rFonts w:asciiTheme="minorHAnsi" w:hAnsiTheme="minorHAnsi" w:cstheme="minorHAnsi"/>
          <w:sz w:val="18"/>
          <w:szCs w:val="18"/>
        </w:rPr>
        <w:t>Moteur de vérification de la conformité d’un document au schéma CDA_extended.xsd</w:t>
      </w:r>
    </w:p>
    <w:p w14:paraId="0BDD1081" w14:textId="77777777" w:rsidR="0056406B" w:rsidRPr="00E814FD" w:rsidRDefault="0056406B" w:rsidP="0056406B">
      <w:pPr>
        <w:rPr>
          <w:rFonts w:asciiTheme="minorHAnsi" w:hAnsiTheme="minorHAnsi" w:cstheme="minorHAnsi"/>
          <w:b/>
          <w:sz w:val="18"/>
          <w:szCs w:val="18"/>
        </w:rPr>
      </w:pPr>
      <w:r w:rsidRPr="00E814FD">
        <w:rPr>
          <w:rFonts w:asciiTheme="minorHAnsi" w:hAnsiTheme="minorHAnsi" w:cstheme="minorHAnsi"/>
          <w:sz w:val="18"/>
          <w:szCs w:val="18"/>
        </w:rPr>
        <w:t>Le moteur de vérification de la conformité d’un document au schéma CDA_extended.xsd</w:t>
      </w:r>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est le moteur </w:t>
      </w:r>
      <w:r w:rsidRPr="00E814FD">
        <w:rPr>
          <w:rFonts w:asciiTheme="minorHAnsi" w:hAnsiTheme="minorHAnsi" w:cstheme="minorHAnsi"/>
          <w:b/>
          <w:sz w:val="18"/>
          <w:szCs w:val="18"/>
        </w:rPr>
        <w:t xml:space="preserve">xsdvalidator-1.2.jar. </w:t>
      </w:r>
    </w:p>
    <w:p w14:paraId="3ACEE7ED" w14:textId="77777777" w:rsidR="0056406B" w:rsidRPr="00E814FD" w:rsidRDefault="0056406B" w:rsidP="0056406B">
      <w:pPr>
        <w:rPr>
          <w:rFonts w:asciiTheme="minorHAnsi" w:hAnsiTheme="minorHAnsi" w:cstheme="minorHAnsi"/>
          <w:sz w:val="18"/>
          <w:szCs w:val="18"/>
        </w:rPr>
      </w:pPr>
      <w:r w:rsidRPr="00E814FD">
        <w:rPr>
          <w:rFonts w:asciiTheme="minorHAnsi" w:hAnsiTheme="minorHAnsi" w:cstheme="minorHAnsi"/>
          <w:sz w:val="18"/>
          <w:szCs w:val="18"/>
        </w:rPr>
        <w:t>Ce moteur est open source, libre de droits et écrit en Java et exécutable sous tout OS s</w:t>
      </w:r>
      <w:r w:rsidR="00214D11" w:rsidRPr="00E814FD">
        <w:rPr>
          <w:rFonts w:asciiTheme="minorHAnsi" w:hAnsiTheme="minorHAnsi" w:cstheme="minorHAnsi"/>
          <w:sz w:val="18"/>
          <w:szCs w:val="18"/>
        </w:rPr>
        <w:t>upportant l’environnement Java.</w:t>
      </w:r>
    </w:p>
    <w:bookmarkEnd w:id="14"/>
    <w:p w14:paraId="2EA43861" w14:textId="77777777" w:rsidR="006A0CA4" w:rsidRPr="00E814FD" w:rsidRDefault="006A0CA4" w:rsidP="00804514">
      <w:pPr>
        <w:pStyle w:val="Titre5"/>
        <w:rPr>
          <w:rFonts w:asciiTheme="minorHAnsi" w:hAnsiTheme="minorHAnsi" w:cstheme="minorHAnsi"/>
          <w:sz w:val="18"/>
          <w:szCs w:val="18"/>
        </w:rPr>
      </w:pPr>
      <w:r w:rsidRPr="00E814FD">
        <w:rPr>
          <w:rFonts w:asciiTheme="minorHAnsi" w:hAnsiTheme="minorHAnsi" w:cstheme="minorHAnsi"/>
          <w:sz w:val="18"/>
          <w:szCs w:val="18"/>
        </w:rPr>
        <w:t xml:space="preserve">Moteur </w:t>
      </w:r>
      <w:r w:rsidR="00605D49" w:rsidRPr="00E814FD">
        <w:rPr>
          <w:rFonts w:asciiTheme="minorHAnsi" w:hAnsiTheme="minorHAnsi" w:cstheme="minorHAnsi"/>
          <w:sz w:val="18"/>
          <w:szCs w:val="18"/>
        </w:rPr>
        <w:t xml:space="preserve">de vérification de la conformité </w:t>
      </w:r>
      <w:r w:rsidR="00BD7928" w:rsidRPr="00E814FD">
        <w:rPr>
          <w:rFonts w:asciiTheme="minorHAnsi" w:hAnsiTheme="minorHAnsi" w:cstheme="minorHAnsi"/>
          <w:sz w:val="18"/>
          <w:szCs w:val="18"/>
        </w:rPr>
        <w:t xml:space="preserve">d’un document aux </w:t>
      </w:r>
      <w:proofErr w:type="spellStart"/>
      <w:r w:rsidR="00BD7928" w:rsidRPr="00E814FD">
        <w:rPr>
          <w:rFonts w:asciiTheme="minorHAnsi" w:hAnsiTheme="minorHAnsi" w:cstheme="minorHAnsi"/>
          <w:sz w:val="18"/>
          <w:szCs w:val="18"/>
        </w:rPr>
        <w:t>schématrons</w:t>
      </w:r>
      <w:proofErr w:type="spellEnd"/>
    </w:p>
    <w:p w14:paraId="6D13AD70" w14:textId="77777777" w:rsidR="00134180" w:rsidRPr="00E814FD" w:rsidRDefault="00BD7928" w:rsidP="006A0CA4">
      <w:pPr>
        <w:rPr>
          <w:rFonts w:asciiTheme="minorHAnsi" w:hAnsiTheme="minorHAnsi" w:cstheme="minorHAnsi"/>
          <w:sz w:val="18"/>
          <w:szCs w:val="18"/>
        </w:rPr>
      </w:pPr>
      <w:r w:rsidRPr="00E814FD">
        <w:rPr>
          <w:rFonts w:asciiTheme="minorHAnsi" w:hAnsiTheme="minorHAnsi" w:cstheme="minorHAnsi"/>
          <w:sz w:val="18"/>
          <w:szCs w:val="18"/>
        </w:rPr>
        <w:t xml:space="preserve">Le moteur utilisé pour la </w:t>
      </w:r>
      <w:r w:rsidR="00605D49" w:rsidRPr="00E814FD">
        <w:rPr>
          <w:rFonts w:asciiTheme="minorHAnsi" w:hAnsiTheme="minorHAnsi" w:cstheme="minorHAnsi"/>
          <w:sz w:val="18"/>
          <w:szCs w:val="18"/>
        </w:rPr>
        <w:t xml:space="preserve">vérification de la conformité d’un document </w:t>
      </w:r>
      <w:r w:rsidRPr="00E814FD">
        <w:rPr>
          <w:rFonts w:asciiTheme="minorHAnsi" w:hAnsiTheme="minorHAnsi" w:cstheme="minorHAnsi"/>
          <w:sz w:val="18"/>
          <w:szCs w:val="18"/>
        </w:rPr>
        <w:t xml:space="preserve">aux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est l</w:t>
      </w:r>
      <w:r w:rsidR="006A0CA4" w:rsidRPr="00E814FD">
        <w:rPr>
          <w:rFonts w:asciiTheme="minorHAnsi" w:hAnsiTheme="minorHAnsi" w:cstheme="minorHAnsi"/>
          <w:sz w:val="18"/>
          <w:szCs w:val="18"/>
        </w:rPr>
        <w:t xml:space="preserve">e moteur </w:t>
      </w:r>
      <w:r w:rsidR="006A0CA4" w:rsidRPr="00E814FD">
        <w:rPr>
          <w:rFonts w:asciiTheme="minorHAnsi" w:hAnsiTheme="minorHAnsi" w:cstheme="minorHAnsi"/>
          <w:b/>
          <w:i/>
          <w:sz w:val="18"/>
          <w:szCs w:val="18"/>
        </w:rPr>
        <w:t>saxon9he.jar</w:t>
      </w:r>
      <w:r w:rsidRPr="00E814FD">
        <w:rPr>
          <w:rFonts w:asciiTheme="minorHAnsi" w:hAnsiTheme="minorHAnsi" w:cstheme="minorHAnsi"/>
          <w:b/>
          <w:i/>
          <w:sz w:val="18"/>
          <w:szCs w:val="18"/>
        </w:rPr>
        <w:t>.</w:t>
      </w:r>
      <w:r w:rsidR="00F23233" w:rsidRPr="00E814FD">
        <w:rPr>
          <w:rFonts w:asciiTheme="minorHAnsi" w:hAnsiTheme="minorHAnsi" w:cstheme="minorHAnsi"/>
          <w:b/>
          <w:i/>
          <w:sz w:val="18"/>
          <w:szCs w:val="18"/>
        </w:rPr>
        <w:t xml:space="preserve"> </w:t>
      </w:r>
      <w:r w:rsidRPr="00E814FD">
        <w:rPr>
          <w:rFonts w:asciiTheme="minorHAnsi" w:hAnsiTheme="minorHAnsi" w:cstheme="minorHAnsi"/>
          <w:sz w:val="18"/>
          <w:szCs w:val="18"/>
        </w:rPr>
        <w:t>C</w:t>
      </w:r>
      <w:r w:rsidR="006A0CA4" w:rsidRPr="00E814FD">
        <w:rPr>
          <w:rFonts w:asciiTheme="minorHAnsi" w:hAnsiTheme="minorHAnsi" w:cstheme="minorHAnsi"/>
          <w:sz w:val="18"/>
          <w:szCs w:val="18"/>
        </w:rPr>
        <w:t>e moteur</w:t>
      </w:r>
      <w:r w:rsidRPr="00E814FD">
        <w:rPr>
          <w:rFonts w:asciiTheme="minorHAnsi" w:hAnsiTheme="minorHAnsi" w:cstheme="minorHAnsi"/>
          <w:sz w:val="18"/>
          <w:szCs w:val="18"/>
        </w:rPr>
        <w:t xml:space="preserve"> SAXON version 9.3 </w:t>
      </w:r>
      <w:r w:rsidR="006A0CA4" w:rsidRPr="00E814FD">
        <w:rPr>
          <w:rFonts w:asciiTheme="minorHAnsi" w:hAnsiTheme="minorHAnsi" w:cstheme="minorHAnsi"/>
          <w:sz w:val="18"/>
          <w:szCs w:val="18"/>
        </w:rPr>
        <w:t>d</w:t>
      </w:r>
      <w:r w:rsidRPr="00E814FD">
        <w:rPr>
          <w:rFonts w:asciiTheme="minorHAnsi" w:hAnsiTheme="minorHAnsi" w:cstheme="minorHAnsi"/>
          <w:sz w:val="18"/>
          <w:szCs w:val="18"/>
        </w:rPr>
        <w:t>e</w:t>
      </w:r>
      <w:r w:rsidR="006A0CA4" w:rsidRPr="00E814FD">
        <w:rPr>
          <w:rFonts w:asciiTheme="minorHAnsi" w:hAnsiTheme="minorHAnsi" w:cstheme="minorHAnsi"/>
          <w:sz w:val="18"/>
          <w:szCs w:val="18"/>
        </w:rPr>
        <w:t xml:space="preserve"> l’édition HE </w:t>
      </w:r>
      <w:r w:rsidRPr="00E814FD">
        <w:rPr>
          <w:rFonts w:asciiTheme="minorHAnsi" w:hAnsiTheme="minorHAnsi" w:cstheme="minorHAnsi"/>
          <w:sz w:val="18"/>
          <w:szCs w:val="18"/>
        </w:rPr>
        <w:t xml:space="preserve">(‘home </w:t>
      </w:r>
      <w:proofErr w:type="spellStart"/>
      <w:r w:rsidRPr="00E814FD">
        <w:rPr>
          <w:rFonts w:asciiTheme="minorHAnsi" w:hAnsiTheme="minorHAnsi" w:cstheme="minorHAnsi"/>
          <w:iCs/>
          <w:sz w:val="18"/>
          <w:szCs w:val="18"/>
        </w:rPr>
        <w:t>edition</w:t>
      </w:r>
      <w:proofErr w:type="spellEnd"/>
      <w:r w:rsidRPr="00E814FD">
        <w:rPr>
          <w:rFonts w:asciiTheme="minorHAnsi" w:hAnsiTheme="minorHAnsi" w:cstheme="minorHAnsi"/>
          <w:iCs/>
          <w:sz w:val="18"/>
          <w:szCs w:val="18"/>
        </w:rPr>
        <w:t>’</w:t>
      </w:r>
      <w:r w:rsidRPr="00E814FD">
        <w:rPr>
          <w:rFonts w:asciiTheme="minorHAnsi" w:hAnsiTheme="minorHAnsi" w:cstheme="minorHAnsi"/>
          <w:sz w:val="18"/>
          <w:szCs w:val="18"/>
        </w:rPr>
        <w:t>)</w:t>
      </w:r>
      <w:r w:rsidR="00125774" w:rsidRPr="00E814FD">
        <w:rPr>
          <w:rFonts w:asciiTheme="minorHAnsi" w:hAnsiTheme="minorHAnsi" w:cstheme="minorHAnsi"/>
          <w:sz w:val="18"/>
          <w:szCs w:val="18"/>
        </w:rPr>
        <w:t xml:space="preserve"> est</w:t>
      </w:r>
      <w:r w:rsidRPr="00E814FD">
        <w:rPr>
          <w:rFonts w:asciiTheme="minorHAnsi" w:hAnsiTheme="minorHAnsi" w:cstheme="minorHAnsi"/>
          <w:sz w:val="18"/>
          <w:szCs w:val="18"/>
        </w:rPr>
        <w:t xml:space="preserve"> </w:t>
      </w:r>
      <w:r w:rsidR="006A0CA4" w:rsidRPr="00E814FD">
        <w:rPr>
          <w:rFonts w:asciiTheme="minorHAnsi" w:hAnsiTheme="minorHAnsi" w:cstheme="minorHAnsi"/>
          <w:sz w:val="18"/>
          <w:szCs w:val="18"/>
        </w:rPr>
        <w:t>téléchargeable gratuitement depuis le site de SAXONICA</w:t>
      </w:r>
      <w:r w:rsidR="00274FD0" w:rsidRPr="00E814FD">
        <w:rPr>
          <w:rFonts w:asciiTheme="minorHAnsi" w:hAnsiTheme="minorHAnsi" w:cstheme="minorHAnsi"/>
          <w:sz w:val="18"/>
          <w:szCs w:val="18"/>
        </w:rPr>
        <w:t> </w:t>
      </w:r>
      <w:r w:rsidR="006A0CA4" w:rsidRPr="00E814FD">
        <w:rPr>
          <w:rFonts w:asciiTheme="minorHAnsi" w:hAnsiTheme="minorHAnsi" w:cstheme="minorHAnsi"/>
          <w:sz w:val="18"/>
          <w:szCs w:val="18"/>
        </w:rPr>
        <w:t xml:space="preserve">: </w:t>
      </w:r>
      <w:hyperlink r:id="rId31" w:history="1">
        <w:r w:rsidR="00185402" w:rsidRPr="00E814FD">
          <w:rPr>
            <w:rStyle w:val="Lienhypertexte"/>
            <w:rFonts w:asciiTheme="minorHAnsi" w:hAnsiTheme="minorHAnsi" w:cstheme="minorHAnsi"/>
            <w:sz w:val="18"/>
            <w:szCs w:val="18"/>
          </w:rPr>
          <w:t>http://www.saxonica.com/welcome/welcome.xml</w:t>
        </w:r>
      </w:hyperlink>
      <w:r w:rsidR="006A0CA4" w:rsidRPr="00E814FD">
        <w:rPr>
          <w:rStyle w:val="Lienhypertexte"/>
          <w:rFonts w:asciiTheme="minorHAnsi" w:hAnsiTheme="minorHAnsi" w:cstheme="minorHAnsi"/>
          <w:color w:val="auto"/>
          <w:sz w:val="18"/>
          <w:szCs w:val="18"/>
          <w:u w:val="none"/>
        </w:rPr>
        <w:t xml:space="preserve">. </w:t>
      </w:r>
      <w:r w:rsidR="006A0CA4" w:rsidRPr="00E814FD">
        <w:rPr>
          <w:rFonts w:asciiTheme="minorHAnsi" w:hAnsiTheme="minorHAnsi" w:cstheme="minorHAnsi"/>
          <w:sz w:val="18"/>
          <w:szCs w:val="18"/>
        </w:rPr>
        <w:t xml:space="preserve">Il est livré sans aucune modification et il est utilisable sous les termes de la licence Saxon-HE disponibles sur la page </w:t>
      </w:r>
      <w:hyperlink r:id="rId32" w:history="1">
        <w:r w:rsidR="00185402" w:rsidRPr="00E814FD">
          <w:rPr>
            <w:rStyle w:val="Lienhypertexte"/>
            <w:rFonts w:asciiTheme="minorHAnsi" w:hAnsiTheme="minorHAnsi" w:cstheme="minorHAnsi"/>
            <w:sz w:val="18"/>
            <w:szCs w:val="18"/>
          </w:rPr>
          <w:t>http://www.saxonica.com/license/license.xml</w:t>
        </w:r>
      </w:hyperlink>
      <w:r w:rsidR="006A0CA4" w:rsidRPr="00E814FD">
        <w:rPr>
          <w:rFonts w:asciiTheme="minorHAnsi" w:hAnsiTheme="minorHAnsi" w:cstheme="minorHAnsi"/>
          <w:sz w:val="18"/>
          <w:szCs w:val="18"/>
        </w:rPr>
        <w:t xml:space="preserve"> et qui renvoient à la licence générique MPL 1.0 détaillée sur la page </w:t>
      </w:r>
      <w:hyperlink r:id="rId33" w:history="1">
        <w:r w:rsidR="00185402" w:rsidRPr="00E814FD">
          <w:rPr>
            <w:rStyle w:val="Lienhypertexte"/>
            <w:rFonts w:asciiTheme="minorHAnsi" w:hAnsiTheme="minorHAnsi" w:cstheme="minorHAnsi"/>
            <w:sz w:val="18"/>
            <w:szCs w:val="18"/>
          </w:rPr>
          <w:t>http://www.mozilla.org/MPL/MPL-1.0.html</w:t>
        </w:r>
      </w:hyperlink>
      <w:r w:rsidR="006A0CA4" w:rsidRPr="00E814FD">
        <w:rPr>
          <w:rFonts w:asciiTheme="minorHAnsi" w:hAnsiTheme="minorHAnsi" w:cstheme="minorHAnsi"/>
          <w:sz w:val="18"/>
          <w:szCs w:val="18"/>
        </w:rPr>
        <w:t xml:space="preserve">. </w:t>
      </w:r>
    </w:p>
    <w:p w14:paraId="26F1977A" w14:textId="77777777" w:rsidR="006A0CA4" w:rsidRPr="00E814FD" w:rsidRDefault="00134180" w:rsidP="006A0CA4">
      <w:pPr>
        <w:rPr>
          <w:rFonts w:asciiTheme="minorHAnsi" w:hAnsiTheme="minorHAnsi" w:cstheme="minorHAnsi"/>
          <w:sz w:val="18"/>
          <w:szCs w:val="18"/>
        </w:rPr>
      </w:pPr>
      <w:r w:rsidRPr="00E814FD">
        <w:rPr>
          <w:rFonts w:asciiTheme="minorHAnsi" w:hAnsiTheme="minorHAnsi" w:cstheme="minorHAnsi"/>
          <w:sz w:val="18"/>
          <w:szCs w:val="18"/>
        </w:rPr>
        <w:t>Ce moteur, écrit en Java,</w:t>
      </w:r>
      <w:r w:rsidR="006A0CA4" w:rsidRPr="00E814FD">
        <w:rPr>
          <w:rFonts w:asciiTheme="minorHAnsi" w:hAnsiTheme="minorHAnsi" w:cstheme="minorHAnsi"/>
          <w:sz w:val="18"/>
          <w:szCs w:val="18"/>
        </w:rPr>
        <w:t xml:space="preserve"> est exécutable sur </w:t>
      </w:r>
      <w:r w:rsidRPr="00E814FD">
        <w:rPr>
          <w:rFonts w:asciiTheme="minorHAnsi" w:hAnsiTheme="minorHAnsi" w:cstheme="minorHAnsi"/>
          <w:sz w:val="18"/>
          <w:szCs w:val="18"/>
        </w:rPr>
        <w:t>tout OS supportant l’environnement Java</w:t>
      </w:r>
      <w:r w:rsidR="006A0CA4" w:rsidRPr="00E814FD">
        <w:rPr>
          <w:rFonts w:asciiTheme="minorHAnsi" w:hAnsiTheme="minorHAnsi" w:cstheme="minorHAnsi"/>
          <w:sz w:val="18"/>
          <w:szCs w:val="18"/>
        </w:rPr>
        <w:t>, indépendamment du système d’exploitation sous-jacent.</w:t>
      </w:r>
    </w:p>
    <w:p w14:paraId="1D4CEB7B" w14:textId="77777777" w:rsidR="00610AB3" w:rsidRPr="00E814FD" w:rsidRDefault="007D19A5" w:rsidP="00804514">
      <w:pPr>
        <w:pStyle w:val="Titre5"/>
        <w:rPr>
          <w:rFonts w:asciiTheme="minorHAnsi" w:hAnsiTheme="minorHAnsi" w:cstheme="minorHAnsi"/>
          <w:sz w:val="18"/>
          <w:szCs w:val="18"/>
        </w:rPr>
      </w:pPr>
      <w:r w:rsidRPr="00E814FD">
        <w:rPr>
          <w:rFonts w:asciiTheme="minorHAnsi" w:hAnsiTheme="minorHAnsi" w:cstheme="minorHAnsi"/>
          <w:sz w:val="18"/>
          <w:szCs w:val="18"/>
        </w:rPr>
        <w:t>Les f</w:t>
      </w:r>
      <w:r w:rsidR="00402D0E" w:rsidRPr="00E814FD">
        <w:rPr>
          <w:rFonts w:asciiTheme="minorHAnsi" w:hAnsiTheme="minorHAnsi" w:cstheme="minorHAnsi"/>
          <w:sz w:val="18"/>
          <w:szCs w:val="18"/>
        </w:rPr>
        <w:t>euilles de transformation xslt2</w:t>
      </w:r>
    </w:p>
    <w:p w14:paraId="2AF27E17" w14:textId="77777777" w:rsidR="00AC0913" w:rsidRPr="00E814FD" w:rsidRDefault="00610AB3" w:rsidP="008E0992">
      <w:pPr>
        <w:rPr>
          <w:rFonts w:asciiTheme="minorHAnsi" w:hAnsiTheme="minorHAnsi" w:cstheme="minorHAnsi"/>
          <w:sz w:val="18"/>
          <w:szCs w:val="18"/>
        </w:rPr>
      </w:pPr>
      <w:r w:rsidRPr="00E814FD">
        <w:rPr>
          <w:rFonts w:asciiTheme="minorHAnsi" w:hAnsiTheme="minorHAnsi" w:cstheme="minorHAnsi"/>
          <w:sz w:val="18"/>
          <w:szCs w:val="18"/>
        </w:rPr>
        <w:t>Ces feuilles de transformation xslt2, listées ci-après,</w:t>
      </w:r>
      <w:r w:rsidR="00402D0E" w:rsidRPr="00E814FD">
        <w:rPr>
          <w:rFonts w:asciiTheme="minorHAnsi" w:hAnsiTheme="minorHAnsi" w:cstheme="minorHAnsi"/>
          <w:sz w:val="18"/>
          <w:szCs w:val="18"/>
        </w:rPr>
        <w:t xml:space="preserve"> servent à compiler les </w:t>
      </w:r>
      <w:proofErr w:type="spellStart"/>
      <w:r w:rsidR="00402D0E" w:rsidRPr="00E814FD">
        <w:rPr>
          <w:rFonts w:asciiTheme="minorHAnsi" w:hAnsiTheme="minorHAnsi" w:cstheme="minorHAnsi"/>
          <w:sz w:val="18"/>
          <w:szCs w:val="18"/>
        </w:rPr>
        <w:t>schématrons</w:t>
      </w:r>
      <w:proofErr w:type="spellEnd"/>
      <w:r w:rsidR="00402D0E" w:rsidRPr="00E814FD">
        <w:rPr>
          <w:rFonts w:asciiTheme="minorHAnsi" w:hAnsiTheme="minorHAnsi" w:cstheme="minorHAnsi"/>
          <w:sz w:val="18"/>
          <w:szCs w:val="18"/>
        </w:rPr>
        <w:t xml:space="preserve"> sous la forme xslt2</w:t>
      </w:r>
      <w:r w:rsidR="00C71541" w:rsidRPr="00E814FD">
        <w:rPr>
          <w:rFonts w:asciiTheme="minorHAnsi" w:hAnsiTheme="minorHAnsi" w:cstheme="minorHAnsi"/>
          <w:sz w:val="18"/>
          <w:szCs w:val="18"/>
        </w:rPr>
        <w:t xml:space="preserve">, suivant l’implémentation de la norme ISO IEC 19757-3 </w:t>
      </w:r>
      <w:r w:rsidR="009117D9" w:rsidRPr="00E814FD">
        <w:rPr>
          <w:rFonts w:asciiTheme="minorHAnsi" w:hAnsiTheme="minorHAnsi" w:cstheme="minorHAnsi"/>
          <w:sz w:val="18"/>
          <w:szCs w:val="18"/>
        </w:rPr>
        <w:t xml:space="preserve">(pour plus d’information voir </w:t>
      </w:r>
      <w:hyperlink r:id="rId34" w:history="1">
        <w:r w:rsidR="00185402" w:rsidRPr="00E814FD">
          <w:rPr>
            <w:rStyle w:val="Lienhypertexte"/>
            <w:rFonts w:asciiTheme="minorHAnsi" w:hAnsiTheme="minorHAnsi" w:cstheme="minorHAnsi"/>
            <w:sz w:val="18"/>
            <w:szCs w:val="18"/>
          </w:rPr>
          <w:t>http</w:t>
        </w:r>
        <w:r w:rsidR="00274FD0" w:rsidRPr="00E814FD">
          <w:rPr>
            <w:rStyle w:val="Lienhypertexte"/>
            <w:rFonts w:asciiTheme="minorHAnsi" w:hAnsiTheme="minorHAnsi" w:cstheme="minorHAnsi"/>
            <w:sz w:val="18"/>
            <w:szCs w:val="18"/>
          </w:rPr>
          <w:t> </w:t>
        </w:r>
        <w:r w:rsidR="00185402" w:rsidRPr="00E814FD">
          <w:rPr>
            <w:rStyle w:val="Lienhypertexte"/>
            <w:rFonts w:asciiTheme="minorHAnsi" w:hAnsiTheme="minorHAnsi" w:cstheme="minorHAnsi"/>
            <w:sz w:val="18"/>
            <w:szCs w:val="18"/>
          </w:rPr>
          <w:t>://schematron.com/</w:t>
        </w:r>
      </w:hyperlink>
      <w:r w:rsidR="009117D9" w:rsidRPr="00E814FD">
        <w:rPr>
          <w:rFonts w:asciiTheme="minorHAnsi" w:hAnsiTheme="minorHAnsi" w:cstheme="minorHAnsi"/>
          <w:sz w:val="18"/>
          <w:szCs w:val="18"/>
        </w:rPr>
        <w:t>)</w:t>
      </w:r>
      <w:r w:rsidR="00274FD0" w:rsidRPr="00E814FD">
        <w:rPr>
          <w:rFonts w:asciiTheme="minorHAnsi" w:hAnsiTheme="minorHAnsi" w:cstheme="minorHAnsi"/>
          <w:sz w:val="18"/>
          <w:szCs w:val="18"/>
        </w:rPr>
        <w:t> </w:t>
      </w:r>
      <w:r w:rsidR="00FD10FF" w:rsidRPr="00E814FD">
        <w:rPr>
          <w:rFonts w:asciiTheme="minorHAnsi" w:hAnsiTheme="minorHAnsi" w:cstheme="minorHAnsi"/>
          <w:sz w:val="18"/>
          <w:szCs w:val="18"/>
        </w:rPr>
        <w:t>:</w:t>
      </w:r>
    </w:p>
    <w:p w14:paraId="33DBF8DF" w14:textId="77777777" w:rsidR="00402D0E" w:rsidRPr="00E814FD" w:rsidRDefault="00402D0E" w:rsidP="00EB7579">
      <w:pPr>
        <w:pStyle w:val="Paragraphedeliste"/>
        <w:numPr>
          <w:ilvl w:val="0"/>
          <w:numId w:val="2"/>
        </w:numPr>
        <w:rPr>
          <w:rFonts w:asciiTheme="minorHAnsi" w:hAnsiTheme="minorHAnsi" w:cstheme="minorHAnsi"/>
          <w:sz w:val="18"/>
          <w:szCs w:val="18"/>
        </w:rPr>
      </w:pPr>
      <w:r w:rsidRPr="00E814FD">
        <w:rPr>
          <w:rFonts w:asciiTheme="minorHAnsi" w:hAnsiTheme="minorHAnsi" w:cstheme="minorHAnsi"/>
          <w:b/>
          <w:i/>
          <w:sz w:val="18"/>
          <w:szCs w:val="18"/>
        </w:rPr>
        <w:t>iso_dsdl_include.xsl</w:t>
      </w:r>
      <w:r w:rsidR="00274FD0" w:rsidRPr="00E814FD">
        <w:rPr>
          <w:rFonts w:asciiTheme="minorHAnsi" w:hAnsiTheme="minorHAnsi" w:cstheme="minorHAnsi"/>
          <w:b/>
          <w:sz w:val="18"/>
          <w:szCs w:val="18"/>
        </w:rPr>
        <w:t> </w:t>
      </w:r>
      <w:r w:rsidRPr="00E814FD">
        <w:rPr>
          <w:rFonts w:asciiTheme="minorHAnsi" w:hAnsiTheme="minorHAnsi" w:cstheme="minorHAnsi"/>
          <w:sz w:val="18"/>
          <w:szCs w:val="18"/>
        </w:rPr>
        <w:t>: intégration des sous-</w:t>
      </w:r>
      <w:proofErr w:type="spellStart"/>
      <w:r w:rsidRPr="00E814FD">
        <w:rPr>
          <w:rFonts w:asciiTheme="minorHAnsi" w:hAnsiTheme="minorHAnsi" w:cstheme="minorHAnsi"/>
          <w:sz w:val="18"/>
          <w:szCs w:val="18"/>
        </w:rPr>
        <w:t>schématrons</w:t>
      </w:r>
      <w:proofErr w:type="spellEnd"/>
      <w:r w:rsidR="00274FD0" w:rsidRPr="00E814FD">
        <w:rPr>
          <w:rFonts w:asciiTheme="minorHAnsi" w:hAnsiTheme="minorHAnsi" w:cstheme="minorHAnsi"/>
          <w:sz w:val="18"/>
          <w:szCs w:val="18"/>
        </w:rPr>
        <w:t> </w:t>
      </w:r>
      <w:r w:rsidR="00F9165A" w:rsidRPr="00E814FD">
        <w:rPr>
          <w:rFonts w:asciiTheme="minorHAnsi" w:hAnsiTheme="minorHAnsi" w:cstheme="minorHAnsi"/>
          <w:sz w:val="18"/>
          <w:szCs w:val="18"/>
        </w:rPr>
        <w:t>;</w:t>
      </w:r>
    </w:p>
    <w:p w14:paraId="18E7458D" w14:textId="77777777" w:rsidR="00402D0E" w:rsidRPr="00E814FD" w:rsidRDefault="00402D0E" w:rsidP="00EB7579">
      <w:pPr>
        <w:pStyle w:val="Paragraphedeliste"/>
        <w:numPr>
          <w:ilvl w:val="0"/>
          <w:numId w:val="2"/>
        </w:numPr>
        <w:rPr>
          <w:rFonts w:asciiTheme="minorHAnsi" w:hAnsiTheme="minorHAnsi" w:cstheme="minorHAnsi"/>
          <w:sz w:val="18"/>
          <w:szCs w:val="18"/>
        </w:rPr>
      </w:pPr>
      <w:r w:rsidRPr="00E814FD">
        <w:rPr>
          <w:rFonts w:asciiTheme="minorHAnsi" w:hAnsiTheme="minorHAnsi" w:cstheme="minorHAnsi"/>
          <w:b/>
          <w:i/>
          <w:sz w:val="18"/>
          <w:szCs w:val="18"/>
        </w:rPr>
        <w:t>iso_abstract_expand.xsl</w:t>
      </w:r>
      <w:r w:rsidR="00274FD0" w:rsidRPr="00E814FD">
        <w:rPr>
          <w:rFonts w:asciiTheme="minorHAnsi" w:hAnsiTheme="minorHAnsi" w:cstheme="minorHAnsi"/>
          <w:b/>
          <w:sz w:val="18"/>
          <w:szCs w:val="18"/>
        </w:rPr>
        <w:t> </w:t>
      </w:r>
      <w:r w:rsidRPr="00E814FD">
        <w:rPr>
          <w:rFonts w:asciiTheme="minorHAnsi" w:hAnsiTheme="minorHAnsi" w:cstheme="minorHAnsi"/>
          <w:sz w:val="18"/>
          <w:szCs w:val="18"/>
        </w:rPr>
        <w:t>: expansion des abstract patterns</w:t>
      </w:r>
      <w:r w:rsidR="00274FD0" w:rsidRPr="00E814FD">
        <w:rPr>
          <w:rFonts w:asciiTheme="minorHAnsi" w:hAnsiTheme="minorHAnsi" w:cstheme="minorHAnsi"/>
          <w:sz w:val="18"/>
          <w:szCs w:val="18"/>
        </w:rPr>
        <w:t> </w:t>
      </w:r>
      <w:r w:rsidR="00F9165A" w:rsidRPr="00E814FD">
        <w:rPr>
          <w:rFonts w:asciiTheme="minorHAnsi" w:hAnsiTheme="minorHAnsi" w:cstheme="minorHAnsi"/>
          <w:sz w:val="18"/>
          <w:szCs w:val="18"/>
        </w:rPr>
        <w:t>;</w:t>
      </w:r>
    </w:p>
    <w:p w14:paraId="7B63F116" w14:textId="77777777" w:rsidR="00402D0E" w:rsidRPr="00E814FD" w:rsidRDefault="00402D0E" w:rsidP="00EB7579">
      <w:pPr>
        <w:pStyle w:val="Paragraphedeliste"/>
        <w:numPr>
          <w:ilvl w:val="0"/>
          <w:numId w:val="2"/>
        </w:numPr>
        <w:rPr>
          <w:rFonts w:asciiTheme="minorHAnsi" w:hAnsiTheme="minorHAnsi" w:cstheme="minorHAnsi"/>
          <w:sz w:val="18"/>
          <w:szCs w:val="18"/>
        </w:rPr>
      </w:pPr>
      <w:r w:rsidRPr="00E814FD">
        <w:rPr>
          <w:rFonts w:asciiTheme="minorHAnsi" w:hAnsiTheme="minorHAnsi" w:cstheme="minorHAnsi"/>
          <w:b/>
          <w:i/>
          <w:sz w:val="18"/>
          <w:szCs w:val="18"/>
        </w:rPr>
        <w:t>iso_svrl_for_xslt2.xsl</w:t>
      </w:r>
      <w:r w:rsidR="00274FD0" w:rsidRPr="00E814FD">
        <w:rPr>
          <w:rFonts w:asciiTheme="minorHAnsi" w:hAnsiTheme="minorHAnsi" w:cstheme="minorHAnsi"/>
          <w:b/>
          <w:sz w:val="18"/>
          <w:szCs w:val="18"/>
        </w:rPr>
        <w:t> </w:t>
      </w:r>
      <w:r w:rsidRPr="00E814FD">
        <w:rPr>
          <w:rFonts w:asciiTheme="minorHAnsi" w:hAnsiTheme="minorHAnsi" w:cstheme="minorHAnsi"/>
          <w:sz w:val="18"/>
          <w:szCs w:val="18"/>
        </w:rPr>
        <w:t xml:space="preserve">: transformation </w:t>
      </w:r>
      <w:proofErr w:type="gramStart"/>
      <w:r w:rsidRPr="00E814FD">
        <w:rPr>
          <w:rFonts w:asciiTheme="minorHAnsi" w:hAnsiTheme="minorHAnsi" w:cstheme="minorHAnsi"/>
          <w:sz w:val="18"/>
          <w:szCs w:val="18"/>
        </w:rPr>
        <w:t>du .</w:t>
      </w:r>
      <w:proofErr w:type="spellStart"/>
      <w:r w:rsidRPr="00E814FD">
        <w:rPr>
          <w:rFonts w:asciiTheme="minorHAnsi" w:hAnsiTheme="minorHAnsi" w:cstheme="minorHAnsi"/>
          <w:sz w:val="18"/>
          <w:szCs w:val="18"/>
        </w:rPr>
        <w:t>sch</w:t>
      </w:r>
      <w:proofErr w:type="spellEnd"/>
      <w:proofErr w:type="gramEnd"/>
      <w:r w:rsidRPr="00E814FD">
        <w:rPr>
          <w:rFonts w:asciiTheme="minorHAnsi" w:hAnsiTheme="minorHAnsi" w:cstheme="minorHAnsi"/>
          <w:sz w:val="18"/>
          <w:szCs w:val="18"/>
        </w:rPr>
        <w:t xml:space="preserve"> en .</w:t>
      </w:r>
      <w:proofErr w:type="spellStart"/>
      <w:r w:rsidRPr="00E814FD">
        <w:rPr>
          <w:rFonts w:asciiTheme="minorHAnsi" w:hAnsiTheme="minorHAnsi" w:cstheme="minorHAnsi"/>
          <w:sz w:val="18"/>
          <w:szCs w:val="18"/>
        </w:rPr>
        <w:t>xsl</w:t>
      </w:r>
      <w:proofErr w:type="spellEnd"/>
      <w:r w:rsidR="00C71541" w:rsidRPr="00E814FD">
        <w:rPr>
          <w:rFonts w:asciiTheme="minorHAnsi" w:hAnsiTheme="minorHAnsi" w:cstheme="minorHAnsi"/>
          <w:sz w:val="18"/>
          <w:szCs w:val="18"/>
        </w:rPr>
        <w:t xml:space="preserve">. </w:t>
      </w:r>
      <w:r w:rsidR="00677E85" w:rsidRPr="00E814FD">
        <w:rPr>
          <w:rFonts w:asciiTheme="minorHAnsi" w:hAnsiTheme="minorHAnsi" w:cstheme="minorHAnsi"/>
          <w:sz w:val="18"/>
          <w:szCs w:val="18"/>
        </w:rPr>
        <w:t>C</w:t>
      </w:r>
      <w:r w:rsidR="00C71541" w:rsidRPr="00E814FD">
        <w:rPr>
          <w:rFonts w:asciiTheme="minorHAnsi" w:hAnsiTheme="minorHAnsi" w:cstheme="minorHAnsi"/>
          <w:sz w:val="18"/>
          <w:szCs w:val="18"/>
        </w:rPr>
        <w:t xml:space="preserve">ette feuille de style </w:t>
      </w:r>
      <w:r w:rsidR="00F9165A" w:rsidRPr="00E814FD">
        <w:rPr>
          <w:rFonts w:asciiTheme="minorHAnsi" w:hAnsiTheme="minorHAnsi" w:cstheme="minorHAnsi"/>
          <w:sz w:val="18"/>
          <w:szCs w:val="18"/>
        </w:rPr>
        <w:t>a été</w:t>
      </w:r>
      <w:r w:rsidR="00C71541" w:rsidRPr="00E814FD">
        <w:rPr>
          <w:rFonts w:asciiTheme="minorHAnsi" w:hAnsiTheme="minorHAnsi" w:cstheme="minorHAnsi"/>
          <w:sz w:val="18"/>
          <w:szCs w:val="18"/>
        </w:rPr>
        <w:t xml:space="preserve"> modifiée par l’A</w:t>
      </w:r>
      <w:r w:rsidR="00322020" w:rsidRPr="00E814FD">
        <w:rPr>
          <w:rFonts w:asciiTheme="minorHAnsi" w:hAnsiTheme="minorHAnsi" w:cstheme="minorHAnsi"/>
          <w:sz w:val="18"/>
          <w:szCs w:val="18"/>
        </w:rPr>
        <w:t>N</w:t>
      </w:r>
      <w:r w:rsidR="00C71541" w:rsidRPr="00E814FD">
        <w:rPr>
          <w:rFonts w:asciiTheme="minorHAnsi" w:hAnsiTheme="minorHAnsi" w:cstheme="minorHAnsi"/>
          <w:sz w:val="18"/>
          <w:szCs w:val="18"/>
        </w:rPr>
        <w:t xml:space="preserve">S, pour </w:t>
      </w:r>
      <w:r w:rsidR="00F2195B" w:rsidRPr="00E814FD">
        <w:rPr>
          <w:rFonts w:asciiTheme="minorHAnsi" w:hAnsiTheme="minorHAnsi" w:cstheme="minorHAnsi"/>
          <w:sz w:val="18"/>
          <w:szCs w:val="18"/>
        </w:rPr>
        <w:t>adapter</w:t>
      </w:r>
      <w:r w:rsidR="00C71541" w:rsidRPr="00E814FD">
        <w:rPr>
          <w:rFonts w:asciiTheme="minorHAnsi" w:hAnsiTheme="minorHAnsi" w:cstheme="minorHAnsi"/>
          <w:sz w:val="18"/>
          <w:szCs w:val="18"/>
        </w:rPr>
        <w:t xml:space="preserve"> les rapports de vérificati</w:t>
      </w:r>
      <w:r w:rsidR="00F2195B" w:rsidRPr="00E814FD">
        <w:rPr>
          <w:rFonts w:asciiTheme="minorHAnsi" w:hAnsiTheme="minorHAnsi" w:cstheme="minorHAnsi"/>
          <w:sz w:val="18"/>
          <w:szCs w:val="18"/>
        </w:rPr>
        <w:t>on de conformité au format SVRL</w:t>
      </w:r>
      <w:r w:rsidR="00274FD0" w:rsidRPr="00E814FD">
        <w:rPr>
          <w:rFonts w:asciiTheme="minorHAnsi" w:hAnsiTheme="minorHAnsi" w:cstheme="minorHAnsi"/>
          <w:sz w:val="18"/>
          <w:szCs w:val="18"/>
        </w:rPr>
        <w:t> </w:t>
      </w:r>
      <w:r w:rsidR="00F9165A" w:rsidRPr="00E814FD">
        <w:rPr>
          <w:rFonts w:asciiTheme="minorHAnsi" w:hAnsiTheme="minorHAnsi" w:cstheme="minorHAnsi"/>
          <w:sz w:val="18"/>
          <w:szCs w:val="18"/>
        </w:rPr>
        <w:t>;</w:t>
      </w:r>
    </w:p>
    <w:p w14:paraId="4424C20B" w14:textId="77777777" w:rsidR="00402D0E" w:rsidRPr="00E814FD" w:rsidRDefault="00402D0E" w:rsidP="00EB7579">
      <w:pPr>
        <w:pStyle w:val="Paragraphedeliste"/>
        <w:numPr>
          <w:ilvl w:val="0"/>
          <w:numId w:val="2"/>
        </w:numPr>
        <w:rPr>
          <w:rFonts w:asciiTheme="minorHAnsi" w:hAnsiTheme="minorHAnsi" w:cstheme="minorHAnsi"/>
          <w:sz w:val="18"/>
          <w:szCs w:val="18"/>
        </w:rPr>
      </w:pPr>
      <w:r w:rsidRPr="00E814FD">
        <w:rPr>
          <w:rFonts w:asciiTheme="minorHAnsi" w:hAnsiTheme="minorHAnsi" w:cstheme="minorHAnsi"/>
          <w:b/>
          <w:i/>
          <w:sz w:val="18"/>
          <w:szCs w:val="18"/>
        </w:rPr>
        <w:t>iso_schematron_skeleton_for_saxon.xsl</w:t>
      </w:r>
      <w:r w:rsidR="00274FD0" w:rsidRPr="00E814FD">
        <w:rPr>
          <w:rFonts w:asciiTheme="minorHAnsi" w:hAnsiTheme="minorHAnsi" w:cstheme="minorHAnsi"/>
          <w:b/>
          <w:sz w:val="18"/>
          <w:szCs w:val="18"/>
        </w:rPr>
        <w:t> </w:t>
      </w:r>
      <w:r w:rsidRPr="00E814FD">
        <w:rPr>
          <w:rFonts w:asciiTheme="minorHAnsi" w:hAnsiTheme="minorHAnsi" w:cstheme="minorHAnsi"/>
          <w:sz w:val="18"/>
          <w:szCs w:val="18"/>
        </w:rPr>
        <w:t>: squelette de transformation appelé par la feuille précédente.</w:t>
      </w:r>
    </w:p>
    <w:p w14:paraId="5134ECF2" w14:textId="77777777" w:rsidR="00825E0B" w:rsidRPr="00E814FD" w:rsidRDefault="00134180" w:rsidP="00F2195B">
      <w:pPr>
        <w:rPr>
          <w:rFonts w:asciiTheme="minorHAnsi" w:hAnsiTheme="minorHAnsi" w:cstheme="minorHAnsi"/>
          <w:sz w:val="18"/>
          <w:szCs w:val="18"/>
        </w:rPr>
      </w:pPr>
      <w:r w:rsidRPr="00E814FD">
        <w:rPr>
          <w:rFonts w:asciiTheme="minorHAnsi" w:hAnsiTheme="minorHAnsi" w:cstheme="minorHAnsi"/>
          <w:sz w:val="18"/>
          <w:szCs w:val="18"/>
        </w:rPr>
        <w:t>Elles sont utilisées par le moteur SAXON.</w:t>
      </w:r>
    </w:p>
    <w:p w14:paraId="323A8EB4" w14:textId="77777777" w:rsidR="00595374" w:rsidRPr="00E814FD" w:rsidRDefault="00595374">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B8169FC" w14:textId="16FCCA27" w:rsidR="00E01BBB" w:rsidRPr="00E814FD" w:rsidRDefault="00E01BBB" w:rsidP="009D6652">
      <w:pPr>
        <w:pStyle w:val="Titre4"/>
        <w:rPr>
          <w:rFonts w:asciiTheme="minorHAnsi" w:hAnsiTheme="minorHAnsi" w:cstheme="minorHAnsi"/>
          <w:sz w:val="18"/>
          <w:szCs w:val="18"/>
        </w:rPr>
      </w:pPr>
      <w:r w:rsidRPr="00E814FD">
        <w:rPr>
          <w:rFonts w:asciiTheme="minorHAnsi" w:hAnsiTheme="minorHAnsi" w:cstheme="minorHAnsi"/>
          <w:sz w:val="18"/>
          <w:szCs w:val="18"/>
        </w:rPr>
        <w:lastRenderedPageBreak/>
        <w:t>Répertoire schematrons/profils</w:t>
      </w:r>
    </w:p>
    <w:p w14:paraId="61E5DE1A" w14:textId="34021D9E" w:rsidR="00E01BBB" w:rsidRPr="00E814FD" w:rsidRDefault="00214D11" w:rsidP="00E01BBB">
      <w:pPr>
        <w:rPr>
          <w:rFonts w:asciiTheme="minorHAnsi" w:hAnsiTheme="minorHAnsi" w:cstheme="minorHAnsi"/>
          <w:b/>
          <w:sz w:val="18"/>
          <w:szCs w:val="18"/>
        </w:rPr>
      </w:pPr>
      <w:r w:rsidRPr="00E814FD">
        <w:rPr>
          <w:rFonts w:asciiTheme="minorHAnsi" w:hAnsiTheme="minorHAnsi" w:cstheme="minorHAnsi"/>
          <w:sz w:val="18"/>
          <w:szCs w:val="18"/>
        </w:rPr>
        <w:t xml:space="preserve">Ce sous-répertoire contient 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par profil</w:t>
      </w:r>
    </w:p>
    <w:p w14:paraId="257D3E6E" w14:textId="78DB9BD1" w:rsidR="00214D11" w:rsidRPr="00E814FD" w:rsidRDefault="00312B49" w:rsidP="007105A8">
      <w:pPr>
        <w:ind w:left="708"/>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2813C45B" wp14:editId="57AD3F24">
            <wp:extent cx="2164465" cy="1223644"/>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2339" cy="122809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3825"/>
        <w:gridCol w:w="5237"/>
      </w:tblGrid>
      <w:tr w:rsidR="000C10E1" w:rsidRPr="00E814FD" w14:paraId="69702290" w14:textId="77777777" w:rsidTr="00953F9D">
        <w:tc>
          <w:tcPr>
            <w:tcW w:w="3825" w:type="dxa"/>
            <w:shd w:val="clear" w:color="auto" w:fill="D9D9D9" w:themeFill="background1" w:themeFillShade="D9"/>
            <w:vAlign w:val="center"/>
          </w:tcPr>
          <w:p w14:paraId="3B3983EF" w14:textId="13E05B71" w:rsidR="000C10E1" w:rsidRPr="00E814FD" w:rsidRDefault="00C4334A" w:rsidP="00B51C65">
            <w:pPr>
              <w:spacing w:before="120"/>
              <w:rPr>
                <w:rFonts w:asciiTheme="minorHAnsi" w:hAnsiTheme="minorHAnsi" w:cstheme="minorHAnsi"/>
                <w:b/>
                <w:bCs/>
                <w:sz w:val="18"/>
                <w:szCs w:val="18"/>
              </w:rPr>
            </w:pPr>
            <w:proofErr w:type="spellStart"/>
            <w:r w:rsidRPr="00E814FD">
              <w:rPr>
                <w:rFonts w:asciiTheme="minorHAnsi" w:hAnsiTheme="minorHAnsi" w:cstheme="minorHAnsi"/>
                <w:b/>
                <w:bCs/>
                <w:sz w:val="18"/>
                <w:szCs w:val="18"/>
              </w:rPr>
              <w:t>Schématron</w:t>
            </w:r>
            <w:proofErr w:type="spellEnd"/>
          </w:p>
        </w:tc>
        <w:tc>
          <w:tcPr>
            <w:tcW w:w="5237" w:type="dxa"/>
            <w:shd w:val="clear" w:color="auto" w:fill="D9D9D9" w:themeFill="background1" w:themeFillShade="D9"/>
            <w:vAlign w:val="center"/>
          </w:tcPr>
          <w:p w14:paraId="28874BB5" w14:textId="419AA4DE" w:rsidR="000C10E1" w:rsidRPr="00E814FD" w:rsidRDefault="00C4334A" w:rsidP="00B51C65">
            <w:pPr>
              <w:spacing w:before="120"/>
              <w:rPr>
                <w:rFonts w:asciiTheme="minorHAnsi" w:hAnsiTheme="minorHAnsi" w:cstheme="minorHAnsi"/>
                <w:b/>
                <w:bCs/>
                <w:sz w:val="18"/>
                <w:szCs w:val="18"/>
              </w:rPr>
            </w:pPr>
            <w:r w:rsidRPr="00E814FD">
              <w:rPr>
                <w:rFonts w:asciiTheme="minorHAnsi" w:hAnsiTheme="minorHAnsi" w:cstheme="minorHAnsi"/>
                <w:b/>
                <w:bCs/>
                <w:sz w:val="18"/>
                <w:szCs w:val="18"/>
              </w:rPr>
              <w:t>Vérification effectuée</w:t>
            </w:r>
          </w:p>
        </w:tc>
      </w:tr>
      <w:tr w:rsidR="000C10E1" w:rsidRPr="00E814FD" w14:paraId="375D3287" w14:textId="77777777" w:rsidTr="00953F9D">
        <w:tc>
          <w:tcPr>
            <w:tcW w:w="3825" w:type="dxa"/>
            <w:vAlign w:val="center"/>
          </w:tcPr>
          <w:p w14:paraId="36977555" w14:textId="75E94A78"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terminologies\schematron\</w:t>
            </w:r>
            <w:proofErr w:type="spellStart"/>
            <w:r w:rsidRPr="00E814FD">
              <w:rPr>
                <w:rFonts w:asciiTheme="minorHAnsi" w:hAnsiTheme="minorHAnsi" w:cstheme="minorHAnsi"/>
                <w:sz w:val="18"/>
                <w:szCs w:val="18"/>
              </w:rPr>
              <w:t>terminologie.sch</w:t>
            </w:r>
            <w:proofErr w:type="spellEnd"/>
          </w:p>
        </w:tc>
        <w:tc>
          <w:tcPr>
            <w:tcW w:w="5237" w:type="dxa"/>
            <w:vAlign w:val="center"/>
          </w:tcPr>
          <w:p w14:paraId="6B7D0CB3" w14:textId="7E276BE6"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w:t>
            </w:r>
          </w:p>
        </w:tc>
      </w:tr>
      <w:tr w:rsidR="000C10E1" w:rsidRPr="00E814FD" w14:paraId="68EA7290" w14:textId="77777777" w:rsidTr="00953F9D">
        <w:tc>
          <w:tcPr>
            <w:tcW w:w="3825" w:type="dxa"/>
            <w:vAlign w:val="center"/>
          </w:tcPr>
          <w:p w14:paraId="0D68367E" w14:textId="7BFCAC55"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SIS_Modeles_ANS</w:t>
            </w:r>
            <w:proofErr w:type="spellEnd"/>
          </w:p>
        </w:tc>
        <w:tc>
          <w:tcPr>
            <w:tcW w:w="5237" w:type="dxa"/>
            <w:vAlign w:val="center"/>
          </w:tcPr>
          <w:p w14:paraId="71FF4441" w14:textId="5E2F1BDB"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Spécifications</w:t>
            </w:r>
            <w:r w:rsidR="000C10E1" w:rsidRPr="00E814FD">
              <w:rPr>
                <w:rFonts w:asciiTheme="minorHAnsi" w:hAnsiTheme="minorHAnsi" w:cstheme="minorHAnsi"/>
                <w:sz w:val="18"/>
                <w:szCs w:val="18"/>
              </w:rPr>
              <w:t xml:space="preserve"> françaises (corps : sections, entrées, JDV ANS)</w:t>
            </w:r>
          </w:p>
        </w:tc>
      </w:tr>
      <w:tr w:rsidR="000C10E1" w:rsidRPr="00E814FD" w14:paraId="3631489A" w14:textId="77777777" w:rsidTr="00953F9D">
        <w:tc>
          <w:tcPr>
            <w:tcW w:w="3825" w:type="dxa"/>
            <w:vAlign w:val="center"/>
          </w:tcPr>
          <w:p w14:paraId="0539EF62" w14:textId="3BB9CFD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SIS_ModelesDeContenusCDA.sch</w:t>
            </w:r>
            <w:proofErr w:type="spellEnd"/>
          </w:p>
        </w:tc>
        <w:tc>
          <w:tcPr>
            <w:tcW w:w="5237" w:type="dxa"/>
            <w:vAlign w:val="center"/>
          </w:tcPr>
          <w:p w14:paraId="1AA139C0" w14:textId="2498435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(corps : sections, entrées, JDV IHE)</w:t>
            </w:r>
          </w:p>
        </w:tc>
      </w:tr>
      <w:tr w:rsidR="000C10E1" w:rsidRPr="00E814FD" w14:paraId="64D9E247" w14:textId="77777777" w:rsidTr="00953F9D">
        <w:tc>
          <w:tcPr>
            <w:tcW w:w="3825" w:type="dxa"/>
            <w:vAlign w:val="center"/>
          </w:tcPr>
          <w:p w14:paraId="197C83F0" w14:textId="4A39EBCE"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SIS_StructurationMinimale.sch</w:t>
            </w:r>
            <w:proofErr w:type="spellEnd"/>
          </w:p>
        </w:tc>
        <w:tc>
          <w:tcPr>
            <w:tcW w:w="5237" w:type="dxa"/>
            <w:vAlign w:val="center"/>
          </w:tcPr>
          <w:p w14:paraId="58DE57C4" w14:textId="70C1907A"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(en-tête)</w:t>
            </w:r>
          </w:p>
        </w:tc>
      </w:tr>
      <w:tr w:rsidR="000C10E1" w:rsidRPr="00E814FD" w14:paraId="37CB7E57" w14:textId="77777777" w:rsidTr="00953F9D">
        <w:tc>
          <w:tcPr>
            <w:tcW w:w="3825" w:type="dxa"/>
            <w:vAlign w:val="center"/>
          </w:tcPr>
          <w:p w14:paraId="15CAA319" w14:textId="04AF66AA" w:rsidR="000C10E1" w:rsidRPr="00E814FD" w:rsidRDefault="000C10E1" w:rsidP="00B51C65">
            <w:pPr>
              <w:spacing w:before="120"/>
              <w:rPr>
                <w:rFonts w:asciiTheme="minorHAnsi" w:hAnsiTheme="minorHAnsi" w:cstheme="minorHAnsi"/>
                <w:sz w:val="18"/>
                <w:szCs w:val="18"/>
              </w:rPr>
            </w:pPr>
            <w:proofErr w:type="spellStart"/>
            <w:r w:rsidRPr="00E814FD">
              <w:rPr>
                <w:rFonts w:asciiTheme="minorHAnsi" w:hAnsiTheme="minorHAnsi" w:cstheme="minorHAnsi"/>
                <w:sz w:val="18"/>
                <w:szCs w:val="18"/>
              </w:rPr>
              <w:t>IHE.sch</w:t>
            </w:r>
            <w:proofErr w:type="spellEnd"/>
          </w:p>
        </w:tc>
        <w:tc>
          <w:tcPr>
            <w:tcW w:w="5237" w:type="dxa"/>
            <w:vAlign w:val="center"/>
          </w:tcPr>
          <w:p w14:paraId="19DFBFBD" w14:textId="7533DDF4"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IHE (corps)</w:t>
            </w:r>
          </w:p>
        </w:tc>
      </w:tr>
      <w:tr w:rsidR="000C10E1" w:rsidRPr="00E814FD" w14:paraId="487F4AAB" w14:textId="77777777" w:rsidTr="00953F9D">
        <w:tc>
          <w:tcPr>
            <w:tcW w:w="3825" w:type="dxa"/>
            <w:vAlign w:val="center"/>
          </w:tcPr>
          <w:p w14:paraId="14BAB0CA" w14:textId="42FE6AB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IHE_XDS-</w:t>
            </w:r>
            <w:proofErr w:type="spellStart"/>
            <w:r w:rsidRPr="00E814FD">
              <w:rPr>
                <w:rFonts w:asciiTheme="minorHAnsi" w:hAnsiTheme="minorHAnsi" w:cstheme="minorHAnsi"/>
                <w:sz w:val="18"/>
                <w:szCs w:val="18"/>
              </w:rPr>
              <w:t>SD.sch</w:t>
            </w:r>
            <w:proofErr w:type="spellEnd"/>
          </w:p>
        </w:tc>
        <w:tc>
          <w:tcPr>
            <w:tcW w:w="5237" w:type="dxa"/>
            <w:vAlign w:val="center"/>
          </w:tcPr>
          <w:p w14:paraId="591CFF69" w14:textId="09A9AE3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IHE (en-tête)</w:t>
            </w:r>
          </w:p>
        </w:tc>
      </w:tr>
    </w:tbl>
    <w:p w14:paraId="16C19D0E" w14:textId="78BCF399" w:rsidR="00814B34" w:rsidRPr="00E814FD" w:rsidRDefault="00814B34" w:rsidP="005E254B">
      <w:pPr>
        <w:rPr>
          <w:rFonts w:asciiTheme="minorHAnsi" w:hAnsiTheme="minorHAnsi" w:cstheme="minorHAnsi"/>
          <w:sz w:val="18"/>
          <w:szCs w:val="18"/>
        </w:rPr>
      </w:pPr>
    </w:p>
    <w:p w14:paraId="31BF0772" w14:textId="23EED0F8" w:rsidR="007105A8" w:rsidRPr="00E814FD" w:rsidRDefault="00440492" w:rsidP="005E254B">
      <w:pPr>
        <w:rPr>
          <w:rFonts w:asciiTheme="minorHAnsi" w:hAnsiTheme="minorHAnsi" w:cstheme="minorHAnsi"/>
          <w:sz w:val="18"/>
          <w:szCs w:val="18"/>
        </w:rPr>
      </w:pPr>
      <w:r w:rsidRPr="00E814FD">
        <w:rPr>
          <w:rFonts w:asciiTheme="minorHAnsi" w:hAnsiTheme="minorHAnsi" w:cstheme="minorHAnsi"/>
          <w:sz w:val="18"/>
          <w:szCs w:val="18"/>
        </w:rPr>
        <w:t xml:space="preserve">Le </w:t>
      </w:r>
      <w:r w:rsidR="007105A8" w:rsidRPr="00E814FD">
        <w:rPr>
          <w:rFonts w:asciiTheme="minorHAnsi" w:hAnsiTheme="minorHAnsi" w:cstheme="minorHAnsi"/>
          <w:sz w:val="18"/>
          <w:szCs w:val="18"/>
        </w:rPr>
        <w:t xml:space="preserve">répertoire </w:t>
      </w:r>
      <w:r w:rsidR="007105A8" w:rsidRPr="00E814FD">
        <w:rPr>
          <w:rFonts w:asciiTheme="minorHAnsi" w:hAnsiTheme="minorHAnsi" w:cstheme="minorHAnsi"/>
          <w:b/>
          <w:bCs/>
          <w:sz w:val="18"/>
          <w:szCs w:val="18"/>
        </w:rPr>
        <w:t>schematrons\profils\terminologies\terminologie</w:t>
      </w:r>
      <w:r w:rsidR="007105A8" w:rsidRPr="00E814FD">
        <w:rPr>
          <w:rFonts w:asciiTheme="minorHAnsi" w:hAnsiTheme="minorHAnsi" w:cstheme="minorHAnsi"/>
          <w:sz w:val="18"/>
          <w:szCs w:val="18"/>
        </w:rPr>
        <w:t xml:space="preserve"> contient un fichier pour chaque terminologie contrôlée :</w:t>
      </w:r>
    </w:p>
    <w:tbl>
      <w:tblPr>
        <w:tblStyle w:val="Grilledutableau"/>
        <w:tblW w:w="0" w:type="auto"/>
        <w:tblLook w:val="04A0" w:firstRow="1" w:lastRow="0" w:firstColumn="1" w:lastColumn="0" w:noHBand="0" w:noVBand="1"/>
      </w:tblPr>
      <w:tblGrid>
        <w:gridCol w:w="2830"/>
        <w:gridCol w:w="2694"/>
      </w:tblGrid>
      <w:tr w:rsidR="007105A8" w:rsidRPr="00E814FD" w14:paraId="0FFCA5B9" w14:textId="77777777" w:rsidTr="007105A8">
        <w:tc>
          <w:tcPr>
            <w:tcW w:w="2830" w:type="dxa"/>
            <w:shd w:val="clear" w:color="auto" w:fill="D9D9D9" w:themeFill="background1" w:themeFillShade="D9"/>
          </w:tcPr>
          <w:p w14:paraId="52F43E00" w14:textId="7EC4E896"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 xml:space="preserve">Nom du fichier </w:t>
            </w:r>
            <w:proofErr w:type="spellStart"/>
            <w:r w:rsidRPr="00E814FD">
              <w:rPr>
                <w:rFonts w:asciiTheme="minorHAnsi" w:hAnsiTheme="minorHAnsi" w:cstheme="minorHAnsi"/>
                <w:b/>
                <w:bCs/>
                <w:sz w:val="18"/>
                <w:szCs w:val="18"/>
              </w:rPr>
              <w:t>rdf</w:t>
            </w:r>
            <w:proofErr w:type="spellEnd"/>
          </w:p>
        </w:tc>
        <w:tc>
          <w:tcPr>
            <w:tcW w:w="2694" w:type="dxa"/>
            <w:shd w:val="clear" w:color="auto" w:fill="D9D9D9" w:themeFill="background1" w:themeFillShade="D9"/>
          </w:tcPr>
          <w:p w14:paraId="7EFB7677" w14:textId="40320B1C"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Terminologie</w:t>
            </w:r>
          </w:p>
        </w:tc>
      </w:tr>
      <w:tr w:rsidR="007105A8" w:rsidRPr="00E814FD" w14:paraId="5CA66CC4" w14:textId="78D1A575" w:rsidTr="007105A8">
        <w:tc>
          <w:tcPr>
            <w:tcW w:w="2830" w:type="dxa"/>
          </w:tcPr>
          <w:p w14:paraId="2BE3C918" w14:textId="2398E658"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1.2.250.1.213.1.1.4.2.281</w:t>
            </w:r>
          </w:p>
        </w:tc>
        <w:tc>
          <w:tcPr>
            <w:tcW w:w="2694" w:type="dxa"/>
          </w:tcPr>
          <w:p w14:paraId="1DC572F7" w14:textId="7AC5B5FA"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TA_RCP</w:t>
            </w:r>
            <w:r w:rsidR="009B772F" w:rsidRPr="00E814FD">
              <w:rPr>
                <w:rFonts w:asciiTheme="minorHAnsi" w:hAnsiTheme="minorHAnsi" w:cstheme="minorHAnsi"/>
                <w:color w:val="FF0000"/>
                <w:sz w:val="18"/>
                <w:szCs w:val="18"/>
              </w:rPr>
              <w:t xml:space="preserve"> (obsolète)</w:t>
            </w:r>
          </w:p>
        </w:tc>
      </w:tr>
      <w:tr w:rsidR="007105A8" w:rsidRPr="00E814FD" w14:paraId="71E26EE5" w14:textId="3AD83224" w:rsidTr="007105A8">
        <w:tc>
          <w:tcPr>
            <w:tcW w:w="2830" w:type="dxa"/>
          </w:tcPr>
          <w:p w14:paraId="77A78D3E" w14:textId="32237B60"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1.2.250.1.213.1.1.4.2.286</w:t>
            </w:r>
          </w:p>
        </w:tc>
        <w:tc>
          <w:tcPr>
            <w:tcW w:w="2694" w:type="dxa"/>
          </w:tcPr>
          <w:p w14:paraId="130862B3" w14:textId="3957C739"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TA_CDA</w:t>
            </w:r>
          </w:p>
        </w:tc>
      </w:tr>
      <w:tr w:rsidR="007105A8" w:rsidRPr="00E814FD" w14:paraId="25402E42" w14:textId="43BF3BC7" w:rsidTr="007105A8">
        <w:tc>
          <w:tcPr>
            <w:tcW w:w="2830" w:type="dxa"/>
          </w:tcPr>
          <w:p w14:paraId="16C52C46" w14:textId="74BF876B"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1.2.250.1.213.1.1.4.2.289</w:t>
            </w:r>
          </w:p>
        </w:tc>
        <w:tc>
          <w:tcPr>
            <w:tcW w:w="2694" w:type="dxa"/>
          </w:tcPr>
          <w:p w14:paraId="1A651777" w14:textId="27AF52F1"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TA_OBS</w:t>
            </w:r>
          </w:p>
        </w:tc>
      </w:tr>
      <w:tr w:rsidR="007105A8" w:rsidRPr="00E814FD" w14:paraId="406A8910" w14:textId="3341DF5D" w:rsidTr="007105A8">
        <w:tc>
          <w:tcPr>
            <w:tcW w:w="2830" w:type="dxa"/>
          </w:tcPr>
          <w:p w14:paraId="2A3B4FA0" w14:textId="287D9233"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1.2.250.1.213.1.1.4.2.291</w:t>
            </w:r>
          </w:p>
        </w:tc>
        <w:tc>
          <w:tcPr>
            <w:tcW w:w="2694" w:type="dxa"/>
          </w:tcPr>
          <w:p w14:paraId="0122AFEE" w14:textId="1151BBFC"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TA_ASIP291</w:t>
            </w:r>
          </w:p>
        </w:tc>
      </w:tr>
      <w:tr w:rsidR="007105A8" w:rsidRPr="00E814FD" w14:paraId="241974BF" w14:textId="2AC3F955" w:rsidTr="007105A8">
        <w:tc>
          <w:tcPr>
            <w:tcW w:w="2830" w:type="dxa"/>
          </w:tcPr>
          <w:p w14:paraId="5218FFC8" w14:textId="4A83A73F"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1.2.250.1.213.1.1.4.2</w:t>
            </w:r>
          </w:p>
        </w:tc>
        <w:tc>
          <w:tcPr>
            <w:tcW w:w="2694" w:type="dxa"/>
          </w:tcPr>
          <w:p w14:paraId="3B40EA60" w14:textId="70E42709"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TA_PRC</w:t>
            </w:r>
          </w:p>
        </w:tc>
      </w:tr>
      <w:tr w:rsidR="007105A8" w:rsidRPr="00E814FD" w14:paraId="4F916DAE" w14:textId="446C4891" w:rsidTr="007105A8">
        <w:tc>
          <w:tcPr>
            <w:tcW w:w="2830" w:type="dxa"/>
          </w:tcPr>
          <w:p w14:paraId="7FA09C19" w14:textId="16A5132A"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1.2.250.1.213.1.1.4.3</w:t>
            </w:r>
          </w:p>
        </w:tc>
        <w:tc>
          <w:tcPr>
            <w:tcW w:w="2694" w:type="dxa"/>
          </w:tcPr>
          <w:p w14:paraId="0928C330" w14:textId="0B8803AD"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TA_TRT</w:t>
            </w:r>
            <w:r w:rsidR="009B772F" w:rsidRPr="00E814FD">
              <w:rPr>
                <w:rFonts w:asciiTheme="minorHAnsi" w:hAnsiTheme="minorHAnsi" w:cstheme="minorHAnsi"/>
                <w:color w:val="FF0000"/>
                <w:sz w:val="18"/>
                <w:szCs w:val="18"/>
              </w:rPr>
              <w:t xml:space="preserve"> (obsolète)</w:t>
            </w:r>
          </w:p>
        </w:tc>
      </w:tr>
      <w:tr w:rsidR="007105A8" w:rsidRPr="00E814FD" w14:paraId="6C7DCA8F" w14:textId="7BD4BA1D" w:rsidTr="007105A8">
        <w:tc>
          <w:tcPr>
            <w:tcW w:w="2830" w:type="dxa"/>
          </w:tcPr>
          <w:p w14:paraId="19299D21" w14:textId="15C3BCD6"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1.2.250.1.213.1.1.4.14</w:t>
            </w:r>
          </w:p>
        </w:tc>
        <w:tc>
          <w:tcPr>
            <w:tcW w:w="2694" w:type="dxa"/>
          </w:tcPr>
          <w:p w14:paraId="2AF4D4C9" w14:textId="6C2A170F"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TA_CS</w:t>
            </w:r>
            <w:r w:rsidR="009B772F" w:rsidRPr="00E814FD">
              <w:rPr>
                <w:rFonts w:asciiTheme="minorHAnsi" w:hAnsiTheme="minorHAnsi" w:cstheme="minorHAnsi"/>
                <w:color w:val="FF0000"/>
                <w:sz w:val="18"/>
                <w:szCs w:val="18"/>
              </w:rPr>
              <w:t xml:space="preserve"> (obsolète)</w:t>
            </w:r>
          </w:p>
        </w:tc>
      </w:tr>
      <w:tr w:rsidR="007105A8" w:rsidRPr="00E814FD" w14:paraId="553E8061" w14:textId="0D93EC61" w:rsidTr="007105A8">
        <w:tc>
          <w:tcPr>
            <w:tcW w:w="2830" w:type="dxa"/>
          </w:tcPr>
          <w:p w14:paraId="30D0CC68" w14:textId="180483FC"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1.2.250.1.213.1.1.4.321</w:t>
            </w:r>
          </w:p>
        </w:tc>
        <w:tc>
          <w:tcPr>
            <w:tcW w:w="2694" w:type="dxa"/>
          </w:tcPr>
          <w:p w14:paraId="7EDFF20B" w14:textId="59E8E33E"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TA_AVC</w:t>
            </w:r>
            <w:r w:rsidR="009B772F" w:rsidRPr="00E814FD">
              <w:rPr>
                <w:rFonts w:asciiTheme="minorHAnsi" w:hAnsiTheme="minorHAnsi" w:cstheme="minorHAnsi"/>
                <w:color w:val="FF0000"/>
                <w:sz w:val="18"/>
                <w:szCs w:val="18"/>
              </w:rPr>
              <w:t xml:space="preserve"> (obsolète)</w:t>
            </w:r>
          </w:p>
        </w:tc>
      </w:tr>
      <w:tr w:rsidR="007105A8" w:rsidRPr="00E814FD" w14:paraId="1A63841E" w14:textId="705581A9" w:rsidTr="007105A8">
        <w:tc>
          <w:tcPr>
            <w:tcW w:w="2830" w:type="dxa"/>
          </w:tcPr>
          <w:p w14:paraId="59CFF7D5" w14:textId="5F508FAC"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1.2.250.1.213.1.1.4.322</w:t>
            </w:r>
          </w:p>
        </w:tc>
        <w:tc>
          <w:tcPr>
            <w:tcW w:w="2694" w:type="dxa"/>
          </w:tcPr>
          <w:p w14:paraId="1B5C1F5E" w14:textId="5B3E7639"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TA_ASIP</w:t>
            </w:r>
          </w:p>
        </w:tc>
      </w:tr>
      <w:tr w:rsidR="007105A8" w:rsidRPr="00E814FD" w14:paraId="2BB31329" w14:textId="382C0D13" w:rsidTr="007105A8">
        <w:tc>
          <w:tcPr>
            <w:tcW w:w="2830" w:type="dxa"/>
          </w:tcPr>
          <w:p w14:paraId="76D02F4A" w14:textId="47B30E13"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1.2.250.1.213.2.3.1</w:t>
            </w:r>
          </w:p>
        </w:tc>
        <w:tc>
          <w:tcPr>
            <w:tcW w:w="2694" w:type="dxa"/>
          </w:tcPr>
          <w:p w14:paraId="0CFE6706" w14:textId="5AFD9F86"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CIS</w:t>
            </w:r>
          </w:p>
        </w:tc>
      </w:tr>
      <w:tr w:rsidR="007105A8" w:rsidRPr="00E814FD" w14:paraId="6FD52379" w14:textId="16C311D8" w:rsidTr="007105A8">
        <w:tc>
          <w:tcPr>
            <w:tcW w:w="2830" w:type="dxa"/>
          </w:tcPr>
          <w:p w14:paraId="0FF2C751" w14:textId="746821B5"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1.2.250.1.213.2.3.2</w:t>
            </w:r>
          </w:p>
        </w:tc>
        <w:tc>
          <w:tcPr>
            <w:tcW w:w="2694" w:type="dxa"/>
          </w:tcPr>
          <w:p w14:paraId="54905BF1" w14:textId="6E2CAF7E"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CIP</w:t>
            </w:r>
          </w:p>
        </w:tc>
      </w:tr>
      <w:tr w:rsidR="007105A8" w:rsidRPr="00E814FD" w14:paraId="58536606" w14:textId="41240989" w:rsidTr="007105A8">
        <w:tc>
          <w:tcPr>
            <w:tcW w:w="2830" w:type="dxa"/>
          </w:tcPr>
          <w:p w14:paraId="5EBEC9DF" w14:textId="3C47EFB1"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w:t>
            </w:r>
          </w:p>
        </w:tc>
        <w:tc>
          <w:tcPr>
            <w:tcW w:w="2694" w:type="dxa"/>
          </w:tcPr>
          <w:p w14:paraId="1E8EB692" w14:textId="23EA8556"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CCAM</w:t>
            </w:r>
          </w:p>
        </w:tc>
      </w:tr>
      <w:tr w:rsidR="007105A8" w:rsidRPr="00E814FD" w14:paraId="7FD101EC" w14:textId="63FEC4CC" w:rsidTr="007105A8">
        <w:tc>
          <w:tcPr>
            <w:tcW w:w="2830" w:type="dxa"/>
          </w:tcPr>
          <w:p w14:paraId="127DD13E" w14:textId="20D55995"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1.2.250.1.213.2.11</w:t>
            </w:r>
          </w:p>
        </w:tc>
        <w:tc>
          <w:tcPr>
            <w:tcW w:w="2694" w:type="dxa"/>
          </w:tcPr>
          <w:p w14:paraId="3FD0A412" w14:textId="502D068B"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ADICAP</w:t>
            </w:r>
          </w:p>
        </w:tc>
      </w:tr>
      <w:tr w:rsidR="007105A8" w:rsidRPr="00E814FD" w14:paraId="1386A26B" w14:textId="423317D6" w:rsidTr="007105A8">
        <w:tc>
          <w:tcPr>
            <w:tcW w:w="2830" w:type="dxa"/>
          </w:tcPr>
          <w:p w14:paraId="1043C91A" w14:textId="13C73AD8"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1.2.250.1.213.2.59</w:t>
            </w:r>
          </w:p>
        </w:tc>
        <w:tc>
          <w:tcPr>
            <w:tcW w:w="2694" w:type="dxa"/>
          </w:tcPr>
          <w:p w14:paraId="3D2649A7" w14:textId="65D773A3" w:rsidR="007105A8" w:rsidRPr="00E814FD" w:rsidRDefault="007105A8" w:rsidP="00AD36A2">
            <w:pPr>
              <w:spacing w:after="0"/>
              <w:contextualSpacing/>
              <w:rPr>
                <w:rFonts w:asciiTheme="minorHAnsi" w:hAnsiTheme="minorHAnsi" w:cstheme="minorHAnsi"/>
                <w:sz w:val="18"/>
                <w:szCs w:val="18"/>
                <w:lang w:val="en-US"/>
              </w:rPr>
            </w:pPr>
            <w:proofErr w:type="spellStart"/>
            <w:r w:rsidRPr="00E814FD">
              <w:rPr>
                <w:rFonts w:asciiTheme="minorHAnsi" w:hAnsiTheme="minorHAnsi" w:cstheme="minorHAnsi"/>
                <w:sz w:val="18"/>
                <w:szCs w:val="18"/>
                <w:lang w:val="en-US"/>
              </w:rPr>
              <w:t>Medicabase</w:t>
            </w:r>
            <w:proofErr w:type="spellEnd"/>
          </w:p>
        </w:tc>
      </w:tr>
      <w:tr w:rsidR="007105A8" w:rsidRPr="00E814FD" w14:paraId="54B2989C" w14:textId="00E46E81" w:rsidTr="007105A8">
        <w:tc>
          <w:tcPr>
            <w:tcW w:w="2830" w:type="dxa"/>
          </w:tcPr>
          <w:p w14:paraId="2F11B0A6" w14:textId="3206DD44"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1.2.250.1.213.2.62</w:t>
            </w:r>
          </w:p>
        </w:tc>
        <w:tc>
          <w:tcPr>
            <w:tcW w:w="2694" w:type="dxa"/>
          </w:tcPr>
          <w:p w14:paraId="566FEE61" w14:textId="0D6F3ADF"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UCD</w:t>
            </w:r>
          </w:p>
        </w:tc>
      </w:tr>
      <w:tr w:rsidR="007105A8" w:rsidRPr="00E814FD" w14:paraId="1BF7AA83" w14:textId="1F18DCD4" w:rsidTr="007105A8">
        <w:tc>
          <w:tcPr>
            <w:tcW w:w="2830" w:type="dxa"/>
          </w:tcPr>
          <w:p w14:paraId="62957D60" w14:textId="446C90FA"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1.2.250.1.213.2.65</w:t>
            </w:r>
          </w:p>
        </w:tc>
        <w:tc>
          <w:tcPr>
            <w:tcW w:w="2694" w:type="dxa"/>
          </w:tcPr>
          <w:p w14:paraId="17DC6AF0" w14:textId="3884929D"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CLADIMED</w:t>
            </w:r>
          </w:p>
        </w:tc>
      </w:tr>
      <w:tr w:rsidR="007105A8" w:rsidRPr="00E814FD" w14:paraId="68C13D8F" w14:textId="7DFF3C52" w:rsidTr="007105A8">
        <w:tc>
          <w:tcPr>
            <w:tcW w:w="2830" w:type="dxa"/>
          </w:tcPr>
          <w:p w14:paraId="075526E1" w14:textId="6761ED75"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1.2.250.1.213.2.68</w:t>
            </w:r>
          </w:p>
        </w:tc>
        <w:tc>
          <w:tcPr>
            <w:tcW w:w="2694" w:type="dxa"/>
          </w:tcPr>
          <w:p w14:paraId="43BA0C67" w14:textId="10AFE568"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EMDN</w:t>
            </w:r>
          </w:p>
        </w:tc>
      </w:tr>
      <w:tr w:rsidR="007105A8" w:rsidRPr="00E814FD" w14:paraId="7BC511B6" w14:textId="537A9393" w:rsidTr="007105A8">
        <w:tc>
          <w:tcPr>
            <w:tcW w:w="2830" w:type="dxa"/>
          </w:tcPr>
          <w:p w14:paraId="58637D26" w14:textId="4A99D618"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2.16.840.1.113883.6.1</w:t>
            </w:r>
          </w:p>
        </w:tc>
        <w:tc>
          <w:tcPr>
            <w:tcW w:w="2694" w:type="dxa"/>
          </w:tcPr>
          <w:p w14:paraId="207C452C" w14:textId="1F2DD108"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LOINC (2.72)</w:t>
            </w:r>
          </w:p>
        </w:tc>
      </w:tr>
      <w:tr w:rsidR="007105A8" w:rsidRPr="00E814FD" w14:paraId="4EE9F127" w14:textId="5A76697F" w:rsidTr="007105A8">
        <w:tc>
          <w:tcPr>
            <w:tcW w:w="2830" w:type="dxa"/>
          </w:tcPr>
          <w:p w14:paraId="52457D6F" w14:textId="20274BFA"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2.16.840.1.113883.6.3</w:t>
            </w:r>
          </w:p>
        </w:tc>
        <w:tc>
          <w:tcPr>
            <w:tcW w:w="2694" w:type="dxa"/>
          </w:tcPr>
          <w:p w14:paraId="0BBA160A" w14:textId="4E9EE545"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CIM-10</w:t>
            </w:r>
          </w:p>
        </w:tc>
      </w:tr>
      <w:tr w:rsidR="007105A8" w:rsidRPr="00E814FD" w14:paraId="3201AB5C" w14:textId="7CEC3C7F" w:rsidTr="007105A8">
        <w:tc>
          <w:tcPr>
            <w:tcW w:w="2830" w:type="dxa"/>
          </w:tcPr>
          <w:p w14:paraId="7FD5393C" w14:textId="2738D0F4"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2.16.840.1.113883.6.139</w:t>
            </w:r>
          </w:p>
        </w:tc>
        <w:tc>
          <w:tcPr>
            <w:tcW w:w="2694" w:type="dxa"/>
          </w:tcPr>
          <w:p w14:paraId="0DD9BD31" w14:textId="1BA387FE" w:rsidR="007105A8" w:rsidRPr="00E814FD" w:rsidRDefault="007105A8" w:rsidP="00AD36A2">
            <w:pPr>
              <w:spacing w:after="0"/>
              <w:contextualSpacing/>
              <w:rPr>
                <w:rFonts w:asciiTheme="minorHAnsi" w:hAnsiTheme="minorHAnsi" w:cstheme="minorHAnsi"/>
                <w:sz w:val="18"/>
                <w:szCs w:val="18"/>
              </w:rPr>
            </w:pPr>
            <w:proofErr w:type="gramStart"/>
            <w:r w:rsidRPr="00E814FD">
              <w:rPr>
                <w:rFonts w:asciiTheme="minorHAnsi" w:hAnsiTheme="minorHAnsi" w:cstheme="minorHAnsi"/>
                <w:sz w:val="18"/>
                <w:szCs w:val="18"/>
              </w:rPr>
              <w:t>cisp</w:t>
            </w:r>
            <w:proofErr w:type="gramEnd"/>
            <w:r w:rsidRPr="00E814FD">
              <w:rPr>
                <w:rFonts w:asciiTheme="minorHAnsi" w:hAnsiTheme="minorHAnsi" w:cstheme="minorHAnsi"/>
                <w:sz w:val="18"/>
                <w:szCs w:val="18"/>
              </w:rPr>
              <w:t>2</w:t>
            </w:r>
          </w:p>
        </w:tc>
      </w:tr>
      <w:tr w:rsidR="007105A8" w:rsidRPr="00E814FD" w14:paraId="0A9AF253" w14:textId="77777777" w:rsidTr="007105A8">
        <w:tc>
          <w:tcPr>
            <w:tcW w:w="2830" w:type="dxa"/>
          </w:tcPr>
          <w:p w14:paraId="4588B611" w14:textId="0008DC65" w:rsidR="007105A8" w:rsidRPr="00E814FD" w:rsidRDefault="007105A8" w:rsidP="00AD36A2">
            <w:pPr>
              <w:spacing w:after="0"/>
              <w:contextualSpacing/>
              <w:rPr>
                <w:rFonts w:asciiTheme="minorHAnsi" w:hAnsiTheme="minorHAnsi" w:cstheme="minorHAnsi"/>
                <w:sz w:val="18"/>
                <w:szCs w:val="18"/>
              </w:rPr>
            </w:pPr>
            <w:proofErr w:type="spellStart"/>
            <w:proofErr w:type="gramStart"/>
            <w:r w:rsidRPr="00E814FD">
              <w:rPr>
                <w:rFonts w:asciiTheme="minorHAnsi" w:hAnsiTheme="minorHAnsi" w:cstheme="minorHAnsi"/>
                <w:sz w:val="18"/>
                <w:szCs w:val="18"/>
              </w:rPr>
              <w:t>ucum</w:t>
            </w:r>
            <w:proofErr w:type="spellEnd"/>
            <w:proofErr w:type="gramEnd"/>
          </w:p>
        </w:tc>
        <w:tc>
          <w:tcPr>
            <w:tcW w:w="2694" w:type="dxa"/>
          </w:tcPr>
          <w:p w14:paraId="28BD8B6F" w14:textId="77777777" w:rsidR="007105A8" w:rsidRPr="00E814FD" w:rsidRDefault="007105A8" w:rsidP="00AD36A2">
            <w:pPr>
              <w:spacing w:after="0"/>
              <w:contextualSpacing/>
              <w:rPr>
                <w:rFonts w:asciiTheme="minorHAnsi" w:hAnsiTheme="minorHAnsi" w:cstheme="minorHAnsi"/>
                <w:sz w:val="18"/>
                <w:szCs w:val="18"/>
              </w:rPr>
            </w:pPr>
          </w:p>
        </w:tc>
      </w:tr>
    </w:tbl>
    <w:p w14:paraId="6966F886" w14:textId="77777777" w:rsidR="007105A8" w:rsidRPr="00E814FD" w:rsidRDefault="007105A8" w:rsidP="007105A8">
      <w:pPr>
        <w:spacing w:after="0"/>
        <w:rPr>
          <w:rFonts w:asciiTheme="minorHAnsi" w:hAnsiTheme="minorHAnsi" w:cstheme="minorHAnsi"/>
          <w:sz w:val="18"/>
          <w:szCs w:val="18"/>
        </w:rPr>
      </w:pPr>
    </w:p>
    <w:p w14:paraId="3C5B668A" w14:textId="5EB6B586" w:rsidR="007105A8" w:rsidRPr="00E814FD" w:rsidRDefault="007105A8" w:rsidP="007105A8">
      <w:pPr>
        <w:jc w:val="left"/>
        <w:rPr>
          <w:rFonts w:asciiTheme="minorHAnsi" w:hAnsiTheme="minorHAnsi" w:cstheme="minorHAnsi"/>
          <w:sz w:val="18"/>
          <w:szCs w:val="18"/>
        </w:rPr>
      </w:pPr>
      <w:r w:rsidRPr="00E814FD">
        <w:rPr>
          <w:rFonts w:asciiTheme="minorHAnsi" w:hAnsiTheme="minorHAnsi" w:cstheme="minorHAnsi"/>
          <w:sz w:val="18"/>
          <w:szCs w:val="18"/>
        </w:rPr>
        <w:t>Pour en savoir plus sur la procédure mise en œuvre, voir le document schematrons\profils\terminologies\validation_semantique.docx.</w:t>
      </w:r>
    </w:p>
    <w:p w14:paraId="1CB2DAA9" w14:textId="1E40F09D" w:rsidR="005E254B" w:rsidRPr="00E814FD" w:rsidRDefault="005E254B" w:rsidP="007105A8">
      <w:pPr>
        <w:rPr>
          <w:rFonts w:asciiTheme="minorHAnsi" w:hAnsiTheme="minorHAnsi" w:cstheme="minorHAnsi"/>
          <w:sz w:val="18"/>
          <w:szCs w:val="18"/>
        </w:rPr>
      </w:pPr>
      <w:r w:rsidRPr="00E814FD">
        <w:rPr>
          <w:rFonts w:asciiTheme="minorHAnsi" w:hAnsiTheme="minorHAnsi" w:cstheme="minorHAnsi"/>
          <w:sz w:val="18"/>
          <w:szCs w:val="18"/>
        </w:rPr>
        <w:br w:type="page"/>
      </w:r>
    </w:p>
    <w:p w14:paraId="147B3E31" w14:textId="5C1819D4" w:rsidR="00CE22EC" w:rsidRPr="00E814FD" w:rsidRDefault="00CE22EC" w:rsidP="009D6652">
      <w:pPr>
        <w:pStyle w:val="Titre4"/>
        <w:rPr>
          <w:rFonts w:asciiTheme="minorHAnsi" w:hAnsiTheme="minorHAnsi" w:cstheme="minorHAnsi"/>
          <w:sz w:val="18"/>
          <w:szCs w:val="18"/>
        </w:rPr>
      </w:pPr>
      <w:r w:rsidRPr="00E814FD">
        <w:rPr>
          <w:rFonts w:asciiTheme="minorHAnsi" w:hAnsiTheme="minorHAnsi" w:cstheme="minorHAnsi"/>
          <w:sz w:val="18"/>
          <w:szCs w:val="18"/>
        </w:rPr>
        <w:lastRenderedPageBreak/>
        <w:t>Répertoire schematrons/rapports</w:t>
      </w:r>
    </w:p>
    <w:p w14:paraId="570DAB80" w14:textId="77777777" w:rsidR="00001CDB" w:rsidRPr="00E814FD" w:rsidRDefault="00AD4B46" w:rsidP="00214D11">
      <w:pPr>
        <w:rPr>
          <w:rFonts w:asciiTheme="minorHAnsi" w:hAnsiTheme="minorHAnsi" w:cstheme="minorHAnsi"/>
          <w:sz w:val="18"/>
          <w:szCs w:val="18"/>
        </w:rPr>
      </w:pPr>
      <w:r w:rsidRPr="00E814FD">
        <w:rPr>
          <w:rFonts w:asciiTheme="minorHAnsi" w:hAnsiTheme="minorHAnsi" w:cstheme="minorHAnsi"/>
          <w:sz w:val="18"/>
          <w:szCs w:val="18"/>
        </w:rPr>
        <w:t>C</w:t>
      </w:r>
      <w:r w:rsidR="006106D8" w:rsidRPr="00E814FD">
        <w:rPr>
          <w:rFonts w:asciiTheme="minorHAnsi" w:hAnsiTheme="minorHAnsi" w:cstheme="minorHAnsi"/>
          <w:sz w:val="18"/>
          <w:szCs w:val="18"/>
        </w:rPr>
        <w:t xml:space="preserve">e répertoire contient les rapports de </w:t>
      </w:r>
      <w:r w:rsidR="00605D49" w:rsidRPr="00E814FD">
        <w:rPr>
          <w:rFonts w:asciiTheme="minorHAnsi" w:hAnsiTheme="minorHAnsi" w:cstheme="minorHAnsi"/>
          <w:sz w:val="18"/>
          <w:szCs w:val="18"/>
        </w:rPr>
        <w:t xml:space="preserve">vérification de la conformité </w:t>
      </w:r>
      <w:r w:rsidR="006106D8" w:rsidRPr="00E814FD">
        <w:rPr>
          <w:rFonts w:asciiTheme="minorHAnsi" w:hAnsiTheme="minorHAnsi" w:cstheme="minorHAnsi"/>
          <w:sz w:val="18"/>
          <w:szCs w:val="18"/>
        </w:rPr>
        <w:t>des documents</w:t>
      </w:r>
      <w:r w:rsidR="00001CDB" w:rsidRPr="00E814FD">
        <w:rPr>
          <w:rFonts w:asciiTheme="minorHAnsi" w:hAnsiTheme="minorHAnsi" w:cstheme="minorHAnsi"/>
          <w:sz w:val="18"/>
          <w:szCs w:val="18"/>
        </w:rPr>
        <w:t>.</w:t>
      </w:r>
    </w:p>
    <w:p w14:paraId="42793533" w14:textId="77777777" w:rsidR="0056320D" w:rsidRPr="00E814FD" w:rsidRDefault="006106D8" w:rsidP="00214D11">
      <w:pPr>
        <w:rPr>
          <w:rFonts w:asciiTheme="minorHAnsi" w:hAnsiTheme="minorHAnsi" w:cstheme="minorHAnsi"/>
          <w:sz w:val="18"/>
          <w:szCs w:val="18"/>
        </w:rPr>
      </w:pPr>
      <w:r w:rsidRPr="00E814FD">
        <w:rPr>
          <w:rFonts w:asciiTheme="minorHAnsi" w:hAnsiTheme="minorHAnsi" w:cstheme="minorHAnsi"/>
          <w:sz w:val="18"/>
          <w:szCs w:val="18"/>
        </w:rPr>
        <w:t xml:space="preserve">La </w:t>
      </w:r>
      <w:r w:rsidR="00605D49" w:rsidRPr="00E814FD">
        <w:rPr>
          <w:rFonts w:asciiTheme="minorHAnsi" w:hAnsiTheme="minorHAnsi" w:cstheme="minorHAnsi"/>
          <w:sz w:val="18"/>
          <w:szCs w:val="18"/>
        </w:rPr>
        <w:t>vérification</w:t>
      </w:r>
      <w:r w:rsidR="00605D49" w:rsidRPr="00E814FD">
        <w:rPr>
          <w:rFonts w:asciiTheme="minorHAnsi" w:hAnsiTheme="minorHAnsi" w:cstheme="minorHAnsi"/>
          <w:b/>
          <w:sz w:val="18"/>
          <w:szCs w:val="18"/>
        </w:rPr>
        <w:t xml:space="preserve"> </w:t>
      </w:r>
      <w:r w:rsidR="00214D11" w:rsidRPr="00E814FD">
        <w:rPr>
          <w:rFonts w:asciiTheme="minorHAnsi" w:hAnsiTheme="minorHAnsi" w:cstheme="minorHAnsi"/>
          <w:sz w:val="18"/>
          <w:szCs w:val="18"/>
        </w:rPr>
        <w:t>d</w:t>
      </w:r>
      <w:r w:rsidRPr="00E814FD">
        <w:rPr>
          <w:rFonts w:asciiTheme="minorHAnsi" w:hAnsiTheme="minorHAnsi" w:cstheme="minorHAnsi"/>
          <w:sz w:val="18"/>
          <w:szCs w:val="18"/>
        </w:rPr>
        <w:t xml:space="preserve">u document </w:t>
      </w:r>
      <w:r w:rsidRPr="00E814FD">
        <w:rPr>
          <w:rFonts w:asciiTheme="minorHAnsi" w:hAnsiTheme="minorHAnsi" w:cstheme="minorHAnsi"/>
          <w:b/>
          <w:i/>
          <w:sz w:val="18"/>
          <w:szCs w:val="18"/>
        </w:rPr>
        <w:t>Exemple.xml</w:t>
      </w:r>
      <w:r w:rsidRPr="00E814FD">
        <w:rPr>
          <w:rFonts w:asciiTheme="minorHAnsi" w:hAnsiTheme="minorHAnsi" w:cstheme="minorHAnsi"/>
          <w:sz w:val="18"/>
          <w:szCs w:val="18"/>
        </w:rPr>
        <w:t xml:space="preserve"> produit le rapport</w:t>
      </w:r>
      <w:r w:rsidR="00274FD0" w:rsidRPr="00E814FD">
        <w:rPr>
          <w:rFonts w:asciiTheme="minorHAnsi" w:hAnsiTheme="minorHAnsi" w:cstheme="minorHAnsi"/>
          <w:sz w:val="18"/>
          <w:szCs w:val="18"/>
        </w:rPr>
        <w:t> </w:t>
      </w:r>
      <w:r w:rsidR="0056320D" w:rsidRPr="00E814FD">
        <w:rPr>
          <w:rFonts w:asciiTheme="minorHAnsi" w:hAnsiTheme="minorHAnsi" w:cstheme="minorHAnsi"/>
          <w:sz w:val="18"/>
          <w:szCs w:val="18"/>
        </w:rPr>
        <w:t>:</w:t>
      </w:r>
    </w:p>
    <w:p w14:paraId="3EFACE5A" w14:textId="77777777" w:rsidR="00001CDB" w:rsidRPr="00E814FD" w:rsidRDefault="00001CDB" w:rsidP="00214D11">
      <w:pPr>
        <w:rPr>
          <w:rFonts w:asciiTheme="minorHAnsi" w:hAnsiTheme="minorHAnsi" w:cstheme="minorHAnsi"/>
          <w:sz w:val="18"/>
          <w:szCs w:val="18"/>
        </w:rPr>
      </w:pPr>
    </w:p>
    <w:tbl>
      <w:tblPr>
        <w:tblStyle w:val="Grilledutableau"/>
        <w:tblW w:w="9640" w:type="dxa"/>
        <w:tblInd w:w="-289" w:type="dxa"/>
        <w:tblLook w:val="04A0" w:firstRow="1" w:lastRow="0" w:firstColumn="1" w:lastColumn="0" w:noHBand="0" w:noVBand="1"/>
      </w:tblPr>
      <w:tblGrid>
        <w:gridCol w:w="3545"/>
        <w:gridCol w:w="6095"/>
      </w:tblGrid>
      <w:tr w:rsidR="00001CDB" w:rsidRPr="00E814FD" w14:paraId="2CAD10FE" w14:textId="77777777" w:rsidTr="0010488C">
        <w:tc>
          <w:tcPr>
            <w:tcW w:w="3545" w:type="dxa"/>
            <w:shd w:val="clear" w:color="auto" w:fill="D9D9D9" w:themeFill="background1" w:themeFillShade="D9"/>
            <w:vAlign w:val="center"/>
          </w:tcPr>
          <w:p w14:paraId="36CB30F5"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Nom du rapport</w:t>
            </w:r>
          </w:p>
        </w:tc>
        <w:tc>
          <w:tcPr>
            <w:tcW w:w="6095" w:type="dxa"/>
            <w:shd w:val="clear" w:color="auto" w:fill="D9D9D9" w:themeFill="background1" w:themeFillShade="D9"/>
            <w:vAlign w:val="center"/>
          </w:tcPr>
          <w:p w14:paraId="2C21EDD0"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Type de rapport</w:t>
            </w:r>
          </w:p>
        </w:tc>
      </w:tr>
      <w:tr w:rsidR="00001CDB" w:rsidRPr="00E814FD" w14:paraId="09D83752" w14:textId="77777777" w:rsidTr="0010488C">
        <w:tc>
          <w:tcPr>
            <w:tcW w:w="3545" w:type="dxa"/>
            <w:vAlign w:val="center"/>
          </w:tcPr>
          <w:p w14:paraId="06719E3E"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Exemple_validCDA.xml</w:t>
            </w:r>
          </w:p>
        </w:tc>
        <w:tc>
          <w:tcPr>
            <w:tcW w:w="6095" w:type="dxa"/>
            <w:vAlign w:val="center"/>
          </w:tcPr>
          <w:p w14:paraId="4FD06C51"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w:t>
            </w:r>
            <w:r w:rsidRPr="00E814FD">
              <w:rPr>
                <w:rFonts w:asciiTheme="minorHAnsi" w:hAnsiTheme="minorHAnsi" w:cstheme="minorHAnsi"/>
                <w:sz w:val="18"/>
                <w:szCs w:val="18"/>
              </w:rPr>
              <w:t xml:space="preserve">conformité des documents par rapport au </w:t>
            </w:r>
            <w:r w:rsidRPr="00E814FD">
              <w:rPr>
                <w:rFonts w:asciiTheme="minorHAnsi" w:hAnsiTheme="minorHAnsi" w:cstheme="minorHAnsi"/>
                <w:b/>
                <w:sz w:val="18"/>
                <w:szCs w:val="18"/>
              </w:rPr>
              <w:t xml:space="preserve">schéma </w:t>
            </w:r>
            <w:r w:rsidRPr="00E814FD">
              <w:rPr>
                <w:rFonts w:asciiTheme="minorHAnsi" w:hAnsiTheme="minorHAnsi" w:cstheme="minorHAnsi"/>
                <w:b/>
                <w:i/>
                <w:sz w:val="18"/>
                <w:szCs w:val="18"/>
              </w:rPr>
              <w:t>CDA</w:t>
            </w:r>
            <w:r w:rsidR="00D36D17" w:rsidRPr="00E814FD">
              <w:rPr>
                <w:rFonts w:asciiTheme="minorHAnsi" w:hAnsiTheme="minorHAnsi" w:cstheme="minorHAnsi"/>
                <w:b/>
                <w:i/>
                <w:sz w:val="18"/>
                <w:szCs w:val="18"/>
              </w:rPr>
              <w:t>_extended</w:t>
            </w:r>
            <w:r w:rsidRPr="00E814FD">
              <w:rPr>
                <w:rFonts w:asciiTheme="minorHAnsi" w:hAnsiTheme="minorHAnsi" w:cstheme="minorHAnsi"/>
                <w:b/>
                <w:i/>
                <w:sz w:val="18"/>
                <w:szCs w:val="18"/>
              </w:rPr>
              <w:t>.xsd</w:t>
            </w:r>
          </w:p>
        </w:tc>
      </w:tr>
      <w:tr w:rsidR="00214D11" w:rsidRPr="00E814FD" w14:paraId="016F54A9" w14:textId="77777777" w:rsidTr="0010488C">
        <w:tc>
          <w:tcPr>
            <w:tcW w:w="3545" w:type="dxa"/>
          </w:tcPr>
          <w:p w14:paraId="46CEFABD" w14:textId="77777777" w:rsidR="00214D11" w:rsidRPr="00E814FD" w:rsidRDefault="00D22668"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Exemple_verif.xml</w:t>
            </w:r>
          </w:p>
        </w:tc>
        <w:tc>
          <w:tcPr>
            <w:tcW w:w="6095" w:type="dxa"/>
          </w:tcPr>
          <w:p w14:paraId="0D75F61C"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 xml:space="preserve">spécifications du volet </w:t>
            </w:r>
            <w:r w:rsidRPr="00E814FD">
              <w:rPr>
                <w:rFonts w:asciiTheme="minorHAnsi" w:hAnsiTheme="minorHAnsi" w:cstheme="minorHAnsi"/>
                <w:b/>
                <w:sz w:val="18"/>
                <w:szCs w:val="18"/>
                <w:lang w:bidi="ar-SA"/>
              </w:rPr>
              <w:t>du document</w:t>
            </w:r>
          </w:p>
        </w:tc>
      </w:tr>
      <w:tr w:rsidR="00214D11" w:rsidRPr="00E814FD" w14:paraId="40B0675F" w14:textId="77777777" w:rsidTr="0010488C">
        <w:tc>
          <w:tcPr>
            <w:tcW w:w="3545" w:type="dxa"/>
            <w:vAlign w:val="center"/>
          </w:tcPr>
          <w:p w14:paraId="270F8B9F"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Exemple_verif_IHE_corps.xml</w:t>
            </w:r>
          </w:p>
        </w:tc>
        <w:tc>
          <w:tcPr>
            <w:tcW w:w="6095" w:type="dxa"/>
            <w:vAlign w:val="center"/>
          </w:tcPr>
          <w:p w14:paraId="1A6C1D65"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IHE (corps)</w:t>
            </w:r>
          </w:p>
        </w:tc>
      </w:tr>
      <w:tr w:rsidR="000211E4" w:rsidRPr="00E814FD" w14:paraId="018C8DB6" w14:textId="77777777" w:rsidTr="0010488C">
        <w:tc>
          <w:tcPr>
            <w:tcW w:w="3545" w:type="dxa"/>
            <w:vAlign w:val="center"/>
          </w:tcPr>
          <w:p w14:paraId="4A7A8822" w14:textId="77777777" w:rsidR="000211E4" w:rsidRPr="00E814FD" w:rsidRDefault="000211E4" w:rsidP="000D12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w:t>
            </w:r>
            <w:r w:rsidR="000D12FE" w:rsidRPr="00E814FD">
              <w:rPr>
                <w:rFonts w:asciiTheme="minorHAnsi" w:hAnsiTheme="minorHAnsi" w:cstheme="minorHAnsi"/>
                <w:i/>
                <w:sz w:val="18"/>
                <w:szCs w:val="18"/>
              </w:rPr>
              <w:t>verif_IHE_entete</w:t>
            </w:r>
            <w:r w:rsidRPr="00E814FD">
              <w:rPr>
                <w:rFonts w:asciiTheme="minorHAnsi" w:hAnsiTheme="minorHAnsi" w:cstheme="minorHAnsi"/>
                <w:i/>
                <w:sz w:val="18"/>
                <w:szCs w:val="18"/>
              </w:rPr>
              <w:t>.xml</w:t>
            </w:r>
          </w:p>
        </w:tc>
        <w:tc>
          <w:tcPr>
            <w:tcW w:w="6095" w:type="dxa"/>
            <w:vAlign w:val="center"/>
          </w:tcPr>
          <w:p w14:paraId="59C54FA0"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w:t>
            </w:r>
            <w:r w:rsidRPr="00E814FD">
              <w:rPr>
                <w:rFonts w:asciiTheme="minorHAnsi" w:hAnsiTheme="minorHAnsi" w:cstheme="minorHAnsi"/>
                <w:sz w:val="18"/>
                <w:szCs w:val="18"/>
                <w:highlight w:val="white"/>
                <w:lang w:bidi="ar-SA"/>
              </w:rPr>
              <w:t xml:space="preserve"> </w:t>
            </w:r>
            <w:r w:rsidRPr="00E814FD">
              <w:rPr>
                <w:rFonts w:asciiTheme="minorHAnsi" w:hAnsiTheme="minorHAnsi" w:cstheme="minorHAnsi"/>
                <w:b/>
                <w:sz w:val="18"/>
                <w:szCs w:val="18"/>
                <w:highlight w:val="white"/>
                <w:lang w:bidi="ar-SA"/>
              </w:rPr>
              <w:t>IHE (en-tête)</w:t>
            </w:r>
          </w:p>
        </w:tc>
      </w:tr>
      <w:tr w:rsidR="006B626B" w:rsidRPr="00E814FD" w14:paraId="21C6142D" w14:textId="77777777" w:rsidTr="0010488C">
        <w:tc>
          <w:tcPr>
            <w:tcW w:w="3545" w:type="dxa"/>
            <w:vAlign w:val="center"/>
          </w:tcPr>
          <w:p w14:paraId="082537C4" w14:textId="77777777" w:rsidR="006B626B" w:rsidRPr="00E814FD" w:rsidRDefault="006B626B" w:rsidP="00DA0F6D">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Exemple_verif_ModelesDeContenusCDA.xml</w:t>
            </w:r>
          </w:p>
        </w:tc>
        <w:tc>
          <w:tcPr>
            <w:tcW w:w="6095" w:type="dxa"/>
            <w:vAlign w:val="center"/>
          </w:tcPr>
          <w:p w14:paraId="16D919F9" w14:textId="77777777" w:rsidR="006B626B" w:rsidRPr="00E814FD" w:rsidRDefault="006B626B" w:rsidP="00DA0F6D">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de IHE</w:t>
            </w:r>
          </w:p>
        </w:tc>
      </w:tr>
      <w:tr w:rsidR="00214D11" w:rsidRPr="00E814FD" w14:paraId="72158B5A" w14:textId="77777777" w:rsidTr="0010488C">
        <w:tc>
          <w:tcPr>
            <w:tcW w:w="3545" w:type="dxa"/>
            <w:vAlign w:val="center"/>
          </w:tcPr>
          <w:p w14:paraId="4700D2B5" w14:textId="77777777" w:rsidR="00214D11" w:rsidRPr="00E814FD" w:rsidRDefault="00214D11" w:rsidP="00F438FE">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w:t>
            </w:r>
            <w:r w:rsidR="00D22668" w:rsidRPr="00E814FD">
              <w:rPr>
                <w:rFonts w:asciiTheme="minorHAnsi" w:hAnsiTheme="minorHAnsi" w:cstheme="minorHAnsi"/>
                <w:i/>
                <w:sz w:val="18"/>
                <w:szCs w:val="18"/>
                <w:lang w:val="en-US"/>
              </w:rPr>
              <w:t>verif_Modeles_ANS</w:t>
            </w:r>
            <w:r w:rsidRPr="00E814FD">
              <w:rPr>
                <w:rFonts w:asciiTheme="minorHAnsi" w:hAnsiTheme="minorHAnsi" w:cstheme="minorHAnsi"/>
                <w:i/>
                <w:sz w:val="18"/>
                <w:szCs w:val="18"/>
                <w:lang w:val="en-US"/>
              </w:rPr>
              <w:t>.xml</w:t>
            </w:r>
          </w:p>
        </w:tc>
        <w:tc>
          <w:tcPr>
            <w:tcW w:w="6095" w:type="dxa"/>
            <w:vAlign w:val="center"/>
          </w:tcPr>
          <w:p w14:paraId="05A04F79" w14:textId="77777777" w:rsidR="00214D11" w:rsidRPr="00E814FD" w:rsidRDefault="00214D11" w:rsidP="006B626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et entrée </w:t>
            </w:r>
            <w:r w:rsidR="006B626B" w:rsidRPr="00E814FD">
              <w:rPr>
                <w:rFonts w:asciiTheme="minorHAnsi" w:hAnsiTheme="minorHAnsi" w:cstheme="minorHAnsi"/>
                <w:b/>
                <w:sz w:val="18"/>
                <w:szCs w:val="18"/>
                <w:lang w:bidi="ar-SA"/>
              </w:rPr>
              <w:t>de l’ANS</w:t>
            </w:r>
          </w:p>
        </w:tc>
      </w:tr>
      <w:tr w:rsidR="000211E4" w:rsidRPr="00E814FD" w14:paraId="0B4FB58D" w14:textId="77777777" w:rsidTr="0010488C">
        <w:tc>
          <w:tcPr>
            <w:tcW w:w="3545" w:type="dxa"/>
            <w:vAlign w:val="center"/>
          </w:tcPr>
          <w:p w14:paraId="3F8FF6F4"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Exemple_verif_StructurationMinimale.xml</w:t>
            </w:r>
          </w:p>
        </w:tc>
        <w:tc>
          <w:tcPr>
            <w:tcW w:w="6095" w:type="dxa"/>
            <w:vAlign w:val="center"/>
          </w:tcPr>
          <w:p w14:paraId="1101C0D7"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(en-tête)</w:t>
            </w:r>
          </w:p>
        </w:tc>
      </w:tr>
      <w:tr w:rsidR="00D531E2" w:rsidRPr="00E814FD" w14:paraId="6B3CA87A" w14:textId="77777777" w:rsidTr="0010488C">
        <w:tc>
          <w:tcPr>
            <w:tcW w:w="3545" w:type="dxa"/>
            <w:vAlign w:val="center"/>
          </w:tcPr>
          <w:p w14:paraId="0BF4939B"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Exemple_verif_terminologies.xml</w:t>
            </w:r>
          </w:p>
        </w:tc>
        <w:tc>
          <w:tcPr>
            <w:tcW w:w="6095" w:type="dxa"/>
            <w:vAlign w:val="center"/>
          </w:tcPr>
          <w:p w14:paraId="40CF4952"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w:t>
            </w:r>
            <w:r w:rsidRPr="00E814FD">
              <w:rPr>
                <w:rFonts w:asciiTheme="minorHAnsi" w:hAnsiTheme="minorHAnsi" w:cstheme="minorHAnsi"/>
                <w:sz w:val="18"/>
                <w:szCs w:val="18"/>
                <w:lang w:bidi="ar-SA"/>
              </w:rPr>
              <w:t xml:space="preserve">des codes utilisés aux </w:t>
            </w:r>
            <w:r w:rsidRPr="00E814FD">
              <w:rPr>
                <w:rFonts w:asciiTheme="minorHAnsi" w:hAnsiTheme="minorHAnsi" w:cstheme="minorHAnsi"/>
                <w:b/>
                <w:sz w:val="18"/>
                <w:szCs w:val="18"/>
                <w:lang w:bidi="ar-SA"/>
              </w:rPr>
              <w:t>terminologies</w:t>
            </w:r>
          </w:p>
        </w:tc>
      </w:tr>
    </w:tbl>
    <w:p w14:paraId="11183A6C" w14:textId="77777777" w:rsidR="00001CDB" w:rsidRPr="00E814FD" w:rsidRDefault="00001CDB" w:rsidP="00214D11">
      <w:pPr>
        <w:rPr>
          <w:rFonts w:asciiTheme="minorHAnsi" w:hAnsiTheme="minorHAnsi" w:cstheme="minorHAnsi"/>
          <w:sz w:val="18"/>
          <w:szCs w:val="18"/>
        </w:rPr>
      </w:pPr>
    </w:p>
    <w:p w14:paraId="6985FC80" w14:textId="77777777" w:rsidR="00001CDB" w:rsidRPr="00E814FD" w:rsidRDefault="00001CDB" w:rsidP="00001CDB">
      <w:pPr>
        <w:rPr>
          <w:rFonts w:asciiTheme="minorHAnsi" w:hAnsiTheme="minorHAnsi" w:cstheme="minorHAnsi"/>
          <w:sz w:val="18"/>
          <w:szCs w:val="18"/>
        </w:rPr>
      </w:pPr>
      <w:r w:rsidRPr="00E814FD">
        <w:rPr>
          <w:rFonts w:asciiTheme="minorHAnsi" w:hAnsiTheme="minorHAnsi" w:cstheme="minorHAnsi"/>
          <w:sz w:val="18"/>
          <w:szCs w:val="18"/>
        </w:rPr>
        <w:t xml:space="preserve">Les rapports de vérification de la conformité des documents aux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sont au format SVRL (Schematron Validation Report </w:t>
      </w:r>
      <w:proofErr w:type="spellStart"/>
      <w:r w:rsidRPr="00E814FD">
        <w:rPr>
          <w:rFonts w:asciiTheme="minorHAnsi" w:hAnsiTheme="minorHAnsi" w:cstheme="minorHAnsi"/>
          <w:sz w:val="18"/>
          <w:szCs w:val="18"/>
        </w:rPr>
        <w:t>Language</w:t>
      </w:r>
      <w:proofErr w:type="spellEnd"/>
      <w:r w:rsidRPr="00E814FD">
        <w:rPr>
          <w:rFonts w:asciiTheme="minorHAnsi" w:hAnsiTheme="minorHAnsi" w:cstheme="minorHAnsi"/>
          <w:sz w:val="18"/>
          <w:szCs w:val="18"/>
        </w:rPr>
        <w:t xml:space="preserve">) partie intégrante de la norme ISO IEC 19757-3. </w:t>
      </w:r>
    </w:p>
    <w:p w14:paraId="5434AE57" w14:textId="77777777" w:rsidR="00001CDB" w:rsidRPr="00E814FD" w:rsidRDefault="00001CDB" w:rsidP="00001CDB">
      <w:pPr>
        <w:rPr>
          <w:rFonts w:asciiTheme="minorHAnsi" w:hAnsiTheme="minorHAnsi" w:cstheme="minorHAnsi"/>
          <w:sz w:val="18"/>
          <w:szCs w:val="18"/>
        </w:rPr>
      </w:pPr>
    </w:p>
    <w:p w14:paraId="04111268" w14:textId="77777777" w:rsidR="00AD0D9C" w:rsidRPr="00E814FD" w:rsidRDefault="00AD0D9C" w:rsidP="00001CDB">
      <w:pPr>
        <w:rPr>
          <w:rFonts w:asciiTheme="minorHAnsi" w:hAnsiTheme="minorHAnsi" w:cstheme="minorHAnsi"/>
          <w:sz w:val="18"/>
          <w:szCs w:val="18"/>
        </w:rPr>
      </w:pPr>
      <w:r w:rsidRPr="00E814FD">
        <w:rPr>
          <w:rFonts w:asciiTheme="minorHAnsi" w:hAnsiTheme="minorHAnsi" w:cstheme="minorHAnsi"/>
          <w:sz w:val="18"/>
          <w:szCs w:val="18"/>
        </w:rPr>
        <w:br w:type="page"/>
      </w:r>
    </w:p>
    <w:p w14:paraId="1DFBC83F" w14:textId="77777777" w:rsidR="00365E67" w:rsidRPr="00E814FD" w:rsidRDefault="00A01AF7" w:rsidP="00AD0D9C">
      <w:pPr>
        <w:pStyle w:val="Titre1"/>
        <w:rPr>
          <w:rFonts w:asciiTheme="minorHAnsi" w:hAnsiTheme="minorHAnsi" w:cstheme="minorHAnsi"/>
          <w:sz w:val="18"/>
          <w:szCs w:val="18"/>
        </w:rPr>
      </w:pPr>
      <w:bookmarkStart w:id="15" w:name="_Ref479061947"/>
      <w:bookmarkStart w:id="16" w:name="_Ref479061964"/>
      <w:bookmarkStart w:id="17" w:name="_Toc122428831"/>
      <w:r w:rsidRPr="00E814FD">
        <w:rPr>
          <w:rFonts w:asciiTheme="minorHAnsi" w:hAnsiTheme="minorHAnsi" w:cstheme="minorHAnsi"/>
          <w:sz w:val="18"/>
          <w:szCs w:val="18"/>
        </w:rPr>
        <w:lastRenderedPageBreak/>
        <w:t xml:space="preserve">Procédure pour </w:t>
      </w:r>
      <w:r w:rsidR="0050649D" w:rsidRPr="00E814FD">
        <w:rPr>
          <w:rFonts w:asciiTheme="minorHAnsi" w:hAnsiTheme="minorHAnsi" w:cstheme="minorHAnsi"/>
          <w:sz w:val="18"/>
          <w:szCs w:val="18"/>
        </w:rPr>
        <w:t>vérifi</w:t>
      </w:r>
      <w:r w:rsidRPr="00E814FD">
        <w:rPr>
          <w:rFonts w:asciiTheme="minorHAnsi" w:hAnsiTheme="minorHAnsi" w:cstheme="minorHAnsi"/>
          <w:sz w:val="18"/>
          <w:szCs w:val="18"/>
        </w:rPr>
        <w:t>er un document</w:t>
      </w:r>
      <w:bookmarkEnd w:id="15"/>
      <w:bookmarkEnd w:id="16"/>
      <w:r w:rsidR="00E305A4" w:rsidRPr="00E814FD">
        <w:rPr>
          <w:rFonts w:asciiTheme="minorHAnsi" w:hAnsiTheme="minorHAnsi" w:cstheme="minorHAnsi"/>
          <w:sz w:val="18"/>
          <w:szCs w:val="18"/>
        </w:rPr>
        <w:t xml:space="preserve"> CDA</w:t>
      </w:r>
      <w:bookmarkEnd w:id="17"/>
    </w:p>
    <w:p w14:paraId="5F3DCFA8" w14:textId="77777777" w:rsidR="00A87A40" w:rsidRPr="00E814FD" w:rsidRDefault="00A87A40" w:rsidP="00A01AF7">
      <w:pPr>
        <w:rPr>
          <w:rFonts w:asciiTheme="minorHAnsi" w:hAnsiTheme="minorHAnsi" w:cstheme="minorHAnsi"/>
          <w:sz w:val="18"/>
          <w:szCs w:val="18"/>
        </w:rPr>
      </w:pPr>
    </w:p>
    <w:p w14:paraId="615457C4" w14:textId="77777777" w:rsidR="00A01AF7" w:rsidRPr="00E814FD" w:rsidRDefault="00A01AF7" w:rsidP="00775F48">
      <w:pPr>
        <w:rPr>
          <w:rFonts w:asciiTheme="minorHAnsi" w:hAnsiTheme="minorHAnsi" w:cstheme="minorHAnsi"/>
          <w:b/>
          <w:color w:val="0070C0"/>
          <w:sz w:val="18"/>
          <w:szCs w:val="18"/>
        </w:rPr>
      </w:pPr>
      <w:r w:rsidRPr="00E814FD">
        <w:rPr>
          <w:rFonts w:asciiTheme="minorHAnsi" w:hAnsiTheme="minorHAnsi" w:cstheme="minorHAnsi"/>
          <w:b/>
          <w:color w:val="0070C0"/>
          <w:sz w:val="18"/>
          <w:szCs w:val="18"/>
        </w:rPr>
        <w:t>ÉTAPE 1</w:t>
      </w:r>
      <w:r w:rsidR="00274FD0" w:rsidRPr="00E814FD">
        <w:rPr>
          <w:rFonts w:asciiTheme="minorHAnsi" w:hAnsiTheme="minorHAnsi" w:cstheme="minorHAnsi"/>
          <w:b/>
          <w:color w:val="0070C0"/>
          <w:sz w:val="18"/>
          <w:szCs w:val="18"/>
        </w:rPr>
        <w:t> </w:t>
      </w:r>
      <w:r w:rsidRPr="00E814FD">
        <w:rPr>
          <w:rFonts w:asciiTheme="minorHAnsi" w:hAnsiTheme="minorHAnsi" w:cstheme="minorHAnsi"/>
          <w:b/>
          <w:color w:val="0070C0"/>
          <w:sz w:val="18"/>
          <w:szCs w:val="18"/>
        </w:rPr>
        <w:t>:</w:t>
      </w:r>
      <w:r w:rsidRPr="00E814FD">
        <w:rPr>
          <w:rFonts w:asciiTheme="minorHAnsi" w:hAnsiTheme="minorHAnsi" w:cstheme="minorHAnsi"/>
          <w:b/>
          <w:color w:val="0070C0"/>
          <w:sz w:val="18"/>
          <w:szCs w:val="18"/>
        </w:rPr>
        <w:tab/>
        <w:t xml:space="preserve">Préparer son environnement de </w:t>
      </w:r>
      <w:r w:rsidR="0050649D" w:rsidRPr="00E814FD">
        <w:rPr>
          <w:rFonts w:asciiTheme="minorHAnsi" w:hAnsiTheme="minorHAnsi" w:cstheme="minorHAnsi"/>
          <w:b/>
          <w:color w:val="0070C0"/>
          <w:sz w:val="18"/>
          <w:szCs w:val="18"/>
        </w:rPr>
        <w:t>vérification</w:t>
      </w:r>
    </w:p>
    <w:p w14:paraId="7BB7DE14" w14:textId="77777777" w:rsidR="00A01AF7" w:rsidRPr="00E814FD" w:rsidRDefault="00A01AF7" w:rsidP="00EB7579">
      <w:pPr>
        <w:pStyle w:val="Grandelistepuces"/>
        <w:numPr>
          <w:ilvl w:val="0"/>
          <w:numId w:val="8"/>
        </w:numPr>
        <w:rPr>
          <w:rFonts w:cstheme="minorHAnsi"/>
          <w:color w:val="8B3410"/>
          <w:sz w:val="18"/>
          <w:szCs w:val="18"/>
        </w:rPr>
      </w:pPr>
      <w:r w:rsidRPr="00E814FD">
        <w:rPr>
          <w:rFonts w:cstheme="minorHAnsi"/>
          <w:sz w:val="18"/>
          <w:szCs w:val="18"/>
        </w:rPr>
        <w:t>Extraire le zip</w:t>
      </w:r>
      <w:r w:rsidR="00720D69" w:rsidRPr="00E814FD">
        <w:rPr>
          <w:rFonts w:cstheme="minorHAnsi"/>
          <w:sz w:val="18"/>
          <w:szCs w:val="18"/>
        </w:rPr>
        <w:t xml:space="preserve"> </w:t>
      </w:r>
      <w:r w:rsidRPr="00E814FD">
        <w:rPr>
          <w:rFonts w:cstheme="minorHAnsi"/>
          <w:b/>
          <w:i/>
          <w:sz w:val="18"/>
          <w:szCs w:val="18"/>
        </w:rPr>
        <w:t>testContenuCDA.zip</w:t>
      </w:r>
      <w:r w:rsidRPr="00E814FD">
        <w:rPr>
          <w:rFonts w:cstheme="minorHAnsi"/>
          <w:sz w:val="18"/>
          <w:szCs w:val="18"/>
        </w:rPr>
        <w:t xml:space="preserve"> sur </w:t>
      </w:r>
      <w:r w:rsidRPr="00E814FD">
        <w:rPr>
          <w:rFonts w:cstheme="minorHAnsi"/>
          <w:i/>
          <w:color w:val="808080" w:themeColor="background1" w:themeShade="80"/>
          <w:sz w:val="18"/>
          <w:szCs w:val="18"/>
        </w:rPr>
        <w:t>votre bureau</w:t>
      </w:r>
      <w:r w:rsidRPr="00E814FD">
        <w:rPr>
          <w:rFonts w:cstheme="minorHAnsi"/>
          <w:sz w:val="18"/>
          <w:szCs w:val="18"/>
        </w:rPr>
        <w:t>.</w:t>
      </w:r>
    </w:p>
    <w:p w14:paraId="57CFAA56" w14:textId="77777777" w:rsidR="00A87A40" w:rsidRPr="00E814FD" w:rsidRDefault="00A87A40" w:rsidP="00A01AF7">
      <w:pPr>
        <w:rPr>
          <w:rFonts w:asciiTheme="minorHAnsi" w:hAnsiTheme="minorHAnsi" w:cstheme="minorHAnsi"/>
          <w:sz w:val="18"/>
          <w:szCs w:val="18"/>
        </w:rPr>
      </w:pPr>
    </w:p>
    <w:p w14:paraId="54C695DC" w14:textId="77777777" w:rsidR="00A01AF7" w:rsidRPr="00E814FD" w:rsidRDefault="00A01AF7" w:rsidP="00775F48">
      <w:pPr>
        <w:rPr>
          <w:rFonts w:asciiTheme="minorHAnsi" w:hAnsiTheme="minorHAnsi" w:cstheme="minorHAnsi"/>
          <w:b/>
          <w:color w:val="0070C0"/>
          <w:sz w:val="18"/>
          <w:szCs w:val="18"/>
        </w:rPr>
      </w:pPr>
      <w:r w:rsidRPr="00E814FD">
        <w:rPr>
          <w:rFonts w:asciiTheme="minorHAnsi" w:hAnsiTheme="minorHAnsi" w:cstheme="minorHAnsi"/>
          <w:b/>
          <w:color w:val="0070C0"/>
          <w:sz w:val="18"/>
          <w:szCs w:val="18"/>
        </w:rPr>
        <w:t>ÉTAPE 2</w:t>
      </w:r>
      <w:r w:rsidR="00274FD0" w:rsidRPr="00E814FD">
        <w:rPr>
          <w:rFonts w:asciiTheme="minorHAnsi" w:hAnsiTheme="minorHAnsi" w:cstheme="minorHAnsi"/>
          <w:b/>
          <w:color w:val="0070C0"/>
          <w:sz w:val="18"/>
          <w:szCs w:val="18"/>
        </w:rPr>
        <w:t> </w:t>
      </w:r>
      <w:r w:rsidRPr="00E814FD">
        <w:rPr>
          <w:rFonts w:asciiTheme="minorHAnsi" w:hAnsiTheme="minorHAnsi" w:cstheme="minorHAnsi"/>
          <w:b/>
          <w:color w:val="0070C0"/>
          <w:sz w:val="18"/>
          <w:szCs w:val="18"/>
        </w:rPr>
        <w:t xml:space="preserve">: </w:t>
      </w:r>
      <w:r w:rsidRPr="00E814FD">
        <w:rPr>
          <w:rFonts w:asciiTheme="minorHAnsi" w:hAnsiTheme="minorHAnsi" w:cstheme="minorHAnsi"/>
          <w:b/>
          <w:color w:val="0070C0"/>
          <w:sz w:val="18"/>
          <w:szCs w:val="18"/>
        </w:rPr>
        <w:tab/>
        <w:t xml:space="preserve">Se positionner </w:t>
      </w:r>
      <w:r w:rsidR="0050649D" w:rsidRPr="00E814FD">
        <w:rPr>
          <w:rFonts w:asciiTheme="minorHAnsi" w:hAnsiTheme="minorHAnsi" w:cstheme="minorHAnsi"/>
          <w:b/>
          <w:color w:val="0070C0"/>
          <w:sz w:val="18"/>
          <w:szCs w:val="18"/>
        </w:rPr>
        <w:t>sur le bon répertoire pour lancer la vérification</w:t>
      </w:r>
    </w:p>
    <w:p w14:paraId="616FF2FC" w14:textId="77777777" w:rsidR="00A01AF7" w:rsidRPr="00E814FD" w:rsidRDefault="00866736" w:rsidP="00EB7579">
      <w:pPr>
        <w:pStyle w:val="Grandelistepuces"/>
        <w:numPr>
          <w:ilvl w:val="0"/>
          <w:numId w:val="8"/>
        </w:numPr>
        <w:rPr>
          <w:rFonts w:cstheme="minorHAnsi"/>
          <w:b/>
          <w:i/>
          <w:sz w:val="18"/>
          <w:szCs w:val="18"/>
        </w:rPr>
      </w:pPr>
      <w:r w:rsidRPr="00E814FD">
        <w:rPr>
          <w:rFonts w:cstheme="minorHAnsi"/>
          <w:sz w:val="18"/>
          <w:szCs w:val="18"/>
        </w:rPr>
        <w:t xml:space="preserve">Aller sur </w:t>
      </w:r>
      <w:r w:rsidRPr="00E814FD">
        <w:rPr>
          <w:rFonts w:cstheme="minorHAnsi"/>
          <w:b/>
          <w:i/>
          <w:sz w:val="18"/>
          <w:szCs w:val="18"/>
        </w:rPr>
        <w:t>testContenuCDA\schematrons\moteur\gui</w:t>
      </w:r>
    </w:p>
    <w:p w14:paraId="1EC99420" w14:textId="77777777" w:rsidR="00A87A40" w:rsidRPr="00E814FD" w:rsidRDefault="00A87A40" w:rsidP="00001CDB">
      <w:pPr>
        <w:rPr>
          <w:rFonts w:asciiTheme="minorHAnsi" w:hAnsiTheme="minorHAnsi" w:cstheme="minorHAnsi"/>
          <w:sz w:val="18"/>
          <w:szCs w:val="18"/>
          <w:lang w:eastAsia="fr-FR" w:bidi="ar-SA"/>
        </w:rPr>
      </w:pPr>
    </w:p>
    <w:p w14:paraId="36445CA7" w14:textId="77777777" w:rsidR="00001CDB" w:rsidRPr="00E814FD" w:rsidRDefault="00001CDB" w:rsidP="00001CDB">
      <w:pPr>
        <w:rPr>
          <w:rFonts w:asciiTheme="minorHAnsi" w:hAnsiTheme="minorHAnsi" w:cstheme="minorHAnsi"/>
          <w:b/>
          <w:color w:val="0070C0"/>
          <w:sz w:val="18"/>
          <w:szCs w:val="18"/>
        </w:rPr>
      </w:pPr>
      <w:r w:rsidRPr="00E814FD">
        <w:rPr>
          <w:rFonts w:asciiTheme="minorHAnsi" w:hAnsiTheme="minorHAnsi" w:cstheme="minorHAnsi"/>
          <w:b/>
          <w:color w:val="0070C0"/>
          <w:sz w:val="18"/>
          <w:szCs w:val="18"/>
        </w:rPr>
        <w:t>ÉTAPE 3</w:t>
      </w:r>
      <w:r w:rsidR="00274FD0" w:rsidRPr="00E814FD">
        <w:rPr>
          <w:rFonts w:asciiTheme="minorHAnsi" w:hAnsiTheme="minorHAnsi" w:cstheme="minorHAnsi"/>
          <w:b/>
          <w:color w:val="0070C0"/>
          <w:sz w:val="18"/>
          <w:szCs w:val="18"/>
        </w:rPr>
        <w:t> </w:t>
      </w:r>
      <w:r w:rsidRPr="00E814FD">
        <w:rPr>
          <w:rFonts w:asciiTheme="minorHAnsi" w:hAnsiTheme="minorHAnsi" w:cstheme="minorHAnsi"/>
          <w:b/>
          <w:color w:val="0070C0"/>
          <w:sz w:val="18"/>
          <w:szCs w:val="18"/>
        </w:rPr>
        <w:t xml:space="preserve">: </w:t>
      </w:r>
      <w:r w:rsidRPr="00E814FD">
        <w:rPr>
          <w:rFonts w:asciiTheme="minorHAnsi" w:hAnsiTheme="minorHAnsi" w:cstheme="minorHAnsi"/>
          <w:b/>
          <w:color w:val="0070C0"/>
          <w:sz w:val="18"/>
          <w:szCs w:val="18"/>
        </w:rPr>
        <w:tab/>
      </w:r>
      <w:r w:rsidR="005A6922" w:rsidRPr="00E814FD">
        <w:rPr>
          <w:rFonts w:asciiTheme="minorHAnsi" w:hAnsiTheme="minorHAnsi" w:cstheme="minorHAnsi"/>
          <w:b/>
          <w:color w:val="0070C0"/>
          <w:sz w:val="18"/>
          <w:szCs w:val="18"/>
        </w:rPr>
        <w:t>L</w:t>
      </w:r>
      <w:r w:rsidRPr="00E814FD">
        <w:rPr>
          <w:rFonts w:asciiTheme="minorHAnsi" w:hAnsiTheme="minorHAnsi" w:cstheme="minorHAnsi"/>
          <w:b/>
          <w:color w:val="0070C0"/>
          <w:sz w:val="18"/>
          <w:szCs w:val="18"/>
        </w:rPr>
        <w:t>ancer la vérification</w:t>
      </w:r>
    </w:p>
    <w:p w14:paraId="77A34204" w14:textId="77777777" w:rsidR="00001CDB" w:rsidRPr="00E814FD" w:rsidRDefault="00001CDB" w:rsidP="00EB7579">
      <w:pPr>
        <w:pStyle w:val="Grandelistepuces"/>
        <w:numPr>
          <w:ilvl w:val="0"/>
          <w:numId w:val="8"/>
        </w:numPr>
        <w:rPr>
          <w:rFonts w:cstheme="minorHAnsi"/>
          <w:color w:val="8B3410"/>
          <w:sz w:val="18"/>
          <w:szCs w:val="18"/>
        </w:rPr>
      </w:pPr>
      <w:r w:rsidRPr="00E814FD">
        <w:rPr>
          <w:rFonts w:cstheme="minorHAnsi"/>
          <w:sz w:val="18"/>
          <w:szCs w:val="18"/>
        </w:rPr>
        <w:t xml:space="preserve">Lancer </w:t>
      </w:r>
      <w:r w:rsidR="005A6922" w:rsidRPr="00E814FD">
        <w:rPr>
          <w:rFonts w:cstheme="minorHAnsi"/>
          <w:sz w:val="18"/>
          <w:szCs w:val="18"/>
        </w:rPr>
        <w:t>l’utilitaire</w:t>
      </w:r>
      <w:r w:rsidRPr="00E814FD">
        <w:rPr>
          <w:rFonts w:cstheme="minorHAnsi"/>
          <w:sz w:val="18"/>
          <w:szCs w:val="18"/>
        </w:rPr>
        <w:t xml:space="preserve"> </w:t>
      </w:r>
      <w:r w:rsidRPr="00E814FD">
        <w:rPr>
          <w:rFonts w:cstheme="minorHAnsi"/>
          <w:b/>
          <w:i/>
          <w:sz w:val="18"/>
          <w:szCs w:val="18"/>
        </w:rPr>
        <w:t>TCC-GUI.exe</w:t>
      </w:r>
    </w:p>
    <w:p w14:paraId="4D287B01" w14:textId="77777777" w:rsidR="00A87A40" w:rsidRPr="00E814FD" w:rsidRDefault="00A87A40" w:rsidP="00A01AF7">
      <w:pPr>
        <w:rPr>
          <w:rFonts w:asciiTheme="minorHAnsi" w:hAnsiTheme="minorHAnsi" w:cstheme="minorHAnsi"/>
          <w:sz w:val="18"/>
          <w:szCs w:val="18"/>
        </w:rPr>
      </w:pPr>
    </w:p>
    <w:p w14:paraId="2503B067" w14:textId="77777777" w:rsidR="00866736" w:rsidRPr="00E814FD" w:rsidRDefault="00866736" w:rsidP="00866736">
      <w:pPr>
        <w:pStyle w:val="Titre2"/>
        <w:rPr>
          <w:rFonts w:asciiTheme="minorHAnsi" w:hAnsiTheme="minorHAnsi" w:cstheme="minorHAnsi"/>
          <w:sz w:val="18"/>
          <w:szCs w:val="18"/>
        </w:rPr>
      </w:pPr>
      <w:bookmarkStart w:id="18" w:name="_Toc122428832"/>
      <w:r w:rsidRPr="00E814FD">
        <w:rPr>
          <w:rFonts w:asciiTheme="minorHAnsi" w:hAnsiTheme="minorHAnsi" w:cstheme="minorHAnsi"/>
          <w:sz w:val="18"/>
          <w:szCs w:val="18"/>
        </w:rPr>
        <w:t xml:space="preserve">Sélection </w:t>
      </w:r>
      <w:r w:rsidR="00A87A40" w:rsidRPr="00E814FD">
        <w:rPr>
          <w:rFonts w:asciiTheme="minorHAnsi" w:hAnsiTheme="minorHAnsi" w:cstheme="minorHAnsi"/>
          <w:sz w:val="18"/>
          <w:szCs w:val="18"/>
        </w:rPr>
        <w:t>du</w:t>
      </w:r>
      <w:r w:rsidRPr="00E814FD">
        <w:rPr>
          <w:rFonts w:asciiTheme="minorHAnsi" w:hAnsiTheme="minorHAnsi" w:cstheme="minorHAnsi"/>
          <w:sz w:val="18"/>
          <w:szCs w:val="18"/>
        </w:rPr>
        <w:t xml:space="preserve"> fichier CDA à tester</w:t>
      </w:r>
      <w:r w:rsidR="0083235F" w:rsidRPr="00E814FD">
        <w:rPr>
          <w:rFonts w:asciiTheme="minorHAnsi" w:hAnsiTheme="minorHAnsi" w:cstheme="minorHAnsi"/>
          <w:sz w:val="18"/>
          <w:szCs w:val="18"/>
        </w:rPr>
        <w:t xml:space="preserve"> et du </w:t>
      </w:r>
      <w:proofErr w:type="spellStart"/>
      <w:r w:rsidR="0083235F" w:rsidRPr="00E814FD">
        <w:rPr>
          <w:rFonts w:asciiTheme="minorHAnsi" w:hAnsiTheme="minorHAnsi" w:cstheme="minorHAnsi"/>
          <w:sz w:val="18"/>
          <w:szCs w:val="18"/>
        </w:rPr>
        <w:t>schématron</w:t>
      </w:r>
      <w:proofErr w:type="spellEnd"/>
      <w:r w:rsidR="0083235F" w:rsidRPr="00E814FD">
        <w:rPr>
          <w:rFonts w:asciiTheme="minorHAnsi" w:hAnsiTheme="minorHAnsi" w:cstheme="minorHAnsi"/>
          <w:sz w:val="18"/>
          <w:szCs w:val="18"/>
        </w:rPr>
        <w:t xml:space="preserve"> correspondant</w:t>
      </w:r>
      <w:bookmarkEnd w:id="18"/>
    </w:p>
    <w:p w14:paraId="19932D7F" w14:textId="77777777" w:rsidR="00A87A40" w:rsidRPr="00E814FD" w:rsidRDefault="0083235F" w:rsidP="00A87A40">
      <w:pPr>
        <w:rPr>
          <w:rFonts w:asciiTheme="minorHAnsi" w:hAnsiTheme="minorHAnsi" w:cstheme="minorHAnsi"/>
          <w:sz w:val="18"/>
          <w:szCs w:val="18"/>
        </w:rPr>
      </w:pPr>
      <w:r w:rsidRPr="00E814FD">
        <w:rPr>
          <w:rFonts w:asciiTheme="minorHAnsi" w:hAnsiTheme="minorHAnsi" w:cstheme="minorHAnsi"/>
          <w:sz w:val="18"/>
          <w:szCs w:val="18"/>
        </w:rPr>
        <w:t xml:space="preserve">Pour sélectionner le </w:t>
      </w:r>
      <w:r w:rsidR="00302029" w:rsidRPr="00E814FD">
        <w:rPr>
          <w:rFonts w:asciiTheme="minorHAnsi" w:hAnsiTheme="minorHAnsi" w:cstheme="minorHAnsi"/>
          <w:sz w:val="18"/>
          <w:szCs w:val="18"/>
        </w:rPr>
        <w:t>fich</w:t>
      </w:r>
      <w:r w:rsidRPr="00E814FD">
        <w:rPr>
          <w:rFonts w:asciiTheme="minorHAnsi" w:hAnsiTheme="minorHAnsi" w:cstheme="minorHAnsi"/>
          <w:sz w:val="18"/>
          <w:szCs w:val="18"/>
        </w:rPr>
        <w:t xml:space="preserve">ier CDA </w:t>
      </w:r>
      <w:r w:rsidR="00302029" w:rsidRPr="00E814FD">
        <w:rPr>
          <w:rFonts w:asciiTheme="minorHAnsi" w:hAnsiTheme="minorHAnsi" w:cstheme="minorHAnsi"/>
          <w:sz w:val="18"/>
          <w:szCs w:val="18"/>
        </w:rPr>
        <w:t>à</w:t>
      </w:r>
      <w:r w:rsidRPr="00E814FD">
        <w:rPr>
          <w:rFonts w:asciiTheme="minorHAnsi" w:hAnsiTheme="minorHAnsi" w:cstheme="minorHAnsi"/>
          <w:sz w:val="18"/>
          <w:szCs w:val="18"/>
        </w:rPr>
        <w:t xml:space="preserve"> vérifier, c</w:t>
      </w:r>
      <w:r w:rsidR="00866736" w:rsidRPr="00E814FD">
        <w:rPr>
          <w:rFonts w:asciiTheme="minorHAnsi" w:hAnsiTheme="minorHAnsi" w:cstheme="minorHAnsi"/>
          <w:sz w:val="18"/>
          <w:szCs w:val="18"/>
        </w:rPr>
        <w:t>liquez sur l</w:t>
      </w:r>
      <w:r w:rsidRPr="00E814FD">
        <w:rPr>
          <w:rFonts w:asciiTheme="minorHAnsi" w:hAnsiTheme="minorHAnsi" w:cstheme="minorHAnsi"/>
          <w:sz w:val="18"/>
          <w:szCs w:val="18"/>
        </w:rPr>
        <w:t xml:space="preserve">a première </w:t>
      </w:r>
      <w:r w:rsidR="00866736" w:rsidRPr="00E814FD">
        <w:rPr>
          <w:rFonts w:asciiTheme="minorHAnsi" w:hAnsiTheme="minorHAnsi" w:cstheme="minorHAnsi"/>
          <w:sz w:val="18"/>
          <w:szCs w:val="18"/>
        </w:rPr>
        <w:t xml:space="preserve">icône </w:t>
      </w:r>
      <w:r w:rsidR="00302029" w:rsidRPr="00E814FD">
        <w:rPr>
          <w:rFonts w:asciiTheme="minorHAnsi" w:hAnsiTheme="minorHAnsi" w:cstheme="minorHAnsi"/>
          <w:noProof/>
          <w:sz w:val="18"/>
          <w:szCs w:val="18"/>
          <w:lang w:eastAsia="fr-FR" w:bidi="ar-SA"/>
        </w:rPr>
        <w:drawing>
          <wp:inline distT="0" distB="0" distL="0" distR="0" wp14:anchorId="36DE3869" wp14:editId="1DA4784F">
            <wp:extent cx="302150" cy="275377"/>
            <wp:effectExtent l="0" t="0" r="3175" b="0"/>
            <wp:docPr id="6274" name="Image 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44" cy="279564"/>
                    </a:xfrm>
                    <a:prstGeom prst="rect">
                      <a:avLst/>
                    </a:prstGeom>
                  </pic:spPr>
                </pic:pic>
              </a:graphicData>
            </a:graphic>
          </wp:inline>
        </w:drawing>
      </w:r>
      <w:r w:rsidR="00866736" w:rsidRPr="00E814FD">
        <w:rPr>
          <w:rFonts w:asciiTheme="minorHAnsi" w:hAnsiTheme="minorHAnsi" w:cstheme="minorHAnsi"/>
          <w:sz w:val="18"/>
          <w:szCs w:val="18"/>
        </w:rPr>
        <w:t>.</w:t>
      </w:r>
    </w:p>
    <w:p w14:paraId="3E451EF4" w14:textId="77777777" w:rsidR="00302029" w:rsidRPr="00E814FD" w:rsidRDefault="0083235F" w:rsidP="0083235F">
      <w:pPr>
        <w:rPr>
          <w:rFonts w:asciiTheme="minorHAnsi" w:hAnsiTheme="minorHAnsi" w:cstheme="minorHAnsi"/>
          <w:sz w:val="18"/>
          <w:szCs w:val="18"/>
        </w:rPr>
      </w:pPr>
      <w:r w:rsidRPr="00E814FD">
        <w:rPr>
          <w:rFonts w:asciiTheme="minorHAnsi" w:hAnsiTheme="minorHAnsi" w:cstheme="minorHAnsi"/>
          <w:sz w:val="18"/>
          <w:szCs w:val="18"/>
        </w:rPr>
        <w:t xml:space="preserve">Pour sélectionner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à utiliser, cliquez sur la seconde icone </w:t>
      </w:r>
      <w:r w:rsidR="00302029" w:rsidRPr="00E814FD">
        <w:rPr>
          <w:rFonts w:asciiTheme="minorHAnsi" w:hAnsiTheme="minorHAnsi" w:cstheme="minorHAnsi"/>
          <w:noProof/>
          <w:sz w:val="18"/>
          <w:szCs w:val="18"/>
          <w:lang w:eastAsia="fr-FR" w:bidi="ar-SA"/>
        </w:rPr>
        <w:drawing>
          <wp:inline distT="0" distB="0" distL="0" distR="0" wp14:anchorId="285B5EA7" wp14:editId="544AF499">
            <wp:extent cx="302150" cy="275377"/>
            <wp:effectExtent l="0" t="0" r="3175" b="0"/>
            <wp:docPr id="6275" name="Image 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44" cy="279564"/>
                    </a:xfrm>
                    <a:prstGeom prst="rect">
                      <a:avLst/>
                    </a:prstGeom>
                  </pic:spPr>
                </pic:pic>
              </a:graphicData>
            </a:graphic>
          </wp:inline>
        </w:drawing>
      </w:r>
      <w:r w:rsidRPr="00E814FD">
        <w:rPr>
          <w:rFonts w:asciiTheme="minorHAnsi" w:hAnsiTheme="minorHAnsi" w:cstheme="minorHAnsi"/>
          <w:sz w:val="18"/>
          <w:szCs w:val="18"/>
        </w:rPr>
        <w:t xml:space="preserve">. </w:t>
      </w:r>
    </w:p>
    <w:p w14:paraId="7CC14ADB" w14:textId="77777777" w:rsidR="0083235F" w:rsidRPr="00E814FD" w:rsidRDefault="0083235F" w:rsidP="0083235F">
      <w:pPr>
        <w:rPr>
          <w:rFonts w:asciiTheme="minorHAnsi" w:hAnsiTheme="minorHAnsi" w:cstheme="minorHAnsi"/>
          <w:i/>
          <w:sz w:val="18"/>
          <w:szCs w:val="18"/>
        </w:rPr>
      </w:pPr>
      <w:r w:rsidRPr="00E814FD">
        <w:rPr>
          <w:rFonts w:asciiTheme="minorHAnsi" w:hAnsiTheme="minorHAnsi" w:cstheme="minorHAnsi"/>
          <w:i/>
          <w:sz w:val="18"/>
          <w:szCs w:val="18"/>
        </w:rPr>
        <w:t xml:space="preserve">Si vous ne sélectionnez aucun </w:t>
      </w:r>
      <w:proofErr w:type="spellStart"/>
      <w:r w:rsidRPr="00E814FD">
        <w:rPr>
          <w:rFonts w:asciiTheme="minorHAnsi" w:hAnsiTheme="minorHAnsi" w:cstheme="minorHAnsi"/>
          <w:i/>
          <w:sz w:val="18"/>
          <w:szCs w:val="18"/>
        </w:rPr>
        <w:t>schématron</w:t>
      </w:r>
      <w:proofErr w:type="spellEnd"/>
      <w:r w:rsidRPr="00E814FD">
        <w:rPr>
          <w:rFonts w:asciiTheme="minorHAnsi" w:hAnsiTheme="minorHAnsi" w:cstheme="minorHAnsi"/>
          <w:i/>
          <w:sz w:val="18"/>
          <w:szCs w:val="18"/>
        </w:rPr>
        <w:t>, seule la conformité du fichier CDA au Volet Structuration minimale des documents de santé sera vérifiée.</w:t>
      </w:r>
    </w:p>
    <w:p w14:paraId="1E61BA0F" w14:textId="77777777" w:rsidR="00866736" w:rsidRPr="00E814FD" w:rsidRDefault="00866736" w:rsidP="00866736">
      <w:pPr>
        <w:rPr>
          <w:rFonts w:asciiTheme="minorHAnsi" w:hAnsiTheme="minorHAnsi" w:cstheme="minorHAnsi"/>
          <w:sz w:val="18"/>
          <w:szCs w:val="18"/>
        </w:rPr>
      </w:pPr>
    </w:p>
    <w:p w14:paraId="37AAAF3B" w14:textId="77777777" w:rsidR="000D09D8" w:rsidRPr="00E814FD" w:rsidRDefault="00ED2A4A" w:rsidP="008C051C">
      <w:pPr>
        <w:jc w:val="center"/>
        <w:rPr>
          <w:rFonts w:asciiTheme="minorHAnsi" w:hAnsiTheme="minorHAnsi" w:cstheme="minorHAnsi"/>
          <w:b/>
          <w:color w:val="0070C0"/>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29BBA752" wp14:editId="0103E425">
            <wp:extent cx="3952538" cy="3016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708" cy="3024011"/>
                    </a:xfrm>
                    <a:prstGeom prst="rect">
                      <a:avLst/>
                    </a:prstGeom>
                  </pic:spPr>
                </pic:pic>
              </a:graphicData>
            </a:graphic>
          </wp:inline>
        </w:drawing>
      </w:r>
    </w:p>
    <w:p w14:paraId="6EDC46AA" w14:textId="543606AB" w:rsidR="00866736" w:rsidRPr="00E814FD" w:rsidRDefault="008C051C" w:rsidP="008C051C">
      <w:pPr>
        <w:jc w:val="center"/>
        <w:rPr>
          <w:rFonts w:asciiTheme="minorHAnsi" w:hAnsiTheme="minorHAnsi" w:cstheme="minorHAnsi"/>
          <w:sz w:val="18"/>
          <w:szCs w:val="18"/>
        </w:rPr>
      </w:pPr>
      <w:r w:rsidRPr="00E814FD">
        <w:rPr>
          <w:rFonts w:asciiTheme="minorHAnsi" w:hAnsiTheme="minorHAnsi" w:cstheme="minorHAnsi"/>
          <w:b/>
          <w:color w:val="0070C0"/>
          <w:sz w:val="18"/>
          <w:szCs w:val="18"/>
        </w:rPr>
        <w:t>Sélection du fichier à tester</w:t>
      </w:r>
    </w:p>
    <w:p w14:paraId="138FD156" w14:textId="77777777" w:rsidR="0083235F" w:rsidRPr="00E814FD" w:rsidRDefault="0083235F">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F5E812C" w14:textId="77777777" w:rsidR="00866736" w:rsidRPr="00E814FD" w:rsidRDefault="00866736" w:rsidP="00866736">
      <w:pPr>
        <w:pStyle w:val="Titre2"/>
        <w:rPr>
          <w:rFonts w:asciiTheme="minorHAnsi" w:hAnsiTheme="minorHAnsi" w:cstheme="minorHAnsi"/>
          <w:sz w:val="18"/>
          <w:szCs w:val="18"/>
        </w:rPr>
      </w:pPr>
      <w:bookmarkStart w:id="19" w:name="_Toc122428833"/>
      <w:r w:rsidRPr="00E814FD">
        <w:rPr>
          <w:rFonts w:asciiTheme="minorHAnsi" w:hAnsiTheme="minorHAnsi" w:cstheme="minorHAnsi"/>
          <w:sz w:val="18"/>
          <w:szCs w:val="18"/>
        </w:rPr>
        <w:lastRenderedPageBreak/>
        <w:t xml:space="preserve">Lancement de la procédure </w:t>
      </w:r>
      <w:r w:rsidR="0083235F" w:rsidRPr="00E814FD">
        <w:rPr>
          <w:rFonts w:asciiTheme="minorHAnsi" w:hAnsiTheme="minorHAnsi" w:cstheme="minorHAnsi"/>
          <w:sz w:val="18"/>
          <w:szCs w:val="18"/>
        </w:rPr>
        <w:t>de vérification</w:t>
      </w:r>
      <w:r w:rsidRPr="00E814FD">
        <w:rPr>
          <w:rFonts w:asciiTheme="minorHAnsi" w:hAnsiTheme="minorHAnsi" w:cstheme="minorHAnsi"/>
          <w:sz w:val="18"/>
          <w:szCs w:val="18"/>
        </w:rPr>
        <w:t xml:space="preserve"> de conformité du </w:t>
      </w:r>
      <w:r w:rsidR="0083235F" w:rsidRPr="00E814FD">
        <w:rPr>
          <w:rFonts w:asciiTheme="minorHAnsi" w:hAnsiTheme="minorHAnsi" w:cstheme="minorHAnsi"/>
          <w:sz w:val="18"/>
          <w:szCs w:val="18"/>
        </w:rPr>
        <w:t xml:space="preserve">fichier </w:t>
      </w:r>
      <w:r w:rsidRPr="00E814FD">
        <w:rPr>
          <w:rFonts w:asciiTheme="minorHAnsi" w:hAnsiTheme="minorHAnsi" w:cstheme="minorHAnsi"/>
          <w:sz w:val="18"/>
          <w:szCs w:val="18"/>
        </w:rPr>
        <w:t>CDA</w:t>
      </w:r>
      <w:bookmarkEnd w:id="19"/>
    </w:p>
    <w:p w14:paraId="378E3FEA" w14:textId="77777777" w:rsidR="00866736" w:rsidRPr="00E814FD" w:rsidRDefault="00866736" w:rsidP="00866736">
      <w:pPr>
        <w:rPr>
          <w:rFonts w:asciiTheme="minorHAnsi" w:hAnsiTheme="minorHAnsi" w:cstheme="minorHAnsi"/>
          <w:sz w:val="18"/>
          <w:szCs w:val="18"/>
        </w:rPr>
      </w:pPr>
      <w:r w:rsidRPr="00E814FD">
        <w:rPr>
          <w:rFonts w:asciiTheme="minorHAnsi" w:hAnsiTheme="minorHAnsi" w:cstheme="minorHAnsi"/>
          <w:sz w:val="18"/>
          <w:szCs w:val="18"/>
        </w:rPr>
        <w:t xml:space="preserve">Pour lancer </w:t>
      </w:r>
      <w:r w:rsidR="0083235F" w:rsidRPr="00E814FD">
        <w:rPr>
          <w:rFonts w:asciiTheme="minorHAnsi" w:hAnsiTheme="minorHAnsi" w:cstheme="minorHAnsi"/>
          <w:sz w:val="18"/>
          <w:szCs w:val="18"/>
        </w:rPr>
        <w:t>la vérification de la conformité du fichier</w:t>
      </w:r>
      <w:r w:rsidRPr="00E814FD">
        <w:rPr>
          <w:rFonts w:asciiTheme="minorHAnsi" w:hAnsiTheme="minorHAnsi" w:cstheme="minorHAnsi"/>
          <w:sz w:val="18"/>
          <w:szCs w:val="18"/>
        </w:rPr>
        <w:t xml:space="preserve"> CDA et la création des rapports de conformité, </w:t>
      </w:r>
      <w:r w:rsidR="0083235F" w:rsidRPr="00E814FD">
        <w:rPr>
          <w:rFonts w:asciiTheme="minorHAnsi" w:hAnsiTheme="minorHAnsi" w:cstheme="minorHAnsi"/>
          <w:sz w:val="18"/>
          <w:szCs w:val="18"/>
        </w:rPr>
        <w:t>cliquez</w:t>
      </w:r>
      <w:r w:rsidRPr="00E814FD">
        <w:rPr>
          <w:rFonts w:asciiTheme="minorHAnsi" w:hAnsiTheme="minorHAnsi" w:cstheme="minorHAnsi"/>
          <w:sz w:val="18"/>
          <w:szCs w:val="18"/>
        </w:rPr>
        <w:t xml:space="preserve"> sur le bouton « Création des rapports ».</w:t>
      </w:r>
    </w:p>
    <w:p w14:paraId="3A72E74D" w14:textId="7F3ED4CA" w:rsidR="008C051C" w:rsidRPr="00E814FD" w:rsidRDefault="00D64478" w:rsidP="00D64478">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40106C82" wp14:editId="15F5CBEC">
            <wp:extent cx="5760720" cy="26339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633980"/>
                    </a:xfrm>
                    <a:prstGeom prst="rect">
                      <a:avLst/>
                    </a:prstGeom>
                  </pic:spPr>
                </pic:pic>
              </a:graphicData>
            </a:graphic>
          </wp:inline>
        </w:drawing>
      </w:r>
      <w:r w:rsidR="008C051C" w:rsidRPr="00E814FD">
        <w:rPr>
          <w:rFonts w:asciiTheme="minorHAnsi" w:hAnsiTheme="minorHAnsi" w:cstheme="minorHAnsi"/>
          <w:b/>
          <w:color w:val="0070C0"/>
          <w:sz w:val="18"/>
          <w:szCs w:val="18"/>
        </w:rPr>
        <w:t>Lancement de la vérification</w:t>
      </w:r>
    </w:p>
    <w:p w14:paraId="6520455E" w14:textId="77777777" w:rsidR="00866736" w:rsidRPr="00E814FD" w:rsidRDefault="00866736" w:rsidP="00866736">
      <w:pPr>
        <w:rPr>
          <w:rFonts w:asciiTheme="minorHAnsi" w:hAnsiTheme="minorHAnsi" w:cstheme="minorHAnsi"/>
          <w:sz w:val="18"/>
          <w:szCs w:val="18"/>
        </w:rPr>
      </w:pPr>
    </w:p>
    <w:p w14:paraId="22122388" w14:textId="77777777" w:rsidR="0083235F" w:rsidRPr="00E814FD" w:rsidRDefault="0083235F" w:rsidP="00866736">
      <w:pPr>
        <w:rPr>
          <w:rFonts w:asciiTheme="minorHAnsi" w:hAnsiTheme="minorHAnsi" w:cstheme="minorHAnsi"/>
          <w:sz w:val="18"/>
          <w:szCs w:val="18"/>
        </w:rPr>
      </w:pPr>
    </w:p>
    <w:p w14:paraId="2CE9DFF7" w14:textId="77777777" w:rsidR="00866736" w:rsidRPr="00E814FD" w:rsidRDefault="00866736" w:rsidP="00B9028D">
      <w:pPr>
        <w:spacing w:after="0"/>
        <w:rPr>
          <w:rFonts w:asciiTheme="minorHAnsi" w:hAnsiTheme="minorHAnsi" w:cstheme="minorHAnsi"/>
          <w:sz w:val="18"/>
          <w:szCs w:val="18"/>
        </w:rPr>
      </w:pPr>
      <w:r w:rsidRPr="00E814FD">
        <w:rPr>
          <w:rFonts w:asciiTheme="minorHAnsi" w:hAnsiTheme="minorHAnsi" w:cstheme="minorHAnsi"/>
          <w:sz w:val="18"/>
          <w:szCs w:val="18"/>
        </w:rPr>
        <w:t>Une fenêtre DOS s’ouvre et affiche les logs de l’exécution du contrôle de conformité.</w:t>
      </w:r>
    </w:p>
    <w:p w14:paraId="2341CC1E" w14:textId="77777777" w:rsidR="00866736" w:rsidRPr="00E814FD" w:rsidRDefault="00866736" w:rsidP="00866736">
      <w:pPr>
        <w:rPr>
          <w:rFonts w:asciiTheme="minorHAnsi" w:hAnsiTheme="minorHAnsi" w:cstheme="minorHAnsi"/>
          <w:sz w:val="18"/>
          <w:szCs w:val="18"/>
        </w:rPr>
      </w:pPr>
      <w:r w:rsidRPr="00E814FD">
        <w:rPr>
          <w:rFonts w:asciiTheme="minorHAnsi" w:hAnsiTheme="minorHAnsi" w:cstheme="minorHAnsi"/>
          <w:sz w:val="18"/>
          <w:szCs w:val="18"/>
        </w:rPr>
        <w:t xml:space="preserve">Il s’agit d’une fenêtre modale qui interdit l’accès à </w:t>
      </w:r>
      <w:r w:rsidR="0083235F" w:rsidRPr="00E814FD">
        <w:rPr>
          <w:rFonts w:asciiTheme="minorHAnsi" w:hAnsiTheme="minorHAnsi" w:cstheme="minorHAnsi"/>
          <w:sz w:val="18"/>
          <w:szCs w:val="18"/>
        </w:rPr>
        <w:t>l’outil</w:t>
      </w:r>
      <w:r w:rsidRPr="00E814FD">
        <w:rPr>
          <w:rFonts w:asciiTheme="minorHAnsi" w:hAnsiTheme="minorHAnsi" w:cstheme="minorHAnsi"/>
          <w:sz w:val="18"/>
          <w:szCs w:val="18"/>
        </w:rPr>
        <w:t xml:space="preserve"> TCC-GUI durant toute son exécution.</w:t>
      </w:r>
    </w:p>
    <w:p w14:paraId="2E405605" w14:textId="77777777" w:rsidR="0083235F" w:rsidRPr="00E814FD" w:rsidRDefault="0083235F" w:rsidP="00866736">
      <w:pPr>
        <w:rPr>
          <w:rFonts w:asciiTheme="minorHAnsi" w:hAnsiTheme="minorHAnsi" w:cstheme="minorHAnsi"/>
          <w:sz w:val="18"/>
          <w:szCs w:val="18"/>
        </w:rPr>
      </w:pPr>
    </w:p>
    <w:p w14:paraId="7530BD5A" w14:textId="77777777" w:rsidR="00866736" w:rsidRPr="00E814FD" w:rsidRDefault="006B626B" w:rsidP="00866736">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6516E50F" wp14:editId="3F5FC673">
            <wp:extent cx="5760720" cy="247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79675"/>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69DD2718" w14:textId="77777777" w:rsidR="008C051C" w:rsidRPr="00E814FD" w:rsidRDefault="008C051C" w:rsidP="008C051C">
      <w:pPr>
        <w:jc w:val="center"/>
        <w:rPr>
          <w:rFonts w:asciiTheme="minorHAnsi" w:hAnsiTheme="minorHAnsi" w:cstheme="minorHAnsi"/>
          <w:sz w:val="18"/>
          <w:szCs w:val="18"/>
        </w:rPr>
      </w:pPr>
      <w:r w:rsidRPr="00E814FD">
        <w:rPr>
          <w:rFonts w:asciiTheme="minorHAnsi" w:hAnsiTheme="minorHAnsi" w:cstheme="minorHAnsi"/>
          <w:b/>
          <w:color w:val="0070C0"/>
          <w:sz w:val="18"/>
          <w:szCs w:val="18"/>
        </w:rPr>
        <w:t>Ligne de commande lancée</w:t>
      </w:r>
    </w:p>
    <w:p w14:paraId="1F0D9FEC" w14:textId="77777777" w:rsidR="00D64478" w:rsidRPr="00E814FD" w:rsidRDefault="00D64478" w:rsidP="00866736">
      <w:pPr>
        <w:rPr>
          <w:rFonts w:asciiTheme="minorHAnsi" w:hAnsiTheme="minorHAnsi" w:cstheme="minorHAnsi"/>
          <w:sz w:val="18"/>
          <w:szCs w:val="18"/>
        </w:rPr>
      </w:pPr>
    </w:p>
    <w:p w14:paraId="62759A94" w14:textId="0ECB0F10" w:rsidR="00302029" w:rsidRPr="00E814FD" w:rsidRDefault="00866736" w:rsidP="00866736">
      <w:pPr>
        <w:rPr>
          <w:rFonts w:asciiTheme="minorHAnsi" w:hAnsiTheme="minorHAnsi" w:cstheme="minorHAnsi"/>
          <w:sz w:val="18"/>
          <w:szCs w:val="18"/>
        </w:rPr>
      </w:pPr>
      <w:r w:rsidRPr="00E814FD">
        <w:rPr>
          <w:rFonts w:asciiTheme="minorHAnsi" w:hAnsiTheme="minorHAnsi" w:cstheme="minorHAnsi"/>
          <w:sz w:val="18"/>
          <w:szCs w:val="18"/>
        </w:rPr>
        <w:t>Une fois le traitement terminé, la fenêtre DOS se ferme</w:t>
      </w:r>
      <w:r w:rsidR="005A6922" w:rsidRPr="00E814FD">
        <w:rPr>
          <w:rFonts w:asciiTheme="minorHAnsi" w:hAnsiTheme="minorHAnsi" w:cstheme="minorHAnsi"/>
          <w:sz w:val="18"/>
          <w:szCs w:val="18"/>
        </w:rPr>
        <w:t>.</w:t>
      </w:r>
    </w:p>
    <w:p w14:paraId="54B8163A" w14:textId="77777777" w:rsidR="005A6922" w:rsidRPr="00E814FD" w:rsidRDefault="00302029" w:rsidP="00866736">
      <w:pPr>
        <w:rPr>
          <w:rFonts w:asciiTheme="minorHAnsi" w:hAnsiTheme="minorHAnsi" w:cstheme="minorHAnsi"/>
          <w:sz w:val="18"/>
          <w:szCs w:val="18"/>
        </w:rPr>
      </w:pPr>
      <w:r w:rsidRPr="00E814FD">
        <w:rPr>
          <w:rFonts w:asciiTheme="minorHAnsi" w:hAnsiTheme="minorHAnsi" w:cstheme="minorHAnsi"/>
          <w:sz w:val="18"/>
          <w:szCs w:val="18"/>
        </w:rPr>
        <w:t>Les rapports de conformité ont été créés.</w:t>
      </w:r>
    </w:p>
    <w:p w14:paraId="35398F94" w14:textId="77777777" w:rsidR="0083235F" w:rsidRPr="00E814FD" w:rsidRDefault="0083235F">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C45F8CE" w14:textId="77777777" w:rsidR="005A6922" w:rsidRPr="00E814FD" w:rsidRDefault="005A6922" w:rsidP="005A6922">
      <w:pPr>
        <w:pStyle w:val="Titre2"/>
        <w:rPr>
          <w:rFonts w:asciiTheme="minorHAnsi" w:hAnsiTheme="minorHAnsi" w:cstheme="minorHAnsi"/>
          <w:sz w:val="18"/>
          <w:szCs w:val="18"/>
        </w:rPr>
      </w:pPr>
      <w:bookmarkStart w:id="20" w:name="_Toc122428834"/>
      <w:r w:rsidRPr="00E814FD">
        <w:rPr>
          <w:rFonts w:asciiTheme="minorHAnsi" w:hAnsiTheme="minorHAnsi" w:cstheme="minorHAnsi"/>
          <w:sz w:val="18"/>
          <w:szCs w:val="18"/>
        </w:rPr>
        <w:lastRenderedPageBreak/>
        <w:t>Visualisation des rapports de conformité</w:t>
      </w:r>
      <w:bookmarkEnd w:id="20"/>
    </w:p>
    <w:p w14:paraId="2366E116" w14:textId="77777777" w:rsidR="00866736" w:rsidRPr="00E814FD" w:rsidRDefault="00A03249" w:rsidP="00866736">
      <w:pPr>
        <w:rPr>
          <w:rFonts w:asciiTheme="minorHAnsi" w:hAnsiTheme="minorHAnsi" w:cstheme="minorHAnsi"/>
          <w:sz w:val="18"/>
          <w:szCs w:val="18"/>
        </w:rPr>
      </w:pPr>
      <w:r w:rsidRPr="00E814FD">
        <w:rPr>
          <w:rFonts w:asciiTheme="minorHAnsi" w:hAnsiTheme="minorHAnsi" w:cstheme="minorHAnsi"/>
          <w:sz w:val="18"/>
          <w:szCs w:val="18"/>
        </w:rPr>
        <w:t>L</w:t>
      </w:r>
      <w:r w:rsidR="00866736" w:rsidRPr="00E814FD">
        <w:rPr>
          <w:rFonts w:asciiTheme="minorHAnsi" w:hAnsiTheme="minorHAnsi" w:cstheme="minorHAnsi"/>
          <w:sz w:val="18"/>
          <w:szCs w:val="18"/>
        </w:rPr>
        <w:t>a liste des rapports produits s’affiche sur la partie gauche de la fenêtre</w:t>
      </w:r>
      <w:r w:rsidR="005A6922" w:rsidRPr="00E814FD">
        <w:rPr>
          <w:rFonts w:asciiTheme="minorHAnsi" w:hAnsiTheme="minorHAnsi" w:cstheme="minorHAnsi"/>
          <w:sz w:val="18"/>
          <w:szCs w:val="18"/>
        </w:rPr>
        <w:t xml:space="preserve"> suivante</w:t>
      </w:r>
      <w:r w:rsidR="00274FD0" w:rsidRPr="00E814FD">
        <w:rPr>
          <w:rFonts w:asciiTheme="minorHAnsi" w:hAnsiTheme="minorHAnsi" w:cstheme="minorHAnsi"/>
          <w:sz w:val="18"/>
          <w:szCs w:val="18"/>
        </w:rPr>
        <w:t> </w:t>
      </w:r>
      <w:r w:rsidR="00866736" w:rsidRPr="00E814FD">
        <w:rPr>
          <w:rFonts w:asciiTheme="minorHAnsi" w:hAnsiTheme="minorHAnsi" w:cstheme="minorHAnsi"/>
          <w:sz w:val="18"/>
          <w:szCs w:val="18"/>
        </w:rPr>
        <w:t>:</w:t>
      </w:r>
    </w:p>
    <w:p w14:paraId="3CD5D259" w14:textId="689DC596" w:rsidR="00866736" w:rsidRPr="00E814FD" w:rsidRDefault="00BA4D23" w:rsidP="005A6922">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rPr>
        <w:drawing>
          <wp:inline distT="0" distB="0" distL="0" distR="0" wp14:anchorId="07B20A33" wp14:editId="1D300D19">
            <wp:extent cx="4432300" cy="3352562"/>
            <wp:effectExtent l="0" t="0" r="635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7250" cy="3356306"/>
                    </a:xfrm>
                    <a:prstGeom prst="rect">
                      <a:avLst/>
                    </a:prstGeom>
                  </pic:spPr>
                </pic:pic>
              </a:graphicData>
            </a:graphic>
          </wp:inline>
        </w:drawing>
      </w:r>
    </w:p>
    <w:p w14:paraId="71F37380" w14:textId="77777777" w:rsidR="008C051C" w:rsidRPr="00E814FD" w:rsidRDefault="008C051C" w:rsidP="008C051C">
      <w:pPr>
        <w:jc w:val="center"/>
        <w:rPr>
          <w:rFonts w:asciiTheme="minorHAnsi" w:hAnsiTheme="minorHAnsi" w:cstheme="minorHAnsi"/>
          <w:sz w:val="18"/>
          <w:szCs w:val="18"/>
        </w:rPr>
      </w:pPr>
      <w:proofErr w:type="spellStart"/>
      <w:r w:rsidRPr="00E814FD">
        <w:rPr>
          <w:rFonts w:asciiTheme="minorHAnsi" w:hAnsiTheme="minorHAnsi" w:cstheme="minorHAnsi"/>
          <w:b/>
          <w:color w:val="0070C0"/>
          <w:sz w:val="18"/>
          <w:szCs w:val="18"/>
        </w:rPr>
        <w:t>Control</w:t>
      </w:r>
      <w:r w:rsidR="00D430C1" w:rsidRPr="00E814FD">
        <w:rPr>
          <w:rFonts w:asciiTheme="minorHAnsi" w:hAnsiTheme="minorHAnsi" w:cstheme="minorHAnsi"/>
          <w:b/>
          <w:color w:val="0070C0"/>
          <w:sz w:val="18"/>
          <w:szCs w:val="18"/>
        </w:rPr>
        <w:t>e</w:t>
      </w:r>
      <w:proofErr w:type="spellEnd"/>
      <w:r w:rsidRPr="00E814FD">
        <w:rPr>
          <w:rFonts w:asciiTheme="minorHAnsi" w:hAnsiTheme="minorHAnsi" w:cstheme="minorHAnsi"/>
          <w:b/>
          <w:color w:val="0070C0"/>
          <w:sz w:val="18"/>
          <w:szCs w:val="18"/>
        </w:rPr>
        <w:t xml:space="preserve"> des résultats</w:t>
      </w:r>
    </w:p>
    <w:p w14:paraId="1F1E9A5B" w14:textId="77777777" w:rsidR="007A20B8" w:rsidRPr="00E814FD" w:rsidRDefault="007A20B8" w:rsidP="00866736">
      <w:pPr>
        <w:rPr>
          <w:rFonts w:asciiTheme="minorHAnsi" w:hAnsiTheme="minorHAnsi" w:cstheme="minorHAnsi"/>
          <w:sz w:val="18"/>
          <w:szCs w:val="18"/>
        </w:rPr>
      </w:pPr>
    </w:p>
    <w:p w14:paraId="23A2E72B" w14:textId="2A5F2517" w:rsidR="00866736" w:rsidRPr="00E814FD" w:rsidRDefault="00866736" w:rsidP="00866736">
      <w:pPr>
        <w:rPr>
          <w:rFonts w:asciiTheme="minorHAnsi" w:hAnsiTheme="minorHAnsi" w:cstheme="minorHAnsi"/>
          <w:sz w:val="18"/>
          <w:szCs w:val="18"/>
        </w:rPr>
      </w:pPr>
      <w:r w:rsidRPr="00E814FD">
        <w:rPr>
          <w:rFonts w:asciiTheme="minorHAnsi" w:hAnsiTheme="minorHAnsi" w:cstheme="minorHAnsi"/>
          <w:sz w:val="18"/>
          <w:szCs w:val="18"/>
        </w:rPr>
        <w:t xml:space="preserve">En cliquant sur </w:t>
      </w:r>
      <w:r w:rsidR="005A6922" w:rsidRPr="00E814FD">
        <w:rPr>
          <w:rFonts w:asciiTheme="minorHAnsi" w:hAnsiTheme="minorHAnsi" w:cstheme="minorHAnsi"/>
          <w:sz w:val="18"/>
          <w:szCs w:val="18"/>
        </w:rPr>
        <w:t>le nom</w:t>
      </w:r>
      <w:r w:rsidRPr="00E814FD">
        <w:rPr>
          <w:rFonts w:asciiTheme="minorHAnsi" w:hAnsiTheme="minorHAnsi" w:cstheme="minorHAnsi"/>
          <w:sz w:val="18"/>
          <w:szCs w:val="18"/>
        </w:rPr>
        <w:t xml:space="preserve"> d’un rapport, on affiche </w:t>
      </w:r>
      <w:r w:rsidR="005A6922" w:rsidRPr="00E814FD">
        <w:rPr>
          <w:rFonts w:asciiTheme="minorHAnsi" w:hAnsiTheme="minorHAnsi" w:cstheme="minorHAnsi"/>
          <w:sz w:val="18"/>
          <w:szCs w:val="18"/>
        </w:rPr>
        <w:t>le détail</w:t>
      </w:r>
      <w:r w:rsidRPr="00E814FD">
        <w:rPr>
          <w:rFonts w:asciiTheme="minorHAnsi" w:hAnsiTheme="minorHAnsi" w:cstheme="minorHAnsi"/>
          <w:sz w:val="18"/>
          <w:szCs w:val="18"/>
        </w:rPr>
        <w:t xml:space="preserve"> du rapport sur l’écran de visualisati</w:t>
      </w:r>
      <w:r w:rsidR="00B9028D" w:rsidRPr="00E814FD">
        <w:rPr>
          <w:rFonts w:asciiTheme="minorHAnsi" w:hAnsiTheme="minorHAnsi" w:cstheme="minorHAnsi"/>
          <w:sz w:val="18"/>
          <w:szCs w:val="18"/>
        </w:rPr>
        <w:t xml:space="preserve">on situé à droite </w:t>
      </w:r>
      <w:r w:rsidR="005A6922" w:rsidRPr="00E814FD">
        <w:rPr>
          <w:rFonts w:asciiTheme="minorHAnsi" w:hAnsiTheme="minorHAnsi" w:cstheme="minorHAnsi"/>
          <w:sz w:val="18"/>
          <w:szCs w:val="18"/>
        </w:rPr>
        <w:t>de la fenêtre</w:t>
      </w:r>
      <w:r w:rsidR="00B9028D" w:rsidRPr="00E814FD">
        <w:rPr>
          <w:rFonts w:asciiTheme="minorHAnsi" w:hAnsiTheme="minorHAnsi" w:cstheme="minorHAnsi"/>
          <w:sz w:val="18"/>
          <w:szCs w:val="18"/>
        </w:rPr>
        <w:t>.</w:t>
      </w:r>
    </w:p>
    <w:p w14:paraId="2663CD9D" w14:textId="77777777" w:rsidR="000A0C2E" w:rsidRPr="00E814FD" w:rsidRDefault="000A0C2E">
      <w:pPr>
        <w:spacing w:after="0"/>
        <w:jc w:val="left"/>
        <w:rPr>
          <w:rFonts w:asciiTheme="minorHAnsi" w:hAnsiTheme="minorHAnsi" w:cstheme="minorHAnsi"/>
          <w:sz w:val="18"/>
          <w:szCs w:val="18"/>
          <w:lang w:eastAsia="fr-FR" w:bidi="ar-SA"/>
        </w:rPr>
      </w:pPr>
      <w:r w:rsidRPr="00E814FD">
        <w:rPr>
          <w:rFonts w:asciiTheme="minorHAnsi" w:hAnsiTheme="minorHAnsi" w:cstheme="minorHAnsi"/>
          <w:sz w:val="18"/>
          <w:szCs w:val="18"/>
        </w:rPr>
        <w:br w:type="page"/>
      </w:r>
    </w:p>
    <w:p w14:paraId="54474EC2" w14:textId="21292984" w:rsidR="009D6652" w:rsidRPr="00E814FD" w:rsidRDefault="0031288F" w:rsidP="0031288F">
      <w:pPr>
        <w:pStyle w:val="Titre1"/>
        <w:jc w:val="left"/>
        <w:rPr>
          <w:rFonts w:asciiTheme="minorHAnsi" w:hAnsiTheme="minorHAnsi" w:cstheme="minorHAnsi"/>
          <w:sz w:val="18"/>
          <w:szCs w:val="18"/>
        </w:rPr>
      </w:pPr>
      <w:bookmarkStart w:id="21" w:name="_Toc122428835"/>
      <w:r w:rsidRPr="00E814FD">
        <w:rPr>
          <w:rFonts w:asciiTheme="minorHAnsi" w:hAnsiTheme="minorHAnsi" w:cstheme="minorHAnsi"/>
          <w:sz w:val="18"/>
          <w:szCs w:val="18"/>
        </w:rPr>
        <w:lastRenderedPageBreak/>
        <w:t xml:space="preserve">Guide </w:t>
      </w:r>
      <w:r w:rsidR="009D6652" w:rsidRPr="00E814FD">
        <w:rPr>
          <w:rFonts w:asciiTheme="minorHAnsi" w:hAnsiTheme="minorHAnsi" w:cstheme="minorHAnsi"/>
          <w:sz w:val="18"/>
          <w:szCs w:val="18"/>
        </w:rPr>
        <w:t xml:space="preserve">des </w:t>
      </w:r>
      <w:proofErr w:type="spellStart"/>
      <w:r w:rsidR="009D6652" w:rsidRPr="00E814FD">
        <w:rPr>
          <w:rFonts w:asciiTheme="minorHAnsi" w:hAnsiTheme="minorHAnsi" w:cstheme="minorHAnsi"/>
          <w:sz w:val="18"/>
          <w:szCs w:val="18"/>
        </w:rPr>
        <w:t>schématrons</w:t>
      </w:r>
      <w:bookmarkEnd w:id="21"/>
      <w:proofErr w:type="spellEnd"/>
    </w:p>
    <w:p w14:paraId="279BEB45" w14:textId="0D41822D" w:rsidR="009D6652" w:rsidRPr="00E814FD" w:rsidRDefault="009D6652" w:rsidP="009D6652">
      <w:pPr>
        <w:pStyle w:val="Titre2"/>
        <w:rPr>
          <w:rFonts w:asciiTheme="minorHAnsi" w:hAnsiTheme="minorHAnsi" w:cstheme="minorHAnsi"/>
          <w:sz w:val="18"/>
          <w:szCs w:val="18"/>
        </w:rPr>
      </w:pPr>
      <w:bookmarkStart w:id="22" w:name="_Toc122352536"/>
      <w:bookmarkStart w:id="23" w:name="_Toc122428836"/>
      <w:r w:rsidRPr="00E814FD">
        <w:rPr>
          <w:rFonts w:asciiTheme="minorHAnsi" w:hAnsiTheme="minorHAnsi" w:cstheme="minorHAnsi"/>
          <w:sz w:val="18"/>
          <w:szCs w:val="18"/>
        </w:rPr>
        <w:t>Fonctionnement</w:t>
      </w:r>
      <w:bookmarkEnd w:id="22"/>
      <w:bookmarkEnd w:id="23"/>
    </w:p>
    <w:p w14:paraId="239D6EF0" w14:textId="05527F2B" w:rsidR="009D6652" w:rsidRPr="00E814FD" w:rsidRDefault="009D6652" w:rsidP="009D6652">
      <w:pPr>
        <w:pStyle w:val="Titre3"/>
        <w:rPr>
          <w:rFonts w:asciiTheme="minorHAnsi" w:hAnsiTheme="minorHAnsi" w:cstheme="minorHAnsi"/>
          <w:sz w:val="18"/>
          <w:szCs w:val="18"/>
        </w:rPr>
      </w:pPr>
      <w:bookmarkStart w:id="24" w:name="_Toc122352537"/>
      <w:bookmarkStart w:id="25" w:name="_Toc122428837"/>
      <w:r w:rsidRPr="00E814FD">
        <w:rPr>
          <w:rStyle w:val="lev"/>
          <w:rFonts w:asciiTheme="minorHAnsi" w:hAnsiTheme="minorHAnsi" w:cstheme="minorHAnsi"/>
          <w:b/>
          <w:sz w:val="18"/>
          <w:szCs w:val="18"/>
        </w:rPr>
        <w:t>Fonctionnement général</w:t>
      </w:r>
      <w:bookmarkEnd w:id="24"/>
      <w:bookmarkEnd w:id="25"/>
    </w:p>
    <w:p w14:paraId="69B5C1DB" w14:textId="77777777" w:rsidR="009D6652" w:rsidRPr="00E814FD" w:rsidRDefault="009D6652" w:rsidP="009D6652">
      <w:pPr>
        <w:rPr>
          <w:rFonts w:asciiTheme="minorHAnsi" w:hAnsiTheme="minorHAnsi" w:cstheme="minorHAnsi"/>
          <w:sz w:val="18"/>
          <w:szCs w:val="18"/>
        </w:rPr>
      </w:pPr>
      <w:r w:rsidRPr="00E814FD">
        <w:rPr>
          <w:rFonts w:asciiTheme="minorHAnsi" w:hAnsiTheme="minorHAnsi" w:cstheme="minorHAnsi"/>
          <w:sz w:val="18"/>
          <w:szCs w:val="18"/>
        </w:rPr>
        <w:t xml:space="preserve">Le principe de fonctionnement de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est le suivant : </w:t>
      </w:r>
    </w:p>
    <w:p w14:paraId="7CDAD223" w14:textId="77777777" w:rsidR="009D6652" w:rsidRPr="00E814FD" w:rsidRDefault="009D6652">
      <w:pPr>
        <w:pStyle w:val="Paragraphedeliste"/>
        <w:numPr>
          <w:ilvl w:val="0"/>
          <w:numId w:val="46"/>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 xml:space="preserve">Un document CDA </w:t>
      </w:r>
      <w:r w:rsidRPr="00E814FD">
        <w:rPr>
          <w:rFonts w:asciiTheme="minorHAnsi" w:hAnsiTheme="minorHAnsi" w:cstheme="minorHAnsi"/>
          <w:b/>
          <w:bCs/>
          <w:sz w:val="18"/>
          <w:szCs w:val="18"/>
        </w:rPr>
        <w:t>est vérifié</w:t>
      </w:r>
      <w:r w:rsidRPr="00E814FD">
        <w:rPr>
          <w:rFonts w:asciiTheme="minorHAnsi" w:hAnsiTheme="minorHAnsi" w:cstheme="minorHAnsi"/>
          <w:sz w:val="18"/>
          <w:szCs w:val="18"/>
        </w:rPr>
        <w:t xml:space="preserve"> </w:t>
      </w:r>
    </w:p>
    <w:p w14:paraId="71BC71E9" w14:textId="77777777" w:rsidR="009D6652" w:rsidRPr="00E814FD" w:rsidRDefault="009D6652">
      <w:pPr>
        <w:pStyle w:val="Paragraphedeliste"/>
        <w:numPr>
          <w:ilvl w:val="1"/>
          <w:numId w:val="46"/>
        </w:numPr>
        <w:spacing w:after="160" w:line="259" w:lineRule="auto"/>
        <w:jc w:val="left"/>
        <w:rPr>
          <w:rFonts w:asciiTheme="minorHAnsi" w:hAnsiTheme="minorHAnsi" w:cstheme="minorHAnsi"/>
          <w:sz w:val="18"/>
          <w:szCs w:val="18"/>
        </w:rPr>
      </w:pPr>
      <w:proofErr w:type="gramStart"/>
      <w:r w:rsidRPr="00E814FD">
        <w:rPr>
          <w:rFonts w:asciiTheme="minorHAnsi" w:hAnsiTheme="minorHAnsi" w:cstheme="minorHAnsi"/>
          <w:sz w:val="18"/>
          <w:szCs w:val="18"/>
        </w:rPr>
        <w:t>avec</w:t>
      </w:r>
      <w:proofErr w:type="gramEnd"/>
      <w:r w:rsidRPr="00E814FD">
        <w:rPr>
          <w:rFonts w:asciiTheme="minorHAnsi" w:hAnsiTheme="minorHAnsi" w:cstheme="minorHAnsi"/>
          <w:sz w:val="18"/>
          <w:szCs w:val="18"/>
        </w:rPr>
        <w:t xml:space="preserve">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génériques (communs à tous les documents CDA)</w:t>
      </w:r>
    </w:p>
    <w:p w14:paraId="656AF8BE" w14:textId="77777777" w:rsidR="009D6652" w:rsidRPr="00E814FD" w:rsidRDefault="009D6652">
      <w:pPr>
        <w:pStyle w:val="Paragraphedeliste"/>
        <w:numPr>
          <w:ilvl w:val="2"/>
          <w:numId w:val="46"/>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r w:rsidRPr="00E814FD">
        <w:rPr>
          <w:rFonts w:asciiTheme="minorHAnsi" w:hAnsiTheme="minorHAnsi" w:cstheme="minorHAnsi"/>
          <w:b/>
          <w:sz w:val="18"/>
          <w:szCs w:val="18"/>
        </w:rPr>
        <w:t>IHE_XDS-</w:t>
      </w:r>
      <w:proofErr w:type="spellStart"/>
      <w:r w:rsidRPr="00E814FD">
        <w:rPr>
          <w:rFonts w:asciiTheme="minorHAnsi" w:hAnsiTheme="minorHAnsi" w:cstheme="minorHAnsi"/>
          <w:b/>
          <w:sz w:val="18"/>
          <w:szCs w:val="18"/>
        </w:rPr>
        <w:t>SD.sch</w:t>
      </w:r>
      <w:proofErr w:type="spellEnd"/>
      <w:r w:rsidRPr="00E814FD">
        <w:rPr>
          <w:rFonts w:asciiTheme="minorHAnsi" w:hAnsiTheme="minorHAnsi" w:cstheme="minorHAnsi"/>
          <w:sz w:val="18"/>
          <w:szCs w:val="18"/>
        </w:rPr>
        <w:t xml:space="preserve"> qui vérifie la conformité aux spécifications internationales IHE de l’en-tête</w:t>
      </w:r>
    </w:p>
    <w:p w14:paraId="53D59007" w14:textId="77777777" w:rsidR="009D6652" w:rsidRPr="00E814FD" w:rsidRDefault="009D6652">
      <w:pPr>
        <w:pStyle w:val="Paragraphedeliste"/>
        <w:numPr>
          <w:ilvl w:val="2"/>
          <w:numId w:val="46"/>
        </w:numPr>
        <w:spacing w:before="240" w:after="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r w:rsidRPr="00E814FD">
        <w:rPr>
          <w:rFonts w:asciiTheme="minorHAnsi" w:hAnsiTheme="minorHAnsi" w:cstheme="minorHAnsi"/>
          <w:b/>
          <w:sz w:val="18"/>
          <w:szCs w:val="18"/>
        </w:rPr>
        <w:t>CI-</w:t>
      </w:r>
      <w:proofErr w:type="spellStart"/>
      <w:r w:rsidRPr="00E814FD">
        <w:rPr>
          <w:rFonts w:asciiTheme="minorHAnsi" w:hAnsiTheme="minorHAnsi" w:cstheme="minorHAnsi"/>
          <w:b/>
          <w:sz w:val="18"/>
          <w:szCs w:val="18"/>
        </w:rPr>
        <w:t>SIS_StructurationMinimale.sch</w:t>
      </w:r>
      <w:proofErr w:type="spellEnd"/>
      <w:r w:rsidRPr="00E814FD">
        <w:rPr>
          <w:rFonts w:asciiTheme="minorHAnsi" w:hAnsiTheme="minorHAnsi" w:cstheme="minorHAnsi"/>
          <w:sz w:val="18"/>
          <w:szCs w:val="18"/>
        </w:rPr>
        <w:t xml:space="preserve"> qui vérifie la conformité aux spécifications françaises de l’en-tête,</w:t>
      </w:r>
    </w:p>
    <w:p w14:paraId="430331D0" w14:textId="77777777" w:rsidR="009D6652" w:rsidRPr="00E814FD" w:rsidRDefault="009D6652">
      <w:pPr>
        <w:pStyle w:val="Paragraphedeliste"/>
        <w:numPr>
          <w:ilvl w:val="2"/>
          <w:numId w:val="46"/>
        </w:numPr>
        <w:spacing w:before="240" w:after="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b/>
          <w:sz w:val="18"/>
          <w:szCs w:val="18"/>
        </w:rPr>
        <w:t>IHE.sch</w:t>
      </w:r>
      <w:proofErr w:type="spellEnd"/>
      <w:r w:rsidRPr="00E814FD">
        <w:rPr>
          <w:rFonts w:asciiTheme="minorHAnsi" w:hAnsiTheme="minorHAnsi" w:cstheme="minorHAnsi"/>
          <w:sz w:val="18"/>
          <w:szCs w:val="18"/>
        </w:rPr>
        <w:t xml:space="preserve"> qui vérifie la conformité aux spécifications internationales IHE du corps (sections, entrées et jeux de valeurs),</w:t>
      </w:r>
    </w:p>
    <w:p w14:paraId="6C9AC729" w14:textId="77777777" w:rsidR="009D6652" w:rsidRPr="00E814FD" w:rsidRDefault="009D6652">
      <w:pPr>
        <w:pStyle w:val="Paragraphedeliste"/>
        <w:numPr>
          <w:ilvl w:val="2"/>
          <w:numId w:val="46"/>
        </w:numPr>
        <w:spacing w:before="240" w:after="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b/>
          <w:sz w:val="18"/>
          <w:szCs w:val="18"/>
        </w:rPr>
        <w:t>ModelesDeContenuCDA.sch</w:t>
      </w:r>
      <w:proofErr w:type="spellEnd"/>
      <w:r w:rsidRPr="00E814FD">
        <w:rPr>
          <w:rFonts w:asciiTheme="minorHAnsi" w:hAnsiTheme="minorHAnsi" w:cstheme="minorHAnsi"/>
          <w:sz w:val="18"/>
          <w:szCs w:val="18"/>
        </w:rPr>
        <w:t xml:space="preserve"> qui vérifie la conformité aux spécifications françaises du corps (sections, entrées et jeux de valeurs IHE),</w:t>
      </w:r>
    </w:p>
    <w:p w14:paraId="08D75E7E" w14:textId="77777777" w:rsidR="009D6652" w:rsidRPr="00E814FD" w:rsidRDefault="009D6652">
      <w:pPr>
        <w:pStyle w:val="Paragraphedeliste"/>
        <w:numPr>
          <w:ilvl w:val="2"/>
          <w:numId w:val="46"/>
        </w:numPr>
        <w:spacing w:before="240" w:after="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b/>
          <w:sz w:val="18"/>
          <w:szCs w:val="18"/>
        </w:rPr>
        <w:t>ModelesASIP.sch</w:t>
      </w:r>
      <w:proofErr w:type="spellEnd"/>
      <w:r w:rsidRPr="00E814FD">
        <w:rPr>
          <w:rFonts w:asciiTheme="minorHAnsi" w:hAnsiTheme="minorHAnsi" w:cstheme="minorHAnsi"/>
          <w:sz w:val="18"/>
          <w:szCs w:val="18"/>
        </w:rPr>
        <w:t xml:space="preserve"> qui vérifie la conformité aux spécifications françaises du corps (sections et entrées créées par l’ANS pour les volets français),</w:t>
      </w:r>
    </w:p>
    <w:p w14:paraId="4950BF25" w14:textId="77777777" w:rsidR="009D6652" w:rsidRPr="00E814FD" w:rsidRDefault="009D6652">
      <w:pPr>
        <w:pStyle w:val="Paragraphedeliste"/>
        <w:numPr>
          <w:ilvl w:val="1"/>
          <w:numId w:val="46"/>
        </w:numPr>
        <w:spacing w:before="240" w:after="0" w:line="259" w:lineRule="auto"/>
        <w:jc w:val="left"/>
        <w:rPr>
          <w:rFonts w:asciiTheme="minorHAnsi" w:hAnsiTheme="minorHAnsi" w:cstheme="minorHAnsi"/>
          <w:sz w:val="18"/>
          <w:szCs w:val="18"/>
        </w:rPr>
      </w:pPr>
      <w:proofErr w:type="gramStart"/>
      <w:r w:rsidRPr="00E814FD">
        <w:rPr>
          <w:rFonts w:asciiTheme="minorHAnsi" w:hAnsiTheme="minorHAnsi" w:cstheme="minorHAnsi"/>
          <w:sz w:val="18"/>
          <w:szCs w:val="18"/>
        </w:rPr>
        <w:t>avec</w:t>
      </w:r>
      <w:proofErr w:type="gramEnd"/>
      <w:r w:rsidRPr="00E814FD">
        <w:rPr>
          <w:rFonts w:asciiTheme="minorHAnsi" w:hAnsiTheme="minorHAnsi" w:cstheme="minorHAnsi"/>
          <w:sz w:val="18"/>
          <w:szCs w:val="18"/>
        </w:rPr>
        <w:t xml:space="preserve"> un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r w:rsidRPr="00E814FD">
        <w:rPr>
          <w:rFonts w:asciiTheme="minorHAnsi" w:hAnsiTheme="minorHAnsi" w:cstheme="minorHAnsi"/>
          <w:b/>
          <w:i/>
          <w:color w:val="0070C0"/>
          <w:sz w:val="18"/>
          <w:szCs w:val="18"/>
        </w:rPr>
        <w:t>CI-</w:t>
      </w:r>
      <w:proofErr w:type="spellStart"/>
      <w:r w:rsidRPr="00E814FD">
        <w:rPr>
          <w:rFonts w:asciiTheme="minorHAnsi" w:hAnsiTheme="minorHAnsi" w:cstheme="minorHAnsi"/>
          <w:b/>
          <w:i/>
          <w:color w:val="0070C0"/>
          <w:sz w:val="18"/>
          <w:szCs w:val="18"/>
        </w:rPr>
        <w:t>SIS_NomDuDocument.sch</w:t>
      </w:r>
      <w:proofErr w:type="spellEnd"/>
      <w:r w:rsidRPr="00E814FD">
        <w:rPr>
          <w:rFonts w:asciiTheme="minorHAnsi" w:hAnsiTheme="minorHAnsi" w:cstheme="minorHAnsi"/>
          <w:color w:val="0070C0"/>
          <w:sz w:val="18"/>
          <w:szCs w:val="18"/>
        </w:rPr>
        <w:t xml:space="preserve"> </w:t>
      </w:r>
      <w:r w:rsidRPr="00E814FD">
        <w:rPr>
          <w:rFonts w:asciiTheme="minorHAnsi" w:hAnsiTheme="minorHAnsi" w:cstheme="minorHAnsi"/>
          <w:sz w:val="18"/>
          <w:szCs w:val="18"/>
        </w:rPr>
        <w:t>spécifique au modèle de document qui vérifie la conformité aux spécifications d’un document (en-tête et corps)</w:t>
      </w:r>
    </w:p>
    <w:p w14:paraId="39C1D133" w14:textId="77777777" w:rsidR="009D6652" w:rsidRPr="00E814FD" w:rsidRDefault="009D6652" w:rsidP="009D6652">
      <w:pPr>
        <w:spacing w:after="0"/>
        <w:rPr>
          <w:rFonts w:asciiTheme="minorHAnsi" w:hAnsiTheme="minorHAnsi" w:cstheme="minorHAnsi"/>
          <w:bCs/>
          <w:sz w:val="18"/>
          <w:szCs w:val="18"/>
        </w:rPr>
      </w:pPr>
    </w:p>
    <w:p w14:paraId="5B835470" w14:textId="77777777" w:rsidR="009D6652" w:rsidRPr="00E814FD" w:rsidRDefault="009D6652">
      <w:pPr>
        <w:pStyle w:val="Paragraphedeliste"/>
        <w:numPr>
          <w:ilvl w:val="0"/>
          <w:numId w:val="46"/>
        </w:numPr>
        <w:spacing w:after="160" w:line="259" w:lineRule="auto"/>
        <w:jc w:val="left"/>
        <w:rPr>
          <w:rFonts w:asciiTheme="minorHAnsi" w:hAnsiTheme="minorHAnsi" w:cstheme="minorHAnsi"/>
          <w:sz w:val="18"/>
          <w:szCs w:val="18"/>
        </w:rPr>
      </w:pPr>
      <w:r w:rsidRPr="00E814FD">
        <w:rPr>
          <w:rFonts w:asciiTheme="minorHAnsi" w:hAnsiTheme="minorHAnsi" w:cstheme="minorHAnsi"/>
          <w:b/>
          <w:sz w:val="18"/>
          <w:szCs w:val="18"/>
        </w:rPr>
        <w:t>Un rapport est produit à l’issue de cette vérification</w:t>
      </w:r>
      <w:r w:rsidRPr="00E814FD">
        <w:rPr>
          <w:rFonts w:asciiTheme="minorHAnsi" w:hAnsiTheme="minorHAnsi" w:cstheme="minorHAnsi"/>
          <w:sz w:val="18"/>
          <w:szCs w:val="18"/>
        </w:rPr>
        <w:t>. Il contient des messages indiquant la conformité aux spécifications ou les erreurs détectées.</w:t>
      </w:r>
    </w:p>
    <w:p w14:paraId="584B2E65" w14:textId="77777777" w:rsidR="009D6652" w:rsidRPr="00E814FD" w:rsidRDefault="009D6652" w:rsidP="009D6652">
      <w:pPr>
        <w:rPr>
          <w:rFonts w:asciiTheme="minorHAnsi" w:hAnsiTheme="minorHAnsi" w:cstheme="minorHAnsi"/>
          <w:sz w:val="18"/>
          <w:szCs w:val="18"/>
        </w:rPr>
      </w:pPr>
    </w:p>
    <w:p w14:paraId="573FAD22" w14:textId="423D70B1" w:rsidR="009D6652" w:rsidRPr="00E814FD" w:rsidRDefault="009D6652" w:rsidP="009D6652">
      <w:pPr>
        <w:pStyle w:val="Titre3"/>
        <w:rPr>
          <w:rFonts w:asciiTheme="minorHAnsi" w:hAnsiTheme="minorHAnsi" w:cstheme="minorHAnsi"/>
          <w:sz w:val="18"/>
          <w:szCs w:val="18"/>
        </w:rPr>
      </w:pPr>
      <w:bookmarkStart w:id="26" w:name="_Toc122352538"/>
      <w:bookmarkStart w:id="27" w:name="_Toc122428838"/>
      <w:r w:rsidRPr="00E814FD">
        <w:rPr>
          <w:rFonts w:asciiTheme="minorHAnsi" w:hAnsiTheme="minorHAnsi" w:cstheme="minorHAnsi"/>
          <w:sz w:val="18"/>
          <w:szCs w:val="18"/>
        </w:rPr>
        <w:t xml:space="preserve">L’appel aux </w:t>
      </w:r>
      <w:proofErr w:type="spellStart"/>
      <w:r w:rsidRPr="00E814FD">
        <w:rPr>
          <w:rFonts w:asciiTheme="minorHAnsi" w:hAnsiTheme="minorHAnsi" w:cstheme="minorHAnsi"/>
          <w:sz w:val="18"/>
          <w:szCs w:val="18"/>
        </w:rPr>
        <w:t>schématrons</w:t>
      </w:r>
      <w:bookmarkEnd w:id="26"/>
      <w:bookmarkEnd w:id="27"/>
      <w:proofErr w:type="spellEnd"/>
    </w:p>
    <w:p w14:paraId="40E1E664" w14:textId="77777777" w:rsidR="009D6652" w:rsidRPr="00E814FD" w:rsidRDefault="009D6652" w:rsidP="00903FB0">
      <w:pPr>
        <w:jc w:val="left"/>
        <w:rPr>
          <w:rFonts w:asciiTheme="minorHAnsi" w:hAnsiTheme="minorHAnsi" w:cstheme="minorHAnsi"/>
          <w:b/>
          <w:bCs/>
          <w:sz w:val="18"/>
          <w:szCs w:val="18"/>
        </w:rPr>
      </w:pPr>
      <w:r w:rsidRPr="00E814FD">
        <w:rPr>
          <w:rFonts w:asciiTheme="minorHAnsi" w:hAnsiTheme="minorHAnsi" w:cstheme="minorHAnsi"/>
          <w:sz w:val="18"/>
          <w:szCs w:val="18"/>
        </w:rPr>
        <w:t xml:space="preserve">Sous </w:t>
      </w:r>
      <w:proofErr w:type="spellStart"/>
      <w:r w:rsidRPr="00E814FD">
        <w:rPr>
          <w:rFonts w:asciiTheme="minorHAnsi" w:hAnsiTheme="minorHAnsi" w:cstheme="minorHAnsi"/>
          <w:sz w:val="18"/>
          <w:szCs w:val="18"/>
        </w:rPr>
        <w:t>Oxygen</w:t>
      </w:r>
      <w:proofErr w:type="spellEnd"/>
      <w:r w:rsidRPr="00E814FD">
        <w:rPr>
          <w:rFonts w:asciiTheme="minorHAnsi" w:hAnsiTheme="minorHAnsi" w:cstheme="minorHAnsi"/>
          <w:sz w:val="18"/>
          <w:szCs w:val="18"/>
        </w:rPr>
        <w:t xml:space="preserve">, l’appel à ces schematrons se fait </w:t>
      </w:r>
      <w:r w:rsidRPr="00E814FD">
        <w:rPr>
          <w:rFonts w:asciiTheme="minorHAnsi" w:hAnsiTheme="minorHAnsi" w:cstheme="minorHAnsi"/>
          <w:b/>
          <w:bCs/>
          <w:sz w:val="18"/>
          <w:szCs w:val="18"/>
        </w:rPr>
        <w:t>dans chaque fichier CDA avant la balise &lt;</w:t>
      </w:r>
      <w:proofErr w:type="spellStart"/>
      <w:r w:rsidRPr="00E814FD">
        <w:rPr>
          <w:rFonts w:asciiTheme="minorHAnsi" w:hAnsiTheme="minorHAnsi" w:cstheme="minorHAnsi"/>
          <w:b/>
          <w:bCs/>
          <w:sz w:val="18"/>
          <w:szCs w:val="18"/>
        </w:rPr>
        <w:t>ClinicalDocument</w:t>
      </w:r>
      <w:proofErr w:type="spellEnd"/>
      <w:r w:rsidRPr="00E814FD">
        <w:rPr>
          <w:rFonts w:asciiTheme="minorHAnsi" w:hAnsiTheme="minorHAnsi" w:cstheme="minorHAnsi"/>
          <w:b/>
          <w:bCs/>
          <w:sz w:val="18"/>
          <w:szCs w:val="18"/>
        </w:rPr>
        <w:t>&gt;.</w:t>
      </w:r>
    </w:p>
    <w:p w14:paraId="35505987" w14:textId="77777777" w:rsidR="009D6652" w:rsidRPr="00E814FD" w:rsidRDefault="009D6652" w:rsidP="00903FB0">
      <w:pPr>
        <w:jc w:val="left"/>
        <w:rPr>
          <w:rFonts w:asciiTheme="minorHAnsi" w:hAnsiTheme="minorHAnsi" w:cstheme="minorHAnsi"/>
          <w:bCs/>
          <w:sz w:val="18"/>
          <w:szCs w:val="18"/>
        </w:rPr>
      </w:pPr>
      <w:r w:rsidRPr="00E814FD">
        <w:rPr>
          <w:rFonts w:asciiTheme="minorHAnsi" w:hAnsiTheme="minorHAnsi" w:cstheme="minorHAnsi"/>
          <w:bCs/>
          <w:sz w:val="18"/>
          <w:szCs w:val="18"/>
        </w:rPr>
        <w:t>Exemple :</w:t>
      </w:r>
    </w:p>
    <w:p w14:paraId="668769A8" w14:textId="77777777" w:rsidR="009D6652" w:rsidRPr="00E814FD" w:rsidRDefault="009D6652"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ind w:left="720"/>
        <w:jc w:val="left"/>
        <w:rPr>
          <w:rFonts w:asciiTheme="minorHAnsi" w:hAnsiTheme="minorHAnsi" w:cstheme="minorHAnsi"/>
          <w:sz w:val="18"/>
          <w:szCs w:val="18"/>
          <w:highlight w:val="white"/>
        </w:rPr>
      </w:pPr>
      <w:proofErr w:type="gramStart"/>
      <w:r w:rsidRPr="00E814FD">
        <w:rPr>
          <w:rFonts w:asciiTheme="minorHAnsi" w:hAnsiTheme="minorHAnsi" w:cstheme="minorHAnsi"/>
          <w:color w:val="8B26C9"/>
          <w:sz w:val="18"/>
          <w:szCs w:val="18"/>
          <w:highlight w:val="white"/>
        </w:rPr>
        <w:t>&lt;?</w:t>
      </w:r>
      <w:proofErr w:type="spellStart"/>
      <w:proofErr w:type="gramEnd"/>
      <w:r w:rsidRPr="00E814FD">
        <w:rPr>
          <w:rFonts w:asciiTheme="minorHAnsi" w:hAnsiTheme="minorHAnsi" w:cstheme="minorHAnsi"/>
          <w:color w:val="8B26C9"/>
          <w:sz w:val="18"/>
          <w:szCs w:val="18"/>
          <w:highlight w:val="white"/>
        </w:rPr>
        <w:t>oxygen</w:t>
      </w:r>
      <w:proofErr w:type="spellEnd"/>
      <w:r w:rsidRPr="00E814FD">
        <w:rPr>
          <w:rFonts w:asciiTheme="minorHAnsi" w:hAnsiTheme="minorHAnsi" w:cstheme="minorHAnsi"/>
          <w:color w:val="8B26C9"/>
          <w:sz w:val="18"/>
          <w:szCs w:val="18"/>
          <w:highlight w:val="white"/>
        </w:rPr>
        <w:t xml:space="preserve"> </w:t>
      </w:r>
      <w:proofErr w:type="spellStart"/>
      <w:r w:rsidRPr="00E814FD">
        <w:rPr>
          <w:rFonts w:asciiTheme="minorHAnsi" w:hAnsiTheme="minorHAnsi" w:cstheme="minorHAnsi"/>
          <w:color w:val="8B26C9"/>
          <w:sz w:val="18"/>
          <w:szCs w:val="18"/>
          <w:highlight w:val="white"/>
        </w:rPr>
        <w:t>SCHSchema</w:t>
      </w:r>
      <w:proofErr w:type="spellEnd"/>
      <w:r w:rsidRPr="00E814FD">
        <w:rPr>
          <w:rFonts w:asciiTheme="minorHAnsi" w:hAnsiTheme="minorHAnsi" w:cstheme="minorHAnsi"/>
          <w:color w:val="8B26C9"/>
          <w:sz w:val="18"/>
          <w:szCs w:val="18"/>
          <w:highlight w:val="white"/>
        </w:rPr>
        <w:t>="schematrons/profils/IHE_XDS-</w:t>
      </w:r>
      <w:proofErr w:type="spellStart"/>
      <w:r w:rsidRPr="00E814FD">
        <w:rPr>
          <w:rFonts w:asciiTheme="minorHAnsi" w:hAnsiTheme="minorHAnsi" w:cstheme="minorHAnsi"/>
          <w:color w:val="8B26C9"/>
          <w:sz w:val="18"/>
          <w:szCs w:val="18"/>
          <w:highlight w:val="white"/>
        </w:rPr>
        <w:t>SD.sch</w:t>
      </w:r>
      <w:proofErr w:type="spellEnd"/>
      <w:r w:rsidRPr="00E814FD">
        <w:rPr>
          <w:rFonts w:asciiTheme="minorHAnsi" w:hAnsiTheme="minorHAnsi" w:cstheme="minorHAnsi"/>
          <w:color w:val="8B26C9"/>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8B26C9"/>
          <w:sz w:val="18"/>
          <w:szCs w:val="18"/>
          <w:highlight w:val="white"/>
        </w:rPr>
        <w:t>&lt;?</w:t>
      </w:r>
      <w:proofErr w:type="spellStart"/>
      <w:r w:rsidRPr="00E814FD">
        <w:rPr>
          <w:rFonts w:asciiTheme="minorHAnsi" w:hAnsiTheme="minorHAnsi" w:cstheme="minorHAnsi"/>
          <w:color w:val="8B26C9"/>
          <w:sz w:val="18"/>
          <w:szCs w:val="18"/>
          <w:highlight w:val="white"/>
        </w:rPr>
        <w:t>oxygen</w:t>
      </w:r>
      <w:proofErr w:type="spellEnd"/>
      <w:r w:rsidRPr="00E814FD">
        <w:rPr>
          <w:rFonts w:asciiTheme="minorHAnsi" w:hAnsiTheme="minorHAnsi" w:cstheme="minorHAnsi"/>
          <w:color w:val="8B26C9"/>
          <w:sz w:val="18"/>
          <w:szCs w:val="18"/>
          <w:highlight w:val="white"/>
        </w:rPr>
        <w:t xml:space="preserve"> SCHSchema="schematrons/profils/CI-SIS_StructurationMinimale.sch"?&gt;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8B26C9"/>
          <w:sz w:val="18"/>
          <w:szCs w:val="18"/>
          <w:highlight w:val="white"/>
        </w:rPr>
        <w:t>&lt;?</w:t>
      </w:r>
      <w:proofErr w:type="spellStart"/>
      <w:r w:rsidRPr="00E814FD">
        <w:rPr>
          <w:rFonts w:asciiTheme="minorHAnsi" w:hAnsiTheme="minorHAnsi" w:cstheme="minorHAnsi"/>
          <w:color w:val="8B26C9"/>
          <w:sz w:val="18"/>
          <w:szCs w:val="18"/>
          <w:highlight w:val="white"/>
        </w:rPr>
        <w:t>oxygen</w:t>
      </w:r>
      <w:proofErr w:type="spellEnd"/>
      <w:r w:rsidRPr="00E814FD">
        <w:rPr>
          <w:rFonts w:asciiTheme="minorHAnsi" w:hAnsiTheme="minorHAnsi" w:cstheme="minorHAnsi"/>
          <w:color w:val="8B26C9"/>
          <w:sz w:val="18"/>
          <w:szCs w:val="18"/>
          <w:highlight w:val="white"/>
        </w:rPr>
        <w:t xml:space="preserve"> </w:t>
      </w:r>
      <w:proofErr w:type="spellStart"/>
      <w:r w:rsidRPr="00E814FD">
        <w:rPr>
          <w:rFonts w:asciiTheme="minorHAnsi" w:hAnsiTheme="minorHAnsi" w:cstheme="minorHAnsi"/>
          <w:color w:val="8B26C9"/>
          <w:sz w:val="18"/>
          <w:szCs w:val="18"/>
          <w:highlight w:val="white"/>
        </w:rPr>
        <w:t>SCHSchema</w:t>
      </w:r>
      <w:proofErr w:type="spellEnd"/>
      <w:r w:rsidRPr="00E814FD">
        <w:rPr>
          <w:rFonts w:asciiTheme="minorHAnsi" w:hAnsiTheme="minorHAnsi" w:cstheme="minorHAnsi"/>
          <w:color w:val="8B26C9"/>
          <w:sz w:val="18"/>
          <w:szCs w:val="18"/>
          <w:highlight w:val="white"/>
        </w:rPr>
        <w:t>="schematrons/profils/</w:t>
      </w:r>
      <w:proofErr w:type="spellStart"/>
      <w:r w:rsidRPr="00E814FD">
        <w:rPr>
          <w:rFonts w:asciiTheme="minorHAnsi" w:hAnsiTheme="minorHAnsi" w:cstheme="minorHAnsi"/>
          <w:color w:val="8B26C9"/>
          <w:sz w:val="18"/>
          <w:szCs w:val="18"/>
          <w:highlight w:val="white"/>
        </w:rPr>
        <w:t>IHE.sch</w:t>
      </w:r>
      <w:proofErr w:type="spellEnd"/>
      <w:r w:rsidRPr="00E814FD">
        <w:rPr>
          <w:rFonts w:asciiTheme="minorHAnsi" w:hAnsiTheme="minorHAnsi" w:cstheme="minorHAnsi"/>
          <w:color w:val="8B26C9"/>
          <w:sz w:val="18"/>
          <w:szCs w:val="18"/>
          <w:highlight w:val="white"/>
        </w:rPr>
        <w:t>"?&gt;</w:t>
      </w:r>
      <w:r w:rsidRPr="00E814FD">
        <w:rPr>
          <w:rFonts w:asciiTheme="minorHAnsi" w:hAnsiTheme="minorHAnsi" w:cstheme="minorHAnsi"/>
          <w:color w:val="000000"/>
          <w:sz w:val="18"/>
          <w:szCs w:val="18"/>
          <w:highlight w:val="white"/>
        </w:rPr>
        <w:br/>
      </w:r>
      <w:r w:rsidRPr="00C73643">
        <w:rPr>
          <w:rFonts w:asciiTheme="minorHAnsi" w:hAnsiTheme="minorHAnsi" w:cstheme="minorHAnsi"/>
          <w:color w:val="8B26C9"/>
          <w:sz w:val="18"/>
          <w:szCs w:val="18"/>
          <w:highlight w:val="white"/>
          <w:lang w:val="en-US"/>
        </w:rPr>
        <w:t xml:space="preserve">&lt;?oxygen </w:t>
      </w:r>
      <w:proofErr w:type="spellStart"/>
      <w:r w:rsidRPr="00C73643">
        <w:rPr>
          <w:rFonts w:asciiTheme="minorHAnsi" w:hAnsiTheme="minorHAnsi" w:cstheme="minorHAnsi"/>
          <w:color w:val="8B26C9"/>
          <w:sz w:val="18"/>
          <w:szCs w:val="18"/>
          <w:highlight w:val="white"/>
          <w:lang w:val="en-US"/>
        </w:rPr>
        <w:t>SCHSchema</w:t>
      </w:r>
      <w:proofErr w:type="spellEnd"/>
      <w:r w:rsidRPr="00C73643">
        <w:rPr>
          <w:rFonts w:asciiTheme="minorHAnsi" w:hAnsiTheme="minorHAnsi" w:cstheme="minorHAnsi"/>
          <w:color w:val="8B26C9"/>
          <w:sz w:val="18"/>
          <w:szCs w:val="18"/>
          <w:highlight w:val="white"/>
          <w:lang w:val="en-US"/>
        </w:rPr>
        <w:t>="schematrons/</w:t>
      </w:r>
      <w:proofErr w:type="spellStart"/>
      <w:r w:rsidRPr="00C73643">
        <w:rPr>
          <w:rFonts w:asciiTheme="minorHAnsi" w:hAnsiTheme="minorHAnsi" w:cstheme="minorHAnsi"/>
          <w:color w:val="8B26C9"/>
          <w:sz w:val="18"/>
          <w:szCs w:val="18"/>
          <w:highlight w:val="white"/>
          <w:lang w:val="en-US"/>
        </w:rPr>
        <w:t>profils</w:t>
      </w:r>
      <w:proofErr w:type="spellEnd"/>
      <w:r w:rsidRPr="00C73643">
        <w:rPr>
          <w:rFonts w:asciiTheme="minorHAnsi" w:hAnsiTheme="minorHAnsi" w:cstheme="minorHAnsi"/>
          <w:color w:val="8B26C9"/>
          <w:sz w:val="18"/>
          <w:szCs w:val="18"/>
          <w:highlight w:val="white"/>
          <w:lang w:val="en-US"/>
        </w:rPr>
        <w:t>/</w:t>
      </w:r>
      <w:proofErr w:type="spellStart"/>
      <w:r w:rsidRPr="00C73643">
        <w:rPr>
          <w:rFonts w:asciiTheme="minorHAnsi" w:hAnsiTheme="minorHAnsi" w:cstheme="minorHAnsi"/>
          <w:color w:val="8B26C9"/>
          <w:sz w:val="18"/>
          <w:szCs w:val="18"/>
          <w:highlight w:val="white"/>
          <w:lang w:val="en-US"/>
        </w:rPr>
        <w:t>ModelesDeContenuCDA.sch</w:t>
      </w:r>
      <w:proofErr w:type="spellEnd"/>
      <w:r w:rsidRPr="00C73643">
        <w:rPr>
          <w:rFonts w:asciiTheme="minorHAnsi" w:hAnsiTheme="minorHAnsi" w:cstheme="minorHAnsi"/>
          <w:color w:val="8B26C9"/>
          <w:sz w:val="18"/>
          <w:szCs w:val="18"/>
          <w:highlight w:val="white"/>
          <w:lang w:val="en-US"/>
        </w:rPr>
        <w:t>"?&gt;</w:t>
      </w:r>
      <w:r w:rsidRPr="00C73643">
        <w:rPr>
          <w:rFonts w:asciiTheme="minorHAnsi" w:hAnsiTheme="minorHAnsi" w:cstheme="minorHAnsi"/>
          <w:color w:val="000000"/>
          <w:sz w:val="18"/>
          <w:szCs w:val="18"/>
          <w:highlight w:val="white"/>
          <w:lang w:val="en-US"/>
        </w:rPr>
        <w:br/>
      </w:r>
      <w:r w:rsidRPr="00C73643">
        <w:rPr>
          <w:rFonts w:asciiTheme="minorHAnsi" w:hAnsiTheme="minorHAnsi" w:cstheme="minorHAnsi"/>
          <w:color w:val="8B26C9"/>
          <w:sz w:val="18"/>
          <w:szCs w:val="18"/>
          <w:highlight w:val="white"/>
          <w:lang w:val="en-US"/>
        </w:rPr>
        <w:t xml:space="preserve">&lt;?oxygen </w:t>
      </w:r>
      <w:proofErr w:type="spellStart"/>
      <w:r w:rsidRPr="00C73643">
        <w:rPr>
          <w:rFonts w:asciiTheme="minorHAnsi" w:hAnsiTheme="minorHAnsi" w:cstheme="minorHAnsi"/>
          <w:color w:val="8B26C9"/>
          <w:sz w:val="18"/>
          <w:szCs w:val="18"/>
          <w:highlight w:val="white"/>
          <w:lang w:val="en-US"/>
        </w:rPr>
        <w:t>SCHSchema</w:t>
      </w:r>
      <w:proofErr w:type="spellEnd"/>
      <w:r w:rsidRPr="00C73643">
        <w:rPr>
          <w:rFonts w:asciiTheme="minorHAnsi" w:hAnsiTheme="minorHAnsi" w:cstheme="minorHAnsi"/>
          <w:color w:val="8B26C9"/>
          <w:sz w:val="18"/>
          <w:szCs w:val="18"/>
          <w:highlight w:val="white"/>
          <w:lang w:val="en-US"/>
        </w:rPr>
        <w:t>="schematrons/</w:t>
      </w:r>
      <w:proofErr w:type="spellStart"/>
      <w:r w:rsidRPr="00C73643">
        <w:rPr>
          <w:rFonts w:asciiTheme="minorHAnsi" w:hAnsiTheme="minorHAnsi" w:cstheme="minorHAnsi"/>
          <w:color w:val="8B26C9"/>
          <w:sz w:val="18"/>
          <w:szCs w:val="18"/>
          <w:highlight w:val="white"/>
          <w:lang w:val="en-US"/>
        </w:rPr>
        <w:t>profils</w:t>
      </w:r>
      <w:proofErr w:type="spellEnd"/>
      <w:r w:rsidRPr="00C73643">
        <w:rPr>
          <w:rFonts w:asciiTheme="minorHAnsi" w:hAnsiTheme="minorHAnsi" w:cstheme="minorHAnsi"/>
          <w:color w:val="8B26C9"/>
          <w:sz w:val="18"/>
          <w:szCs w:val="18"/>
          <w:highlight w:val="white"/>
          <w:lang w:val="en-US"/>
        </w:rPr>
        <w:t>/</w:t>
      </w:r>
      <w:proofErr w:type="spellStart"/>
      <w:r w:rsidRPr="00C73643">
        <w:rPr>
          <w:rFonts w:asciiTheme="minorHAnsi" w:hAnsiTheme="minorHAnsi" w:cstheme="minorHAnsi"/>
          <w:color w:val="8B26C9"/>
          <w:sz w:val="18"/>
          <w:szCs w:val="18"/>
          <w:highlight w:val="white"/>
          <w:lang w:val="en-US"/>
        </w:rPr>
        <w:t>ModelesASIP.sch</w:t>
      </w:r>
      <w:proofErr w:type="spellEnd"/>
      <w:r w:rsidRPr="00C73643">
        <w:rPr>
          <w:rFonts w:asciiTheme="minorHAnsi" w:hAnsiTheme="minorHAnsi" w:cstheme="minorHAnsi"/>
          <w:color w:val="8B26C9"/>
          <w:sz w:val="18"/>
          <w:szCs w:val="18"/>
          <w:highlight w:val="white"/>
          <w:lang w:val="en-US"/>
        </w:rPr>
        <w:t>"?&gt;</w:t>
      </w:r>
      <w:r w:rsidRPr="00C73643">
        <w:rPr>
          <w:rFonts w:asciiTheme="minorHAnsi" w:hAnsiTheme="minorHAnsi" w:cstheme="minorHAnsi"/>
          <w:color w:val="000000"/>
          <w:sz w:val="18"/>
          <w:szCs w:val="18"/>
          <w:highlight w:val="white"/>
          <w:lang w:val="en-US"/>
        </w:rPr>
        <w:br/>
      </w:r>
      <w:r w:rsidRPr="00E814FD">
        <w:rPr>
          <w:rFonts w:asciiTheme="minorHAnsi" w:hAnsiTheme="minorHAnsi" w:cstheme="minorHAnsi"/>
          <w:color w:val="8B26C9"/>
          <w:sz w:val="18"/>
          <w:szCs w:val="18"/>
          <w:highlight w:val="white"/>
        </w:rPr>
        <w:t>&lt;?</w:t>
      </w:r>
      <w:proofErr w:type="spellStart"/>
      <w:r w:rsidRPr="00E814FD">
        <w:rPr>
          <w:rFonts w:asciiTheme="minorHAnsi" w:hAnsiTheme="minorHAnsi" w:cstheme="minorHAnsi"/>
          <w:color w:val="8B26C9"/>
          <w:sz w:val="18"/>
          <w:szCs w:val="18"/>
          <w:highlight w:val="white"/>
        </w:rPr>
        <w:t>oxygen</w:t>
      </w:r>
      <w:proofErr w:type="spellEnd"/>
      <w:r w:rsidRPr="00E814FD">
        <w:rPr>
          <w:rFonts w:asciiTheme="minorHAnsi" w:hAnsiTheme="minorHAnsi" w:cstheme="minorHAnsi"/>
          <w:color w:val="8B26C9"/>
          <w:sz w:val="18"/>
          <w:szCs w:val="18"/>
          <w:highlight w:val="white"/>
        </w:rPr>
        <w:t xml:space="preserve"> </w:t>
      </w:r>
      <w:proofErr w:type="spellStart"/>
      <w:r w:rsidRPr="00E814FD">
        <w:rPr>
          <w:rFonts w:asciiTheme="minorHAnsi" w:hAnsiTheme="minorHAnsi" w:cstheme="minorHAnsi"/>
          <w:color w:val="8B26C9"/>
          <w:sz w:val="18"/>
          <w:szCs w:val="18"/>
          <w:highlight w:val="white"/>
        </w:rPr>
        <w:t>SCHSchema</w:t>
      </w:r>
      <w:proofErr w:type="spellEnd"/>
      <w:r w:rsidRPr="00E814FD">
        <w:rPr>
          <w:rFonts w:asciiTheme="minorHAnsi" w:hAnsiTheme="minorHAnsi" w:cstheme="minorHAnsi"/>
          <w:color w:val="8B26C9"/>
          <w:sz w:val="18"/>
          <w:szCs w:val="18"/>
          <w:highlight w:val="white"/>
        </w:rPr>
        <w:t>="schematrons/CI-</w:t>
      </w:r>
      <w:proofErr w:type="spellStart"/>
      <w:r w:rsidRPr="00E814FD">
        <w:rPr>
          <w:rFonts w:asciiTheme="minorHAnsi" w:hAnsiTheme="minorHAnsi" w:cstheme="minorHAnsi"/>
          <w:color w:val="8B26C9"/>
          <w:sz w:val="18"/>
          <w:szCs w:val="18"/>
          <w:highlight w:val="white"/>
        </w:rPr>
        <w:t>SIS_LDL_EES.sch</w:t>
      </w:r>
      <w:proofErr w:type="spellEnd"/>
      <w:r w:rsidRPr="00E814FD">
        <w:rPr>
          <w:rFonts w:asciiTheme="minorHAnsi" w:hAnsiTheme="minorHAnsi" w:cstheme="minorHAnsi"/>
          <w:color w:val="8B26C9"/>
          <w:sz w:val="18"/>
          <w:szCs w:val="18"/>
          <w:highlight w:val="white"/>
        </w:rPr>
        <w:t>"?&gt;</w:t>
      </w:r>
    </w:p>
    <w:p w14:paraId="73ED3529" w14:textId="77777777" w:rsidR="009D6652" w:rsidRPr="00E814FD" w:rsidRDefault="009D6652" w:rsidP="00903FB0">
      <w:pPr>
        <w:spacing w:before="120"/>
        <w:jc w:val="left"/>
        <w:rPr>
          <w:rFonts w:asciiTheme="minorHAnsi" w:hAnsiTheme="minorHAnsi" w:cstheme="minorHAnsi"/>
          <w:b/>
          <w:i/>
          <w:sz w:val="18"/>
          <w:szCs w:val="18"/>
        </w:rPr>
      </w:pPr>
      <w:r w:rsidRPr="00E814FD">
        <w:rPr>
          <w:rFonts w:asciiTheme="minorHAnsi" w:hAnsiTheme="minorHAnsi" w:cstheme="minorHAnsi"/>
          <w:b/>
          <w:i/>
          <w:sz w:val="18"/>
          <w:szCs w:val="18"/>
        </w:rPr>
        <w:t>Note</w:t>
      </w:r>
    </w:p>
    <w:p w14:paraId="6E1D4BA5" w14:textId="77777777" w:rsidR="009D6652" w:rsidRPr="00E814FD" w:rsidRDefault="009D6652" w:rsidP="00903FB0">
      <w:pPr>
        <w:jc w:val="left"/>
        <w:rPr>
          <w:rFonts w:asciiTheme="minorHAnsi" w:hAnsiTheme="minorHAnsi" w:cstheme="minorHAnsi"/>
          <w:b/>
          <w:sz w:val="18"/>
          <w:szCs w:val="18"/>
        </w:rPr>
      </w:pPr>
      <w:r w:rsidRPr="00E814FD">
        <w:rPr>
          <w:rFonts w:asciiTheme="minorHAnsi" w:hAnsiTheme="minorHAnsi" w:cstheme="minorHAnsi"/>
          <w:sz w:val="18"/>
          <w:szCs w:val="18"/>
        </w:rPr>
        <w:t xml:space="preserve">Lors de son exécution, un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format.sch</w:t>
      </w:r>
      <w:proofErr w:type="spellEnd"/>
      <w:r w:rsidRPr="00E814FD">
        <w:rPr>
          <w:rFonts w:asciiTheme="minorHAnsi" w:hAnsiTheme="minorHAnsi" w:cstheme="minorHAnsi"/>
          <w:sz w:val="18"/>
          <w:szCs w:val="18"/>
        </w:rPr>
        <w:t>) est compilé (format .</w:t>
      </w:r>
      <w:proofErr w:type="spellStart"/>
      <w:r w:rsidRPr="00E814FD">
        <w:rPr>
          <w:rFonts w:asciiTheme="minorHAnsi" w:hAnsiTheme="minorHAnsi" w:cstheme="minorHAnsi"/>
          <w:sz w:val="18"/>
          <w:szCs w:val="18"/>
        </w:rPr>
        <w:t>xsl</w:t>
      </w:r>
      <w:proofErr w:type="spellEnd"/>
      <w:r w:rsidRPr="00E814FD">
        <w:rPr>
          <w:rFonts w:asciiTheme="minorHAnsi" w:hAnsiTheme="minorHAnsi" w:cstheme="minorHAnsi"/>
          <w:sz w:val="18"/>
          <w:szCs w:val="18"/>
        </w:rPr>
        <w:t xml:space="preserve">) à l’aide de la feuille de style XSLT </w:t>
      </w:r>
      <w:r w:rsidRPr="00E814FD">
        <w:rPr>
          <w:rFonts w:asciiTheme="minorHAnsi" w:hAnsiTheme="minorHAnsi" w:cstheme="minorHAnsi"/>
          <w:b/>
          <w:sz w:val="18"/>
          <w:szCs w:val="18"/>
        </w:rPr>
        <w:t>cda_asip.xsl.</w:t>
      </w:r>
    </w:p>
    <w:p w14:paraId="74EBEC8E" w14:textId="77777777" w:rsidR="009D6652" w:rsidRPr="00E814FD" w:rsidRDefault="009D6652" w:rsidP="00903FB0">
      <w:pPr>
        <w:jc w:val="left"/>
        <w:rPr>
          <w:rFonts w:asciiTheme="minorHAnsi" w:hAnsiTheme="minorHAnsi" w:cstheme="minorHAnsi"/>
          <w:sz w:val="18"/>
          <w:szCs w:val="18"/>
        </w:rPr>
      </w:pPr>
      <w:r w:rsidRPr="00E814FD">
        <w:rPr>
          <w:rFonts w:asciiTheme="minorHAnsi" w:hAnsiTheme="minorHAnsi" w:cstheme="minorHAnsi"/>
          <w:bCs/>
          <w:sz w:val="18"/>
          <w:szCs w:val="18"/>
        </w:rPr>
        <w:t>La déclaration de la feuille de style</w:t>
      </w:r>
      <w:r w:rsidRPr="00E814FD">
        <w:rPr>
          <w:rFonts w:asciiTheme="minorHAnsi" w:hAnsiTheme="minorHAnsi" w:cstheme="minorHAnsi"/>
          <w:sz w:val="18"/>
          <w:szCs w:val="18"/>
        </w:rPr>
        <w:t xml:space="preserve"> se fait au niveau de l’exemple </w:t>
      </w:r>
      <w:r w:rsidRPr="00E814FD">
        <w:rPr>
          <w:rFonts w:asciiTheme="minorHAnsi" w:hAnsiTheme="minorHAnsi" w:cstheme="minorHAnsi"/>
          <w:bCs/>
          <w:sz w:val="18"/>
          <w:szCs w:val="18"/>
        </w:rPr>
        <w:t>CDA</w:t>
      </w:r>
      <w:r w:rsidRPr="00E814FD">
        <w:rPr>
          <w:rFonts w:asciiTheme="minorHAnsi" w:hAnsiTheme="minorHAnsi" w:cstheme="minorHAnsi"/>
          <w:sz w:val="18"/>
          <w:szCs w:val="18"/>
        </w:rPr>
        <w:t> :</w:t>
      </w:r>
    </w:p>
    <w:p w14:paraId="19DEE7EB" w14:textId="77777777" w:rsidR="009D6652" w:rsidRPr="00C73643" w:rsidRDefault="009D6652" w:rsidP="00903FB0">
      <w:pPr>
        <w:pBdr>
          <w:top w:val="single" w:sz="4" w:space="1" w:color="auto"/>
          <w:left w:val="single" w:sz="4" w:space="4" w:color="auto"/>
          <w:bottom w:val="single" w:sz="4" w:space="1" w:color="auto"/>
          <w:right w:val="single" w:sz="4" w:space="4" w:color="auto"/>
        </w:pBdr>
        <w:ind w:left="708"/>
        <w:jc w:val="left"/>
        <w:rPr>
          <w:rFonts w:asciiTheme="minorHAnsi" w:hAnsiTheme="minorHAnsi" w:cstheme="minorHAnsi"/>
          <w:color w:val="8B26C9"/>
          <w:sz w:val="18"/>
          <w:szCs w:val="18"/>
          <w:lang w:val="en-US"/>
        </w:rPr>
      </w:pPr>
      <w:r w:rsidRPr="00C73643">
        <w:rPr>
          <w:rFonts w:asciiTheme="minorHAnsi" w:hAnsiTheme="minorHAnsi" w:cstheme="minorHAnsi"/>
          <w:color w:val="8B26C9"/>
          <w:sz w:val="18"/>
          <w:szCs w:val="18"/>
          <w:highlight w:val="white"/>
          <w:lang w:val="en-US"/>
        </w:rPr>
        <w:t>&lt;?xml-stylesheet type="text/</w:t>
      </w:r>
      <w:proofErr w:type="spellStart"/>
      <w:r w:rsidRPr="00C73643">
        <w:rPr>
          <w:rFonts w:asciiTheme="minorHAnsi" w:hAnsiTheme="minorHAnsi" w:cstheme="minorHAnsi"/>
          <w:color w:val="8B26C9"/>
          <w:sz w:val="18"/>
          <w:szCs w:val="18"/>
          <w:highlight w:val="white"/>
          <w:lang w:val="en-US"/>
        </w:rPr>
        <w:t>xsl</w:t>
      </w:r>
      <w:proofErr w:type="spellEnd"/>
      <w:r w:rsidRPr="00C73643">
        <w:rPr>
          <w:rFonts w:asciiTheme="minorHAnsi" w:hAnsiTheme="minorHAnsi" w:cstheme="minorHAnsi"/>
          <w:color w:val="8B26C9"/>
          <w:sz w:val="18"/>
          <w:szCs w:val="18"/>
          <w:highlight w:val="white"/>
          <w:lang w:val="en-US"/>
        </w:rPr>
        <w:t xml:space="preserve">" </w:t>
      </w:r>
      <w:proofErr w:type="spellStart"/>
      <w:r w:rsidRPr="00C73643">
        <w:rPr>
          <w:rFonts w:asciiTheme="minorHAnsi" w:hAnsiTheme="minorHAnsi" w:cstheme="minorHAnsi"/>
          <w:color w:val="8B26C9"/>
          <w:sz w:val="18"/>
          <w:szCs w:val="18"/>
          <w:highlight w:val="white"/>
          <w:lang w:val="en-US"/>
        </w:rPr>
        <w:t>href</w:t>
      </w:r>
      <w:proofErr w:type="spellEnd"/>
      <w:r w:rsidRPr="00C73643">
        <w:rPr>
          <w:rFonts w:asciiTheme="minorHAnsi" w:hAnsiTheme="minorHAnsi" w:cstheme="minorHAnsi"/>
          <w:color w:val="8B26C9"/>
          <w:sz w:val="18"/>
          <w:szCs w:val="18"/>
          <w:highlight w:val="white"/>
          <w:lang w:val="en-US"/>
        </w:rPr>
        <w:t>="cda_asip.xsl"?&gt;</w:t>
      </w:r>
    </w:p>
    <w:p w14:paraId="1773DE3E" w14:textId="24DD9D4B" w:rsidR="009D6652" w:rsidRPr="00E814FD" w:rsidRDefault="009D6652" w:rsidP="00903FB0">
      <w:pPr>
        <w:jc w:val="left"/>
        <w:rPr>
          <w:rFonts w:asciiTheme="minorHAnsi" w:hAnsiTheme="minorHAnsi" w:cstheme="minorHAnsi"/>
          <w:color w:val="984806" w:themeColor="accent6" w:themeShade="80"/>
          <w:sz w:val="18"/>
          <w:szCs w:val="18"/>
        </w:rPr>
      </w:pPr>
      <w:r w:rsidRPr="00E814FD">
        <w:rPr>
          <w:rFonts w:asciiTheme="minorHAnsi" w:hAnsiTheme="minorHAnsi" w:cstheme="minorHAnsi"/>
          <w:b/>
          <w:bCs/>
          <w:sz w:val="18"/>
          <w:szCs w:val="18"/>
        </w:rPr>
        <w:t>S’il y a un bug</w:t>
      </w:r>
      <w:r w:rsidRPr="00E814FD">
        <w:rPr>
          <w:rFonts w:asciiTheme="minorHAnsi" w:hAnsiTheme="minorHAnsi" w:cstheme="minorHAnsi"/>
          <w:sz w:val="18"/>
          <w:szCs w:val="18"/>
        </w:rPr>
        <w:t xml:space="preserve"> (non-respect des règles crées au niveau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la compilation</w:t>
      </w:r>
      <w:r w:rsidRPr="00E814FD">
        <w:rPr>
          <w:rFonts w:asciiTheme="minorHAnsi" w:hAnsiTheme="minorHAnsi" w:cstheme="minorHAnsi"/>
          <w:color w:val="FF0000"/>
          <w:sz w:val="18"/>
          <w:szCs w:val="18"/>
        </w:rPr>
        <w:t xml:space="preserve"> échoue </w:t>
      </w:r>
      <w:r w:rsidRPr="00E814FD">
        <w:rPr>
          <w:rFonts w:asciiTheme="minorHAnsi" w:hAnsiTheme="minorHAnsi" w:cstheme="minorHAnsi"/>
          <w:sz w:val="18"/>
          <w:szCs w:val="18"/>
        </w:rPr>
        <w:t xml:space="preserve">sinon elle se terminera </w:t>
      </w:r>
      <w:r w:rsidRPr="00E814FD">
        <w:rPr>
          <w:rFonts w:asciiTheme="minorHAnsi" w:hAnsiTheme="minorHAnsi" w:cstheme="minorHAnsi"/>
          <w:color w:val="00B050"/>
          <w:sz w:val="18"/>
          <w:szCs w:val="18"/>
        </w:rPr>
        <w:t>avec succès</w:t>
      </w:r>
      <w:r w:rsidRPr="00E814FD">
        <w:rPr>
          <w:rFonts w:asciiTheme="minorHAnsi" w:hAnsiTheme="minorHAnsi" w:cstheme="minorHAnsi"/>
          <w:color w:val="984806" w:themeColor="accent6" w:themeShade="80"/>
          <w:sz w:val="18"/>
          <w:szCs w:val="18"/>
        </w:rPr>
        <w:t>.</w:t>
      </w:r>
    </w:p>
    <w:p w14:paraId="64E81A2A" w14:textId="77777777" w:rsidR="009D6652" w:rsidRPr="00E814FD" w:rsidRDefault="009D6652" w:rsidP="00903FB0">
      <w:pPr>
        <w:spacing w:after="0"/>
        <w:jc w:val="left"/>
        <w:rPr>
          <w:rFonts w:asciiTheme="minorHAnsi" w:hAnsiTheme="minorHAnsi" w:cstheme="minorHAnsi"/>
          <w:color w:val="984806" w:themeColor="accent6" w:themeShade="80"/>
          <w:sz w:val="18"/>
          <w:szCs w:val="18"/>
        </w:rPr>
      </w:pPr>
      <w:r w:rsidRPr="00E814FD">
        <w:rPr>
          <w:rFonts w:asciiTheme="minorHAnsi" w:hAnsiTheme="minorHAnsi" w:cstheme="minorHAnsi"/>
          <w:color w:val="984806" w:themeColor="accent6" w:themeShade="80"/>
          <w:sz w:val="18"/>
          <w:szCs w:val="18"/>
        </w:rPr>
        <w:br w:type="page"/>
      </w:r>
    </w:p>
    <w:p w14:paraId="15D5AE2E" w14:textId="77777777" w:rsidR="009D6652" w:rsidRPr="00E814FD" w:rsidRDefault="009D6652" w:rsidP="009D6652">
      <w:pPr>
        <w:rPr>
          <w:rStyle w:val="lev"/>
          <w:rFonts w:asciiTheme="minorHAnsi" w:eastAsiaTheme="majorEastAsia" w:hAnsiTheme="minorHAnsi" w:cstheme="minorHAnsi"/>
          <w:bCs w:val="0"/>
          <w:color w:val="365F91" w:themeColor="accent1" w:themeShade="BF"/>
          <w:sz w:val="18"/>
          <w:szCs w:val="18"/>
        </w:rPr>
      </w:pPr>
    </w:p>
    <w:p w14:paraId="4187EAA9" w14:textId="3DD050E2" w:rsidR="009D6652" w:rsidRPr="00E814FD" w:rsidRDefault="009D6652" w:rsidP="009D6652">
      <w:pPr>
        <w:pStyle w:val="Titre3"/>
        <w:rPr>
          <w:rStyle w:val="lev"/>
          <w:rFonts w:asciiTheme="minorHAnsi" w:hAnsiTheme="minorHAnsi" w:cstheme="minorHAnsi"/>
          <w:b/>
          <w:bCs/>
          <w:sz w:val="18"/>
          <w:szCs w:val="18"/>
        </w:rPr>
      </w:pPr>
      <w:bookmarkStart w:id="28" w:name="_Toc122352539"/>
      <w:bookmarkStart w:id="29" w:name="_Toc122428839"/>
      <w:r w:rsidRPr="00E814FD">
        <w:rPr>
          <w:rStyle w:val="lev"/>
          <w:rFonts w:asciiTheme="minorHAnsi" w:hAnsiTheme="minorHAnsi" w:cstheme="minorHAnsi"/>
          <w:b/>
          <w:sz w:val="18"/>
          <w:szCs w:val="18"/>
        </w:rPr>
        <w:t xml:space="preserve">Fonctionnement du </w:t>
      </w:r>
      <w:proofErr w:type="spellStart"/>
      <w:r w:rsidRPr="00E814FD">
        <w:rPr>
          <w:rStyle w:val="lev"/>
          <w:rFonts w:asciiTheme="minorHAnsi" w:hAnsiTheme="minorHAnsi" w:cstheme="minorHAnsi"/>
          <w:b/>
          <w:sz w:val="18"/>
          <w:szCs w:val="18"/>
        </w:rPr>
        <w:t>schématron</w:t>
      </w:r>
      <w:proofErr w:type="spellEnd"/>
      <w:r w:rsidRPr="00E814FD">
        <w:rPr>
          <w:rStyle w:val="lev"/>
          <w:rFonts w:asciiTheme="minorHAnsi" w:hAnsiTheme="minorHAnsi" w:cstheme="minorHAnsi"/>
          <w:b/>
          <w:sz w:val="18"/>
          <w:szCs w:val="18"/>
        </w:rPr>
        <w:t xml:space="preserve"> spécifique à un modèle de document CDA</w:t>
      </w:r>
      <w:bookmarkEnd w:id="28"/>
      <w:bookmarkEnd w:id="29"/>
    </w:p>
    <w:p w14:paraId="164227F8" w14:textId="77777777" w:rsidR="009D6652" w:rsidRPr="00E814FD" w:rsidRDefault="009D6652" w:rsidP="009D6652">
      <w:pPr>
        <w:rPr>
          <w:rFonts w:asciiTheme="minorHAnsi" w:hAnsiTheme="minorHAnsi" w:cstheme="minorHAnsi"/>
          <w:sz w:val="18"/>
          <w:szCs w:val="18"/>
        </w:rPr>
      </w:pPr>
    </w:p>
    <w:p w14:paraId="03040F04" w14:textId="77777777" w:rsidR="009D6652" w:rsidRPr="00E814FD" w:rsidRDefault="009D6652" w:rsidP="009D6652">
      <w:pPr>
        <w:rPr>
          <w:rFonts w:asciiTheme="minorHAnsi" w:hAnsiTheme="minorHAnsi" w:cstheme="minorHAnsi"/>
          <w:sz w:val="18"/>
          <w:szCs w:val="18"/>
        </w:rPr>
      </w:pPr>
      <w:r w:rsidRPr="00E814FD">
        <w:rPr>
          <w:rFonts w:asciiTheme="minorHAnsi" w:hAnsiTheme="minorHAnsi" w:cstheme="minorHAnsi"/>
          <w:sz w:val="18"/>
          <w:szCs w:val="18"/>
        </w:rPr>
        <w:t xml:space="preserve">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r w:rsidRPr="00E814FD">
        <w:rPr>
          <w:rFonts w:asciiTheme="minorHAnsi" w:hAnsiTheme="minorHAnsi" w:cstheme="minorHAnsi"/>
          <w:b/>
          <w:i/>
          <w:color w:val="0070C0"/>
          <w:sz w:val="18"/>
          <w:szCs w:val="18"/>
        </w:rPr>
        <w:t>CI-</w:t>
      </w:r>
      <w:proofErr w:type="spellStart"/>
      <w:r w:rsidRPr="00E814FD">
        <w:rPr>
          <w:rFonts w:asciiTheme="minorHAnsi" w:hAnsiTheme="minorHAnsi" w:cstheme="minorHAnsi"/>
          <w:b/>
          <w:i/>
          <w:color w:val="0070C0"/>
          <w:sz w:val="18"/>
          <w:szCs w:val="18"/>
        </w:rPr>
        <w:t>SIS_NomDuDocument.sch</w:t>
      </w:r>
      <w:proofErr w:type="spellEnd"/>
      <w:r w:rsidRPr="00E814FD">
        <w:rPr>
          <w:rFonts w:asciiTheme="minorHAnsi" w:hAnsiTheme="minorHAnsi" w:cstheme="minorHAnsi"/>
          <w:color w:val="0070C0"/>
          <w:sz w:val="18"/>
          <w:szCs w:val="18"/>
        </w:rPr>
        <w:t xml:space="preserve"> </w:t>
      </w:r>
      <w:r w:rsidRPr="00E814FD">
        <w:rPr>
          <w:rFonts w:asciiTheme="minorHAnsi" w:hAnsiTheme="minorHAnsi" w:cstheme="minorHAnsi"/>
          <w:sz w:val="18"/>
          <w:szCs w:val="18"/>
        </w:rPr>
        <w:t xml:space="preserve">spécifique au modèle d’un document fait lui-même appel à d’autres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w:t>
      </w:r>
    </w:p>
    <w:p w14:paraId="4DC0CF97" w14:textId="77777777" w:rsidR="009D6652" w:rsidRPr="00E814FD" w:rsidRDefault="009D6652">
      <w:pPr>
        <w:pStyle w:val="Paragraphedeliste"/>
        <w:numPr>
          <w:ilvl w:val="0"/>
          <w:numId w:val="47"/>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Shématron</w:t>
      </w:r>
      <w:proofErr w:type="spellEnd"/>
      <w:r w:rsidRPr="00E814FD">
        <w:rPr>
          <w:rFonts w:asciiTheme="minorHAnsi" w:hAnsiTheme="minorHAnsi" w:cstheme="minorHAnsi"/>
          <w:sz w:val="18"/>
          <w:szCs w:val="18"/>
        </w:rPr>
        <w:t xml:space="preserve"> de l’entête</w:t>
      </w:r>
    </w:p>
    <w:p w14:paraId="78E8A41A"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Shématrons</w:t>
      </w:r>
      <w:proofErr w:type="spellEnd"/>
      <w:r w:rsidRPr="00E814FD">
        <w:rPr>
          <w:rFonts w:asciiTheme="minorHAnsi" w:hAnsiTheme="minorHAnsi" w:cstheme="minorHAnsi"/>
          <w:sz w:val="18"/>
          <w:szCs w:val="18"/>
        </w:rPr>
        <w:t xml:space="preserve"> des sections</w:t>
      </w:r>
    </w:p>
    <w:p w14:paraId="0FEC7EE5"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Shématrons</w:t>
      </w:r>
      <w:proofErr w:type="spellEnd"/>
      <w:r w:rsidRPr="00E814FD">
        <w:rPr>
          <w:rFonts w:asciiTheme="minorHAnsi" w:hAnsiTheme="minorHAnsi" w:cstheme="minorHAnsi"/>
          <w:sz w:val="18"/>
          <w:szCs w:val="18"/>
        </w:rPr>
        <w:t xml:space="preserve"> des entrées</w:t>
      </w:r>
    </w:p>
    <w:p w14:paraId="7ECCDDFF"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Shématrons</w:t>
      </w:r>
      <w:proofErr w:type="spellEnd"/>
      <w:r w:rsidRPr="00E814FD">
        <w:rPr>
          <w:rFonts w:asciiTheme="minorHAnsi" w:hAnsiTheme="minorHAnsi" w:cstheme="minorHAnsi"/>
          <w:sz w:val="18"/>
          <w:szCs w:val="18"/>
        </w:rPr>
        <w:t xml:space="preserve"> des jeux de valeurs spécifiques au volet</w:t>
      </w:r>
    </w:p>
    <w:p w14:paraId="146D726E" w14:textId="77777777" w:rsidR="009D6652" w:rsidRPr="00E814FD" w:rsidRDefault="009D6652" w:rsidP="009D6652">
      <w:pPr>
        <w:rPr>
          <w:rFonts w:asciiTheme="minorHAnsi" w:hAnsiTheme="minorHAnsi" w:cstheme="minorHAnsi"/>
          <w:sz w:val="18"/>
          <w:szCs w:val="18"/>
        </w:rPr>
      </w:pPr>
    </w:p>
    <w:p w14:paraId="45CBA3ED" w14:textId="77777777" w:rsidR="009D6652" w:rsidRPr="00E814FD" w:rsidRDefault="009D6652" w:rsidP="009D6652">
      <w:pPr>
        <w:spacing w:after="0"/>
        <w:ind w:left="708"/>
        <w:rPr>
          <w:rFonts w:asciiTheme="minorHAnsi" w:hAnsiTheme="minorHAnsi" w:cstheme="minorHAnsi"/>
          <w:b/>
          <w:bCs/>
          <w:sz w:val="18"/>
          <w:szCs w:val="18"/>
        </w:rPr>
      </w:pPr>
      <w:r w:rsidRPr="00E814FD">
        <w:rPr>
          <w:rFonts w:asciiTheme="minorHAnsi" w:hAnsiTheme="minorHAnsi" w:cstheme="minorHAnsi"/>
          <w:noProof/>
          <w:sz w:val="18"/>
          <w:szCs w:val="18"/>
          <w:lang w:eastAsia="fr-FR"/>
        </w:rPr>
        <w:drawing>
          <wp:inline distT="0" distB="0" distL="0" distR="0" wp14:anchorId="0C3E6ACC" wp14:editId="5193D898">
            <wp:extent cx="3570135" cy="30371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3286" cy="3039854"/>
                    </a:xfrm>
                    <a:prstGeom prst="rect">
                      <a:avLst/>
                    </a:prstGeom>
                  </pic:spPr>
                </pic:pic>
              </a:graphicData>
            </a:graphic>
          </wp:inline>
        </w:drawing>
      </w:r>
    </w:p>
    <w:p w14:paraId="305C9D41" w14:textId="77777777" w:rsidR="009D6652" w:rsidRPr="00E814FD" w:rsidRDefault="009D6652" w:rsidP="009D6652">
      <w:pPr>
        <w:rPr>
          <w:rFonts w:asciiTheme="minorHAnsi" w:hAnsiTheme="minorHAnsi" w:cstheme="minorHAnsi"/>
          <w:sz w:val="18"/>
          <w:szCs w:val="18"/>
        </w:rPr>
      </w:pPr>
    </w:p>
    <w:p w14:paraId="6C099E80" w14:textId="77777777" w:rsidR="009D6652" w:rsidRPr="00E814FD" w:rsidRDefault="009D6652" w:rsidP="009D6652">
      <w:pPr>
        <w:rPr>
          <w:rFonts w:asciiTheme="minorHAnsi" w:hAnsiTheme="minorHAnsi" w:cstheme="minorHAnsi"/>
          <w:sz w:val="18"/>
          <w:szCs w:val="18"/>
        </w:rPr>
      </w:pPr>
      <w:r w:rsidRPr="00E814FD">
        <w:rPr>
          <w:rFonts w:asciiTheme="minorHAnsi" w:hAnsiTheme="minorHAnsi" w:cstheme="minorHAnsi"/>
          <w:sz w:val="18"/>
          <w:szCs w:val="18"/>
        </w:rPr>
        <w:t xml:space="preserve">Le schematron spécifique au modèle du document CDA contient </w:t>
      </w:r>
      <w:r w:rsidRPr="00E814FD">
        <w:rPr>
          <w:rFonts w:asciiTheme="minorHAnsi" w:hAnsiTheme="minorHAnsi" w:cstheme="minorHAnsi"/>
          <w:b/>
          <w:bCs/>
          <w:sz w:val="18"/>
          <w:szCs w:val="18"/>
        </w:rPr>
        <w:t>un ensemble d’</w:t>
      </w:r>
      <w:proofErr w:type="spellStart"/>
      <w:r w:rsidRPr="00E814FD">
        <w:rPr>
          <w:rFonts w:asciiTheme="minorHAnsi" w:hAnsiTheme="minorHAnsi" w:cstheme="minorHAnsi"/>
          <w:b/>
          <w:bCs/>
          <w:sz w:val="18"/>
          <w:szCs w:val="18"/>
        </w:rPr>
        <w:t>asserts</w:t>
      </w:r>
      <w:proofErr w:type="spellEnd"/>
      <w:r w:rsidRPr="00E814FD">
        <w:rPr>
          <w:rFonts w:asciiTheme="minorHAnsi" w:hAnsiTheme="minorHAnsi" w:cstheme="minorHAnsi"/>
          <w:sz w:val="18"/>
          <w:szCs w:val="18"/>
        </w:rPr>
        <w:t xml:space="preserve"> qui vont </w:t>
      </w:r>
      <w:r w:rsidRPr="00E814FD">
        <w:rPr>
          <w:rFonts w:asciiTheme="minorHAnsi" w:hAnsiTheme="minorHAnsi" w:cstheme="minorHAnsi"/>
          <w:b/>
          <w:bCs/>
          <w:sz w:val="18"/>
          <w:szCs w:val="18"/>
        </w:rPr>
        <w:t>tester des parties bien définies dans le fichier CDA.</w:t>
      </w:r>
    </w:p>
    <w:p w14:paraId="4812972D" w14:textId="19D6D0EF" w:rsidR="00475046" w:rsidRPr="00E814FD" w:rsidRDefault="009D6652" w:rsidP="009D6652">
      <w:pPr>
        <w:rPr>
          <w:rFonts w:asciiTheme="minorHAnsi" w:hAnsiTheme="minorHAnsi" w:cstheme="minorHAnsi"/>
          <w:sz w:val="18"/>
          <w:szCs w:val="18"/>
        </w:rPr>
      </w:pPr>
      <w:r w:rsidRPr="00E814FD">
        <w:rPr>
          <w:rFonts w:asciiTheme="minorHAnsi" w:hAnsiTheme="minorHAnsi" w:cstheme="minorHAnsi"/>
          <w:sz w:val="18"/>
          <w:szCs w:val="18"/>
        </w:rPr>
        <w:t>Plusieurs tests (</w:t>
      </w:r>
      <w:proofErr w:type="spellStart"/>
      <w:r w:rsidRPr="00E814FD">
        <w:rPr>
          <w:rFonts w:asciiTheme="minorHAnsi" w:hAnsiTheme="minorHAnsi" w:cstheme="minorHAnsi"/>
          <w:sz w:val="18"/>
          <w:szCs w:val="18"/>
        </w:rPr>
        <w:t>asserts</w:t>
      </w:r>
      <w:proofErr w:type="spellEnd"/>
      <w:r w:rsidRPr="00E814FD">
        <w:rPr>
          <w:rFonts w:asciiTheme="minorHAnsi" w:hAnsiTheme="minorHAnsi" w:cstheme="minorHAnsi"/>
          <w:sz w:val="18"/>
          <w:szCs w:val="18"/>
        </w:rPr>
        <w:t xml:space="preserve">) peuvent exister dans un fichier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et la compilation échoue si un parmi ces tests échoue. </w:t>
      </w:r>
    </w:p>
    <w:p w14:paraId="611A18B8" w14:textId="77777777" w:rsidR="00475046" w:rsidRPr="00E814FD" w:rsidRDefault="00475046">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41333804" w14:textId="77777777" w:rsidR="00475046" w:rsidRPr="00E814FD" w:rsidRDefault="00475046" w:rsidP="00903FB0">
      <w:pPr>
        <w:pStyle w:val="Titre2"/>
        <w:jc w:val="left"/>
        <w:rPr>
          <w:rFonts w:asciiTheme="minorHAnsi" w:hAnsiTheme="minorHAnsi" w:cstheme="minorHAnsi"/>
          <w:sz w:val="18"/>
          <w:szCs w:val="18"/>
        </w:rPr>
      </w:pPr>
      <w:bookmarkStart w:id="30" w:name="_Toc122352540"/>
      <w:bookmarkStart w:id="31" w:name="_Toc122428840"/>
      <w:r w:rsidRPr="00E814FD">
        <w:rPr>
          <w:rFonts w:asciiTheme="minorHAnsi" w:hAnsiTheme="minorHAnsi" w:cstheme="minorHAnsi"/>
          <w:sz w:val="18"/>
          <w:szCs w:val="18"/>
        </w:rPr>
        <w:lastRenderedPageBreak/>
        <w:t xml:space="preserve">Structure d'un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spécifique à un modèle de document CDA</w:t>
      </w:r>
      <w:bookmarkEnd w:id="30"/>
      <w:bookmarkEnd w:id="31"/>
    </w:p>
    <w:p w14:paraId="64F8BDE1" w14:textId="77777777" w:rsidR="00475046" w:rsidRPr="00E814FD" w:rsidRDefault="00475046" w:rsidP="00903FB0">
      <w:pPr>
        <w:jc w:val="left"/>
        <w:rPr>
          <w:rFonts w:asciiTheme="minorHAnsi" w:hAnsiTheme="minorHAnsi" w:cstheme="minorHAnsi"/>
          <w:sz w:val="18"/>
          <w:szCs w:val="18"/>
        </w:rPr>
      </w:pPr>
    </w:p>
    <w:p w14:paraId="35994511" w14:textId="77777777" w:rsidR="00475046" w:rsidRPr="00E814FD" w:rsidRDefault="00475046" w:rsidP="00903FB0">
      <w:pPr>
        <w:pStyle w:val="Titre3"/>
        <w:jc w:val="left"/>
        <w:rPr>
          <w:rFonts w:asciiTheme="minorHAnsi" w:hAnsiTheme="minorHAnsi" w:cstheme="minorHAnsi"/>
          <w:sz w:val="18"/>
          <w:szCs w:val="18"/>
        </w:rPr>
      </w:pPr>
      <w:bookmarkStart w:id="32" w:name="_Toc122352541"/>
      <w:bookmarkStart w:id="33" w:name="_Toc122428841"/>
      <w:r w:rsidRPr="00E814FD">
        <w:rPr>
          <w:rFonts w:asciiTheme="minorHAnsi" w:hAnsiTheme="minorHAnsi" w:cstheme="minorHAnsi"/>
          <w:sz w:val="18"/>
          <w:szCs w:val="18"/>
        </w:rPr>
        <w:t>Structure générale</w:t>
      </w:r>
      <w:bookmarkEnd w:id="32"/>
      <w:bookmarkEnd w:id="33"/>
    </w:p>
    <w:p w14:paraId="53FB7F55"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b/>
          <w:bCs/>
          <w:sz w:val="18"/>
          <w:szCs w:val="18"/>
        </w:rPr>
        <w:t xml:space="preserve">Le </w:t>
      </w:r>
      <w:proofErr w:type="spellStart"/>
      <w:r w:rsidRPr="00E814FD">
        <w:rPr>
          <w:rFonts w:asciiTheme="minorHAnsi" w:hAnsiTheme="minorHAnsi" w:cstheme="minorHAnsi"/>
          <w:b/>
          <w:bCs/>
          <w:sz w:val="18"/>
          <w:szCs w:val="18"/>
        </w:rPr>
        <w:t>schématron</w:t>
      </w:r>
      <w:proofErr w:type="spellEnd"/>
      <w:r w:rsidRPr="00E814FD">
        <w:rPr>
          <w:rFonts w:asciiTheme="minorHAnsi" w:hAnsiTheme="minorHAnsi" w:cstheme="minorHAnsi"/>
          <w:sz w:val="18"/>
          <w:szCs w:val="18"/>
        </w:rPr>
        <w:t xml:space="preserve"> est contenu dans un élément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schema</w:t>
      </w:r>
      <w:proofErr w:type="spellEnd"/>
      <w:r w:rsidRPr="00E814FD">
        <w:rPr>
          <w:rFonts w:asciiTheme="minorHAnsi" w:hAnsiTheme="minorHAnsi" w:cstheme="minorHAnsi"/>
          <w:color w:val="000096"/>
          <w:sz w:val="18"/>
          <w:szCs w:val="18"/>
          <w:highlight w:val="white"/>
        </w:rPr>
        <w:t>&gt;</w:t>
      </w:r>
      <w:r w:rsidRPr="00E814FD">
        <w:rPr>
          <w:rFonts w:asciiTheme="minorHAnsi" w:hAnsiTheme="minorHAnsi" w:cstheme="minorHAnsi"/>
          <w:sz w:val="18"/>
          <w:szCs w:val="18"/>
        </w:rPr>
        <w:t xml:space="preserve">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schema</w:t>
      </w:r>
      <w:proofErr w:type="spellEnd"/>
      <w:r w:rsidRPr="00E814FD">
        <w:rPr>
          <w:rFonts w:asciiTheme="minorHAnsi" w:hAnsiTheme="minorHAnsi" w:cstheme="minorHAnsi"/>
          <w:color w:val="000096"/>
          <w:sz w:val="18"/>
          <w:szCs w:val="18"/>
          <w:highlight w:val="white"/>
        </w:rPr>
        <w:t>&gt;</w:t>
      </w:r>
    </w:p>
    <w:p w14:paraId="7250B7C4" w14:textId="77777777" w:rsidR="00475046" w:rsidRPr="00E814FD" w:rsidRDefault="00475046">
      <w:pPr>
        <w:pStyle w:val="Paragraphedeliste"/>
        <w:numPr>
          <w:ilvl w:val="0"/>
          <w:numId w:val="49"/>
        </w:numPr>
        <w:spacing w:after="0" w:line="259" w:lineRule="auto"/>
        <w:jc w:val="left"/>
        <w:rPr>
          <w:rFonts w:asciiTheme="minorHAnsi" w:hAnsiTheme="minorHAnsi" w:cstheme="minorHAnsi"/>
          <w:sz w:val="18"/>
          <w:szCs w:val="18"/>
        </w:rPr>
      </w:pPr>
      <w:r w:rsidRPr="00E814FD">
        <w:rPr>
          <w:rFonts w:asciiTheme="minorHAnsi" w:hAnsiTheme="minorHAnsi" w:cstheme="minorHAnsi"/>
          <w:bCs/>
          <w:sz w:val="18"/>
          <w:szCs w:val="18"/>
        </w:rPr>
        <w:t>Un</w:t>
      </w:r>
      <w:r w:rsidRPr="00E814FD">
        <w:rPr>
          <w:rFonts w:asciiTheme="minorHAnsi" w:hAnsiTheme="minorHAnsi" w:cstheme="minorHAnsi"/>
          <w:b/>
          <w:bCs/>
          <w:sz w:val="18"/>
          <w:szCs w:val="18"/>
        </w:rPr>
        <w:t xml:space="preserve"> title </w:t>
      </w:r>
      <w:r w:rsidRPr="00E814FD">
        <w:rPr>
          <w:rFonts w:asciiTheme="minorHAnsi" w:hAnsiTheme="minorHAnsi" w:cstheme="minorHAnsi"/>
          <w:bCs/>
          <w:sz w:val="18"/>
          <w:szCs w:val="18"/>
        </w:rPr>
        <w:t xml:space="preserve">(titre du </w:t>
      </w:r>
      <w:proofErr w:type="spellStart"/>
      <w:r w:rsidRPr="00E814FD">
        <w:rPr>
          <w:rFonts w:asciiTheme="minorHAnsi" w:hAnsiTheme="minorHAnsi" w:cstheme="minorHAnsi"/>
          <w:bCs/>
          <w:sz w:val="18"/>
          <w:szCs w:val="18"/>
        </w:rPr>
        <w:t>schématron</w:t>
      </w:r>
      <w:proofErr w:type="spellEnd"/>
      <w:r w:rsidRPr="00E814FD">
        <w:rPr>
          <w:rFonts w:asciiTheme="minorHAnsi" w:hAnsiTheme="minorHAnsi" w:cstheme="minorHAnsi"/>
          <w:bCs/>
          <w:sz w:val="18"/>
          <w:szCs w:val="18"/>
        </w:rPr>
        <w:t xml:space="preserve"> repris dans le rapport)</w:t>
      </w:r>
    </w:p>
    <w:p w14:paraId="1DA6DCE1" w14:textId="77777777" w:rsidR="00475046" w:rsidRPr="00E814FD" w:rsidRDefault="00475046">
      <w:pPr>
        <w:pStyle w:val="Paragraphedeliste"/>
        <w:numPr>
          <w:ilvl w:val="0"/>
          <w:numId w:val="49"/>
        </w:numPr>
        <w:spacing w:after="0" w:line="259" w:lineRule="auto"/>
        <w:jc w:val="left"/>
        <w:rPr>
          <w:rFonts w:asciiTheme="minorHAnsi" w:hAnsiTheme="minorHAnsi" w:cstheme="minorHAnsi"/>
          <w:sz w:val="18"/>
          <w:szCs w:val="18"/>
        </w:rPr>
      </w:pPr>
      <w:r w:rsidRPr="00E814FD">
        <w:rPr>
          <w:rFonts w:asciiTheme="minorHAnsi" w:hAnsiTheme="minorHAnsi" w:cstheme="minorHAnsi"/>
          <w:bCs/>
          <w:sz w:val="18"/>
          <w:szCs w:val="18"/>
        </w:rPr>
        <w:t>Les</w:t>
      </w:r>
      <w:r w:rsidRPr="00E814FD">
        <w:rPr>
          <w:rFonts w:asciiTheme="minorHAnsi" w:hAnsiTheme="minorHAnsi" w:cstheme="minorHAnsi"/>
          <w:b/>
          <w:bCs/>
          <w:sz w:val="18"/>
          <w:szCs w:val="18"/>
        </w:rPr>
        <w:t xml:space="preserve"> </w:t>
      </w:r>
      <w:proofErr w:type="spellStart"/>
      <w:r w:rsidRPr="00E814FD">
        <w:rPr>
          <w:rFonts w:asciiTheme="minorHAnsi" w:hAnsiTheme="minorHAnsi" w:cstheme="minorHAnsi"/>
          <w:b/>
          <w:bCs/>
          <w:sz w:val="18"/>
          <w:szCs w:val="18"/>
        </w:rPr>
        <w:t>namespaces</w:t>
      </w:r>
      <w:proofErr w:type="spellEnd"/>
      <w:r w:rsidRPr="00E814FD">
        <w:rPr>
          <w:rFonts w:asciiTheme="minorHAnsi" w:hAnsiTheme="minorHAnsi" w:cstheme="minorHAnsi"/>
          <w:sz w:val="18"/>
          <w:szCs w:val="18"/>
        </w:rPr>
        <w:t xml:space="preserve"> utilisés.</w:t>
      </w:r>
    </w:p>
    <w:p w14:paraId="25747530" w14:textId="77777777" w:rsidR="00475046" w:rsidRPr="00E814FD" w:rsidRDefault="00475046">
      <w:pPr>
        <w:pStyle w:val="Paragraphedeliste"/>
        <w:numPr>
          <w:ilvl w:val="0"/>
          <w:numId w:val="49"/>
        </w:numPr>
        <w:spacing w:after="0" w:line="259" w:lineRule="auto"/>
        <w:jc w:val="left"/>
        <w:rPr>
          <w:rFonts w:asciiTheme="minorHAnsi" w:hAnsiTheme="minorHAnsi" w:cstheme="minorHAnsi"/>
          <w:sz w:val="18"/>
          <w:szCs w:val="18"/>
        </w:rPr>
      </w:pPr>
      <w:r w:rsidRPr="00E814FD">
        <w:rPr>
          <w:rFonts w:asciiTheme="minorHAnsi" w:hAnsiTheme="minorHAnsi" w:cstheme="minorHAnsi"/>
          <w:bCs/>
          <w:sz w:val="18"/>
          <w:szCs w:val="18"/>
        </w:rPr>
        <w:t>Les</w:t>
      </w:r>
      <w:r w:rsidRPr="00E814FD">
        <w:rPr>
          <w:rFonts w:asciiTheme="minorHAnsi" w:hAnsiTheme="minorHAnsi" w:cstheme="minorHAnsi"/>
          <w:b/>
          <w:bCs/>
          <w:sz w:val="18"/>
          <w:szCs w:val="18"/>
        </w:rPr>
        <w:t xml:space="preserve"> </w:t>
      </w:r>
      <w:proofErr w:type="spellStart"/>
      <w:r w:rsidRPr="00E814FD">
        <w:rPr>
          <w:rFonts w:asciiTheme="minorHAnsi" w:hAnsiTheme="minorHAnsi" w:cstheme="minorHAnsi"/>
          <w:b/>
          <w:bCs/>
          <w:sz w:val="18"/>
          <w:szCs w:val="18"/>
        </w:rPr>
        <w:t>includes</w:t>
      </w:r>
      <w:proofErr w:type="spellEnd"/>
      <w:r w:rsidRPr="00E814FD">
        <w:rPr>
          <w:rFonts w:asciiTheme="minorHAnsi" w:hAnsiTheme="minorHAnsi" w:cstheme="minorHAnsi"/>
          <w:sz w:val="18"/>
          <w:szCs w:val="18"/>
        </w:rPr>
        <w:t xml:space="preserve"> (chemins vers les sous-</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w:t>
      </w:r>
    </w:p>
    <w:p w14:paraId="7FC076EB" w14:textId="77777777" w:rsidR="00475046" w:rsidRPr="00E814FD" w:rsidRDefault="00475046">
      <w:pPr>
        <w:pStyle w:val="Paragraphedeliste"/>
        <w:numPr>
          <w:ilvl w:val="0"/>
          <w:numId w:val="49"/>
        </w:numPr>
        <w:spacing w:after="0" w:line="259" w:lineRule="auto"/>
        <w:jc w:val="left"/>
        <w:rPr>
          <w:rFonts w:asciiTheme="minorHAnsi" w:hAnsiTheme="minorHAnsi" w:cstheme="minorHAnsi"/>
          <w:sz w:val="18"/>
          <w:szCs w:val="18"/>
        </w:rPr>
      </w:pPr>
      <w:r w:rsidRPr="00E814FD">
        <w:rPr>
          <w:rFonts w:asciiTheme="minorHAnsi" w:hAnsiTheme="minorHAnsi" w:cstheme="minorHAnsi"/>
          <w:sz w:val="18"/>
          <w:szCs w:val="18"/>
        </w:rPr>
        <w:t xml:space="preserve">La </w:t>
      </w:r>
      <w:r w:rsidRPr="00E814FD">
        <w:rPr>
          <w:rFonts w:asciiTheme="minorHAnsi" w:hAnsiTheme="minorHAnsi" w:cstheme="minorHAnsi"/>
          <w:b/>
          <w:sz w:val="18"/>
          <w:szCs w:val="18"/>
        </w:rPr>
        <w:t>phase</w:t>
      </w:r>
      <w:r w:rsidRPr="00E814FD">
        <w:rPr>
          <w:rFonts w:asciiTheme="minorHAnsi" w:hAnsiTheme="minorHAnsi" w:cstheme="minorHAnsi"/>
          <w:sz w:val="18"/>
          <w:szCs w:val="18"/>
        </w:rPr>
        <w:t xml:space="preserve"> (ordonnancement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exécutés)</w:t>
      </w:r>
    </w:p>
    <w:p w14:paraId="159F1653" w14:textId="77777777" w:rsidR="00475046" w:rsidRPr="00E814FD" w:rsidRDefault="00475046">
      <w:pPr>
        <w:pStyle w:val="Paragraphedeliste"/>
        <w:numPr>
          <w:ilvl w:val="0"/>
          <w:numId w:val="49"/>
        </w:numPr>
        <w:spacing w:after="160" w:line="259" w:lineRule="auto"/>
        <w:jc w:val="left"/>
        <w:rPr>
          <w:rFonts w:asciiTheme="minorHAnsi" w:hAnsiTheme="minorHAnsi" w:cstheme="minorHAnsi"/>
          <w:sz w:val="18"/>
          <w:szCs w:val="18"/>
        </w:rPr>
      </w:pPr>
      <w:r w:rsidRPr="00E814FD">
        <w:rPr>
          <w:rFonts w:asciiTheme="minorHAnsi" w:hAnsiTheme="minorHAnsi" w:cstheme="minorHAnsi"/>
          <w:bCs/>
          <w:sz w:val="18"/>
          <w:szCs w:val="18"/>
        </w:rPr>
        <w:t>Les</w:t>
      </w:r>
      <w:r w:rsidRPr="00E814FD">
        <w:rPr>
          <w:rFonts w:asciiTheme="minorHAnsi" w:hAnsiTheme="minorHAnsi" w:cstheme="minorHAnsi"/>
          <w:b/>
          <w:bCs/>
          <w:sz w:val="18"/>
          <w:szCs w:val="18"/>
        </w:rPr>
        <w:t xml:space="preserve"> patterns </w:t>
      </w:r>
      <w:r w:rsidRPr="00E814FD">
        <w:rPr>
          <w:rFonts w:asciiTheme="minorHAnsi" w:hAnsiTheme="minorHAnsi" w:cstheme="minorHAnsi"/>
          <w:bCs/>
          <w:sz w:val="18"/>
          <w:szCs w:val="18"/>
        </w:rPr>
        <w:t xml:space="preserve">contenant les contrôles effectués directement par le </w:t>
      </w:r>
      <w:proofErr w:type="spellStart"/>
      <w:r w:rsidRPr="00E814FD">
        <w:rPr>
          <w:rFonts w:asciiTheme="minorHAnsi" w:hAnsiTheme="minorHAnsi" w:cstheme="minorHAnsi"/>
          <w:bCs/>
          <w:sz w:val="18"/>
          <w:szCs w:val="18"/>
        </w:rPr>
        <w:t>schématron</w:t>
      </w:r>
      <w:proofErr w:type="spellEnd"/>
      <w:r w:rsidRPr="00E814FD">
        <w:rPr>
          <w:rFonts w:asciiTheme="minorHAnsi" w:hAnsiTheme="minorHAnsi" w:cstheme="minorHAnsi"/>
          <w:bCs/>
          <w:sz w:val="18"/>
          <w:szCs w:val="18"/>
        </w:rPr>
        <w:t xml:space="preserve"> principal</w:t>
      </w:r>
    </w:p>
    <w:p w14:paraId="132838DC"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b/>
          <w:bCs/>
          <w:sz w:val="18"/>
          <w:szCs w:val="18"/>
        </w:rPr>
        <w:t>La validation</w:t>
      </w:r>
      <w:r w:rsidRPr="00E814FD">
        <w:rPr>
          <w:rFonts w:asciiTheme="minorHAnsi" w:hAnsiTheme="minorHAnsi" w:cstheme="minorHAnsi"/>
          <w:sz w:val="18"/>
          <w:szCs w:val="18"/>
        </w:rPr>
        <w:t xml:space="preserve"> d'un document avec un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consiste à traiter </w:t>
      </w:r>
      <w:r w:rsidRPr="00E814FD">
        <w:rPr>
          <w:rFonts w:asciiTheme="minorHAnsi" w:hAnsiTheme="minorHAnsi" w:cstheme="minorHAnsi"/>
          <w:bCs/>
          <w:sz w:val="18"/>
          <w:szCs w:val="18"/>
        </w:rPr>
        <w:t>séquentiellement</w:t>
      </w:r>
      <w:r w:rsidRPr="00E814FD">
        <w:rPr>
          <w:rFonts w:asciiTheme="minorHAnsi" w:hAnsiTheme="minorHAnsi" w:cstheme="minorHAnsi"/>
          <w:sz w:val="18"/>
          <w:szCs w:val="18"/>
        </w:rPr>
        <w:t xml:space="preserve"> chacun des </w:t>
      </w:r>
      <w:r w:rsidRPr="00E814FD">
        <w:rPr>
          <w:rFonts w:asciiTheme="minorHAnsi" w:hAnsiTheme="minorHAnsi" w:cstheme="minorHAnsi"/>
          <w:b/>
          <w:sz w:val="18"/>
          <w:szCs w:val="18"/>
        </w:rPr>
        <w:t xml:space="preserve">blocs de </w:t>
      </w:r>
      <w:r w:rsidRPr="00E814FD">
        <w:rPr>
          <w:rFonts w:asciiTheme="minorHAnsi" w:hAnsiTheme="minorHAnsi" w:cstheme="minorHAnsi"/>
          <w:b/>
          <w:bCs/>
          <w:sz w:val="18"/>
          <w:szCs w:val="18"/>
        </w:rPr>
        <w:t>contrôles (pattern et sous-</w:t>
      </w:r>
      <w:proofErr w:type="spellStart"/>
      <w:r w:rsidRPr="00E814FD">
        <w:rPr>
          <w:rFonts w:asciiTheme="minorHAnsi" w:hAnsiTheme="minorHAnsi" w:cstheme="minorHAnsi"/>
          <w:b/>
          <w:bCs/>
          <w:sz w:val="18"/>
          <w:szCs w:val="18"/>
        </w:rPr>
        <w:t>schématrons</w:t>
      </w:r>
      <w:proofErr w:type="spellEnd"/>
      <w:r w:rsidRPr="00E814FD">
        <w:rPr>
          <w:rFonts w:asciiTheme="minorHAnsi" w:hAnsiTheme="minorHAnsi" w:cstheme="minorHAnsi"/>
          <w:b/>
          <w:bCs/>
          <w:sz w:val="18"/>
          <w:szCs w:val="18"/>
        </w:rPr>
        <w:t xml:space="preserve">) </w:t>
      </w:r>
      <w:r w:rsidRPr="00E814FD">
        <w:rPr>
          <w:rFonts w:asciiTheme="minorHAnsi" w:hAnsiTheme="minorHAnsi" w:cstheme="minorHAnsi"/>
          <w:bCs/>
          <w:sz w:val="18"/>
          <w:szCs w:val="18"/>
        </w:rPr>
        <w:t>selon l’ordre définit dans la</w:t>
      </w:r>
      <w:r w:rsidRPr="00E814FD">
        <w:rPr>
          <w:rFonts w:asciiTheme="minorHAnsi" w:hAnsiTheme="minorHAnsi" w:cstheme="minorHAnsi"/>
          <w:b/>
          <w:bCs/>
          <w:sz w:val="18"/>
          <w:szCs w:val="18"/>
        </w:rPr>
        <w:t xml:space="preserve"> phase</w:t>
      </w:r>
      <w:r w:rsidRPr="00E814FD">
        <w:rPr>
          <w:rFonts w:asciiTheme="minorHAnsi" w:hAnsiTheme="minorHAnsi" w:cstheme="minorHAnsi"/>
          <w:sz w:val="18"/>
          <w:szCs w:val="18"/>
        </w:rPr>
        <w:t xml:space="preserve">. Les différents contrôles sont réalisés et des messages sont ajoutés au rapport en fonction des résultats de ces tests. </w:t>
      </w:r>
    </w:p>
    <w:p w14:paraId="091A0713" w14:textId="77777777" w:rsidR="00475046" w:rsidRPr="00E814FD" w:rsidRDefault="00475046" w:rsidP="00903FB0">
      <w:pPr>
        <w:jc w:val="left"/>
        <w:rPr>
          <w:rFonts w:asciiTheme="minorHAnsi" w:hAnsiTheme="minorHAnsi" w:cstheme="minorHAnsi"/>
          <w:sz w:val="18"/>
          <w:szCs w:val="18"/>
        </w:rPr>
      </w:pPr>
    </w:p>
    <w:p w14:paraId="468E0B64" w14:textId="77777777" w:rsidR="00475046" w:rsidRPr="00E814FD" w:rsidRDefault="00475046" w:rsidP="00903FB0">
      <w:pPr>
        <w:pStyle w:val="Titre4"/>
        <w:jc w:val="left"/>
        <w:rPr>
          <w:rFonts w:asciiTheme="minorHAnsi" w:hAnsiTheme="minorHAnsi" w:cstheme="minorHAnsi"/>
          <w:sz w:val="18"/>
          <w:szCs w:val="18"/>
        </w:rPr>
      </w:pPr>
      <w:bookmarkStart w:id="34" w:name="_Toc122352542"/>
      <w:proofErr w:type="gramStart"/>
      <w:r w:rsidRPr="00E814FD">
        <w:rPr>
          <w:rFonts w:asciiTheme="minorHAnsi" w:hAnsiTheme="minorHAnsi" w:cstheme="minorHAnsi"/>
          <w:sz w:val="18"/>
          <w:szCs w:val="18"/>
        </w:rPr>
        <w:t>title</w:t>
      </w:r>
      <w:bookmarkEnd w:id="34"/>
      <w:proofErr w:type="gramEnd"/>
    </w:p>
    <w:p w14:paraId="5257CA9A"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Titre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repris dans le rapport</w:t>
      </w:r>
    </w:p>
    <w:p w14:paraId="0D045688" w14:textId="77777777" w:rsidR="00475046" w:rsidRPr="00E814FD" w:rsidRDefault="00475046" w:rsidP="00903FB0">
      <w:pPr>
        <w:spacing w:after="0"/>
        <w:jc w:val="left"/>
        <w:rPr>
          <w:rFonts w:asciiTheme="minorHAnsi" w:hAnsiTheme="minorHAnsi" w:cstheme="minorHAnsi"/>
          <w:bCs/>
          <w:i/>
          <w:sz w:val="18"/>
          <w:szCs w:val="18"/>
          <w:highlight w:val="white"/>
        </w:rPr>
      </w:pPr>
      <w:r w:rsidRPr="00E814FD">
        <w:rPr>
          <w:rFonts w:asciiTheme="minorHAnsi" w:hAnsiTheme="minorHAnsi" w:cstheme="minorHAnsi"/>
          <w:bCs/>
          <w:i/>
          <w:sz w:val="18"/>
          <w:szCs w:val="18"/>
          <w:highlight w:val="white"/>
        </w:rPr>
        <w:t>Exemple :</w:t>
      </w:r>
    </w:p>
    <w:p w14:paraId="7A78580C"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title</w:t>
      </w:r>
      <w:proofErr w:type="gramEnd"/>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Rapport de conformité </w:t>
      </w:r>
      <w:r w:rsidRPr="00E814FD">
        <w:rPr>
          <w:rFonts w:asciiTheme="minorHAnsi" w:hAnsiTheme="minorHAnsi" w:cstheme="minorHAnsi"/>
          <w:color w:val="000000"/>
          <w:sz w:val="18"/>
          <w:szCs w:val="18"/>
        </w:rPr>
        <w:t xml:space="preserve">du document aux spécifications du modèle </w:t>
      </w:r>
      <w:r w:rsidRPr="00E814FD">
        <w:rPr>
          <w:rFonts w:asciiTheme="minorHAnsi" w:hAnsiTheme="minorHAnsi" w:cstheme="minorHAnsi"/>
          <w:color w:val="000000"/>
          <w:sz w:val="18"/>
          <w:szCs w:val="18"/>
          <w:highlight w:val="white"/>
        </w:rPr>
        <w:t>CNAM-HR</w:t>
      </w:r>
      <w:r w:rsidRPr="00E814FD">
        <w:rPr>
          <w:rFonts w:asciiTheme="minorHAnsi" w:hAnsiTheme="minorHAnsi" w:cstheme="minorHAnsi"/>
          <w:color w:val="000096"/>
          <w:sz w:val="18"/>
          <w:szCs w:val="18"/>
          <w:highlight w:val="white"/>
        </w:rPr>
        <w:t>&lt;/title&gt;</w:t>
      </w:r>
    </w:p>
    <w:p w14:paraId="75D6D0D9" w14:textId="77777777" w:rsidR="00475046" w:rsidRPr="00E814FD" w:rsidRDefault="00475046" w:rsidP="00903FB0">
      <w:pPr>
        <w:jc w:val="left"/>
        <w:rPr>
          <w:rFonts w:asciiTheme="minorHAnsi" w:hAnsiTheme="minorHAnsi" w:cstheme="minorHAnsi"/>
          <w:sz w:val="18"/>
          <w:szCs w:val="18"/>
        </w:rPr>
      </w:pPr>
    </w:p>
    <w:p w14:paraId="4D1704D9" w14:textId="77777777" w:rsidR="00475046" w:rsidRPr="00E814FD" w:rsidRDefault="00475046" w:rsidP="00903FB0">
      <w:pPr>
        <w:pStyle w:val="Titre4"/>
        <w:jc w:val="left"/>
        <w:rPr>
          <w:rFonts w:asciiTheme="minorHAnsi" w:hAnsiTheme="minorHAnsi" w:cstheme="minorHAnsi"/>
          <w:sz w:val="18"/>
          <w:szCs w:val="18"/>
        </w:rPr>
      </w:pPr>
      <w:bookmarkStart w:id="35" w:name="_Toc122352543"/>
      <w:proofErr w:type="spellStart"/>
      <w:proofErr w:type="gramStart"/>
      <w:r w:rsidRPr="00E814FD">
        <w:rPr>
          <w:rFonts w:asciiTheme="minorHAnsi" w:hAnsiTheme="minorHAnsi" w:cstheme="minorHAnsi"/>
          <w:sz w:val="18"/>
          <w:szCs w:val="18"/>
        </w:rPr>
        <w:t>namespace</w:t>
      </w:r>
      <w:bookmarkEnd w:id="35"/>
      <w:proofErr w:type="spellEnd"/>
      <w:proofErr w:type="gramEnd"/>
    </w:p>
    <w:p w14:paraId="0721E7F4" w14:textId="77777777" w:rsidR="00475046" w:rsidRPr="00E814FD" w:rsidRDefault="00475046" w:rsidP="00903FB0">
      <w:pPr>
        <w:pStyle w:val="Paragraphedeliste"/>
        <w:spacing w:after="0"/>
        <w:ind w:left="0"/>
        <w:jc w:val="left"/>
        <w:rPr>
          <w:rFonts w:asciiTheme="minorHAnsi" w:hAnsiTheme="minorHAnsi" w:cstheme="minorHAnsi"/>
          <w:b/>
          <w:bCs/>
          <w:sz w:val="18"/>
          <w:szCs w:val="18"/>
          <w:highlight w:val="white"/>
        </w:rPr>
      </w:pPr>
    </w:p>
    <w:p w14:paraId="3ACC3D6E" w14:textId="77777777" w:rsidR="00475046" w:rsidRPr="00E814FD" w:rsidRDefault="00475046" w:rsidP="00903FB0">
      <w:pPr>
        <w:pStyle w:val="Paragraphedeliste"/>
        <w:spacing w:after="0"/>
        <w:ind w:left="0"/>
        <w:jc w:val="left"/>
        <w:rPr>
          <w:rFonts w:asciiTheme="minorHAnsi" w:hAnsiTheme="minorHAnsi" w:cstheme="minorHAnsi"/>
          <w:bCs/>
          <w:i/>
          <w:sz w:val="18"/>
          <w:szCs w:val="18"/>
          <w:highlight w:val="white"/>
        </w:rPr>
      </w:pPr>
      <w:r w:rsidRPr="00E814FD">
        <w:rPr>
          <w:rFonts w:asciiTheme="minorHAnsi" w:hAnsiTheme="minorHAnsi" w:cstheme="minorHAnsi"/>
          <w:bCs/>
          <w:i/>
          <w:sz w:val="18"/>
          <w:szCs w:val="18"/>
          <w:highlight w:val="white"/>
        </w:rPr>
        <w:t>Exemple :</w:t>
      </w:r>
    </w:p>
    <w:p w14:paraId="485D6ADE"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ns</w:t>
      </w:r>
      <w:proofErr w:type="gramEnd"/>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cda</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"urn:hl7-org:v3"</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xsi</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"http://www.w3.org/2001/XMLSchema-instance"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"http://esante.gouv.fr"</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svs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"urn:ihe:iti:svs:2008"</w:t>
      </w:r>
      <w:r w:rsidRPr="00E814FD">
        <w:rPr>
          <w:rFonts w:asciiTheme="minorHAnsi" w:hAnsiTheme="minorHAnsi" w:cstheme="minorHAnsi"/>
          <w:color w:val="000096"/>
          <w:sz w:val="18"/>
          <w:szCs w:val="18"/>
          <w:highlight w:val="white"/>
        </w:rPr>
        <w:t>/&gt;</w:t>
      </w:r>
    </w:p>
    <w:p w14:paraId="42D9B28C" w14:textId="77777777" w:rsidR="00475046" w:rsidRPr="00E814FD" w:rsidRDefault="00475046" w:rsidP="00903FB0">
      <w:pPr>
        <w:spacing w:after="0"/>
        <w:jc w:val="left"/>
        <w:rPr>
          <w:rFonts w:asciiTheme="minorHAnsi" w:hAnsiTheme="minorHAnsi" w:cstheme="minorHAnsi"/>
          <w:sz w:val="18"/>
          <w:szCs w:val="18"/>
        </w:rPr>
      </w:pPr>
    </w:p>
    <w:p w14:paraId="34A36DEA" w14:textId="77777777" w:rsidR="00475046" w:rsidRPr="00E814FD" w:rsidRDefault="00475046" w:rsidP="00903FB0">
      <w:pPr>
        <w:spacing w:after="0"/>
        <w:jc w:val="left"/>
        <w:rPr>
          <w:rFonts w:asciiTheme="minorHAnsi" w:hAnsiTheme="minorHAnsi" w:cstheme="minorHAnsi"/>
          <w:sz w:val="18"/>
          <w:szCs w:val="18"/>
        </w:rPr>
      </w:pPr>
      <w:r w:rsidRPr="00E814FD">
        <w:rPr>
          <w:rFonts w:asciiTheme="minorHAnsi" w:hAnsiTheme="minorHAnsi" w:cstheme="minorHAnsi"/>
          <w:sz w:val="18"/>
          <w:szCs w:val="18"/>
        </w:rPr>
        <w:t xml:space="preserve">Il est obligatoire de déclarer les </w:t>
      </w:r>
      <w:proofErr w:type="spellStart"/>
      <w:r w:rsidRPr="00E814FD">
        <w:rPr>
          <w:rFonts w:asciiTheme="minorHAnsi" w:hAnsiTheme="minorHAnsi" w:cstheme="minorHAnsi"/>
          <w:sz w:val="18"/>
          <w:szCs w:val="18"/>
        </w:rPr>
        <w:t>namespace</w:t>
      </w:r>
      <w:proofErr w:type="spellEnd"/>
      <w:r w:rsidRPr="00E814FD">
        <w:rPr>
          <w:rFonts w:asciiTheme="minorHAnsi" w:hAnsiTheme="minorHAnsi" w:cstheme="minorHAnsi"/>
          <w:sz w:val="18"/>
          <w:szCs w:val="18"/>
        </w:rPr>
        <w:t xml:space="preserve"> des éléments utilisés dans le document CDA et de leur associer des préfixes. Les préfixes sont nécessaires pour nommer correctement les éléments dans les expressions XPath des règles. </w:t>
      </w:r>
    </w:p>
    <w:p w14:paraId="7CBC87AA" w14:textId="77777777" w:rsidR="00475046" w:rsidRPr="00E814FD" w:rsidRDefault="00475046" w:rsidP="00903FB0">
      <w:pPr>
        <w:jc w:val="left"/>
        <w:rPr>
          <w:rFonts w:asciiTheme="minorHAnsi" w:hAnsiTheme="minorHAnsi" w:cstheme="minorHAnsi"/>
          <w:sz w:val="18"/>
          <w:szCs w:val="18"/>
        </w:rPr>
      </w:pPr>
    </w:p>
    <w:p w14:paraId="67AD86E8" w14:textId="77777777" w:rsidR="00475046" w:rsidRPr="00E814FD" w:rsidRDefault="00475046" w:rsidP="00903FB0">
      <w:pPr>
        <w:pStyle w:val="Titre4"/>
        <w:jc w:val="left"/>
        <w:rPr>
          <w:rFonts w:asciiTheme="minorHAnsi" w:hAnsiTheme="minorHAnsi" w:cstheme="minorHAnsi"/>
          <w:sz w:val="18"/>
          <w:szCs w:val="18"/>
        </w:rPr>
      </w:pPr>
      <w:bookmarkStart w:id="36" w:name="_Toc122352544"/>
      <w:proofErr w:type="spellStart"/>
      <w:proofErr w:type="gramStart"/>
      <w:r w:rsidRPr="00E814FD">
        <w:rPr>
          <w:rFonts w:asciiTheme="minorHAnsi" w:hAnsiTheme="minorHAnsi" w:cstheme="minorHAnsi"/>
          <w:sz w:val="18"/>
          <w:szCs w:val="18"/>
        </w:rPr>
        <w:t>include</w:t>
      </w:r>
      <w:bookmarkEnd w:id="36"/>
      <w:proofErr w:type="spellEnd"/>
      <w:proofErr w:type="gramEnd"/>
    </w:p>
    <w:p w14:paraId="071D5FC1" w14:textId="77777777" w:rsidR="00475046" w:rsidRPr="00E814FD" w:rsidRDefault="00475046" w:rsidP="00903FB0">
      <w:pPr>
        <w:spacing w:after="0"/>
        <w:jc w:val="left"/>
        <w:rPr>
          <w:rFonts w:asciiTheme="minorHAnsi" w:hAnsiTheme="minorHAnsi" w:cstheme="minorHAnsi"/>
          <w:sz w:val="18"/>
          <w:szCs w:val="18"/>
        </w:rPr>
      </w:pPr>
    </w:p>
    <w:p w14:paraId="0CEF310E"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sz w:val="18"/>
          <w:szCs w:val="18"/>
        </w:rPr>
        <w:t xml:space="preserve">Ce sont les </w:t>
      </w:r>
      <w:r w:rsidRPr="00E814FD">
        <w:rPr>
          <w:rFonts w:asciiTheme="minorHAnsi" w:hAnsiTheme="minorHAnsi" w:cstheme="minorHAnsi"/>
          <w:b/>
          <w:sz w:val="18"/>
          <w:szCs w:val="18"/>
        </w:rPr>
        <w:t>chemins vers les sous-</w:t>
      </w:r>
      <w:proofErr w:type="spellStart"/>
      <w:r w:rsidRPr="00E814FD">
        <w:rPr>
          <w:rFonts w:asciiTheme="minorHAnsi" w:hAnsiTheme="minorHAnsi" w:cstheme="minorHAnsi"/>
          <w:b/>
          <w:sz w:val="18"/>
          <w:szCs w:val="18"/>
        </w:rPr>
        <w:t>schématrons</w:t>
      </w:r>
      <w:proofErr w:type="spellEnd"/>
      <w:r w:rsidRPr="00E814FD">
        <w:rPr>
          <w:rFonts w:asciiTheme="minorHAnsi" w:hAnsiTheme="minorHAnsi" w:cstheme="minorHAnsi"/>
          <w:sz w:val="18"/>
          <w:szCs w:val="18"/>
        </w:rPr>
        <w:t xml:space="preserve"> qui seront appelés dans le bloc </w:t>
      </w:r>
      <w:r w:rsidRPr="00E814FD">
        <w:rPr>
          <w:rFonts w:asciiTheme="minorHAnsi" w:hAnsiTheme="minorHAnsi" w:cstheme="minorHAnsi"/>
          <w:color w:val="000096"/>
          <w:sz w:val="18"/>
          <w:szCs w:val="18"/>
          <w:highlight w:val="white"/>
        </w:rPr>
        <w:t>&lt;phase&gt;.</w:t>
      </w:r>
    </w:p>
    <w:p w14:paraId="4F399391"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rPr>
      </w:pPr>
      <w:r w:rsidRPr="00E814FD">
        <w:rPr>
          <w:rFonts w:asciiTheme="minorHAnsi" w:hAnsiTheme="minorHAnsi" w:cstheme="minorHAnsi"/>
          <w:sz w:val="18"/>
          <w:szCs w:val="18"/>
        </w:rPr>
        <w:t>Ces sous-</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sont :</w:t>
      </w:r>
    </w:p>
    <w:p w14:paraId="6EDF0554"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rPr>
      </w:pPr>
    </w:p>
    <w:p w14:paraId="7CDC57AE" w14:textId="77777777" w:rsidR="00475046" w:rsidRPr="00E814FD"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18"/>
          <w:szCs w:val="18"/>
        </w:rPr>
      </w:pPr>
      <w:r w:rsidRPr="00E814FD">
        <w:rPr>
          <w:rFonts w:asciiTheme="minorHAnsi" w:hAnsiTheme="minorHAnsi" w:cstheme="minorHAnsi"/>
          <w:sz w:val="18"/>
          <w:szCs w:val="18"/>
        </w:rPr>
        <w:t xml:space="preserve">Soit des </w:t>
      </w:r>
      <w:r w:rsidRPr="00E814FD">
        <w:rPr>
          <w:rFonts w:asciiTheme="minorHAnsi" w:hAnsiTheme="minorHAnsi" w:cstheme="minorHAnsi"/>
          <w:b/>
          <w:sz w:val="18"/>
          <w:szCs w:val="18"/>
        </w:rPr>
        <w:t>sous-</w:t>
      </w:r>
      <w:proofErr w:type="spellStart"/>
      <w:r w:rsidRPr="00E814FD">
        <w:rPr>
          <w:rFonts w:asciiTheme="minorHAnsi" w:hAnsiTheme="minorHAnsi" w:cstheme="minorHAnsi"/>
          <w:b/>
          <w:sz w:val="18"/>
          <w:szCs w:val="18"/>
        </w:rPr>
        <w:t>schématrons</w:t>
      </w:r>
      <w:proofErr w:type="spellEnd"/>
      <w:r w:rsidRPr="00E814FD">
        <w:rPr>
          <w:rFonts w:asciiTheme="minorHAnsi" w:hAnsiTheme="minorHAnsi" w:cstheme="minorHAnsi"/>
          <w:b/>
          <w:sz w:val="18"/>
          <w:szCs w:val="18"/>
        </w:rPr>
        <w:t xml:space="preserve"> communs à plusieurs documents</w:t>
      </w:r>
      <w:r w:rsidRPr="00E814FD">
        <w:rPr>
          <w:rFonts w:asciiTheme="minorHAnsi" w:hAnsiTheme="minorHAnsi" w:cstheme="minorHAnsi"/>
          <w:sz w:val="18"/>
          <w:szCs w:val="18"/>
        </w:rPr>
        <w:t> :</w:t>
      </w:r>
    </w:p>
    <w:p w14:paraId="2C1CAB45" w14:textId="77777777" w:rsidR="00475046" w:rsidRPr="00E814FD" w:rsidRDefault="00475046" w:rsidP="00903FB0">
      <w:pPr>
        <w:spacing w:after="0"/>
        <w:jc w:val="left"/>
        <w:rPr>
          <w:rFonts w:asciiTheme="minorHAnsi" w:hAnsiTheme="minorHAnsi" w:cstheme="minorHAnsi"/>
          <w:b/>
          <w:bCs/>
          <w:sz w:val="18"/>
          <w:szCs w:val="18"/>
          <w:highlight w:val="white"/>
        </w:rPr>
      </w:pPr>
    </w:p>
    <w:p w14:paraId="62E32FAF" w14:textId="77777777" w:rsidR="00475046" w:rsidRPr="00E814FD" w:rsidRDefault="00475046" w:rsidP="00903FB0">
      <w:pPr>
        <w:spacing w:after="0"/>
        <w:jc w:val="left"/>
        <w:rPr>
          <w:rFonts w:asciiTheme="minorHAnsi" w:hAnsiTheme="minorHAnsi" w:cstheme="minorHAnsi"/>
          <w:bCs/>
          <w:i/>
          <w:sz w:val="18"/>
          <w:szCs w:val="18"/>
          <w:highlight w:val="white"/>
        </w:rPr>
      </w:pPr>
      <w:r w:rsidRPr="00E814FD">
        <w:rPr>
          <w:rFonts w:asciiTheme="minorHAnsi" w:hAnsiTheme="minorHAnsi" w:cstheme="minorHAnsi"/>
          <w:bCs/>
          <w:i/>
          <w:sz w:val="18"/>
          <w:szCs w:val="18"/>
          <w:highlight w:val="white"/>
        </w:rPr>
        <w:t>Exemple :</w:t>
      </w:r>
    </w:p>
    <w:p w14:paraId="40A94090"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0096"/>
          <w:sz w:val="18"/>
          <w:szCs w:val="18"/>
          <w:highlight w:val="white"/>
        </w:rPr>
        <w:t>&lt;</w:t>
      </w:r>
      <w:proofErr w:type="spellStart"/>
      <w:proofErr w:type="gramStart"/>
      <w:r w:rsidRPr="00E814FD">
        <w:rPr>
          <w:rFonts w:asciiTheme="minorHAnsi" w:hAnsiTheme="minorHAnsi" w:cstheme="minorHAnsi"/>
          <w:color w:val="000096"/>
          <w:sz w:val="18"/>
          <w:szCs w:val="18"/>
          <w:highlight w:val="white"/>
        </w:rPr>
        <w:t>include</w:t>
      </w:r>
      <w:proofErr w:type="spellEnd"/>
      <w:proofErr w:type="gramEnd"/>
      <w:r w:rsidRPr="00E814FD">
        <w:rPr>
          <w:rFonts w:asciiTheme="minorHAnsi" w:hAnsiTheme="minorHAnsi" w:cstheme="minorHAnsi"/>
          <w:color w:val="F5844C"/>
          <w:sz w:val="18"/>
          <w:szCs w:val="18"/>
          <w:highlight w:val="white"/>
        </w:rPr>
        <w:t xml:space="preserve"> href</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"abstract/</w:t>
      </w:r>
      <w:proofErr w:type="spellStart"/>
      <w:r w:rsidRPr="00E814FD">
        <w:rPr>
          <w:rFonts w:asciiTheme="minorHAnsi" w:hAnsiTheme="minorHAnsi" w:cstheme="minorHAnsi"/>
          <w:color w:val="993300"/>
          <w:sz w:val="18"/>
          <w:szCs w:val="18"/>
          <w:highlight w:val="white"/>
        </w:rPr>
        <w:t>dansJeuDeValeurs.sch</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include</w:t>
      </w:r>
      <w:proofErr w:type="spellEnd"/>
      <w:r w:rsidRPr="00E814FD">
        <w:rPr>
          <w:rFonts w:asciiTheme="minorHAnsi" w:hAnsiTheme="minorHAnsi" w:cstheme="minorHAnsi"/>
          <w:color w:val="F5844C"/>
          <w:sz w:val="18"/>
          <w:szCs w:val="18"/>
          <w:highlight w:val="white"/>
        </w:rPr>
        <w:t xml:space="preserve"> href</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"abstract/</w:t>
      </w:r>
      <w:proofErr w:type="spellStart"/>
      <w:r w:rsidRPr="00E814FD">
        <w:rPr>
          <w:rFonts w:asciiTheme="minorHAnsi" w:hAnsiTheme="minorHAnsi" w:cstheme="minorHAnsi"/>
          <w:color w:val="993300"/>
          <w:sz w:val="18"/>
          <w:szCs w:val="18"/>
          <w:highlight w:val="white"/>
        </w:rPr>
        <w:t>IVL_TS.sch</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381EB50C" w14:textId="77777777" w:rsidR="00475046" w:rsidRPr="00E814FD" w:rsidRDefault="00475046" w:rsidP="00903FB0">
      <w:pPr>
        <w:spacing w:after="0"/>
        <w:jc w:val="left"/>
        <w:rPr>
          <w:rFonts w:asciiTheme="minorHAnsi" w:hAnsiTheme="minorHAnsi" w:cstheme="minorHAnsi"/>
          <w:sz w:val="18"/>
          <w:szCs w:val="18"/>
        </w:rPr>
      </w:pPr>
    </w:p>
    <w:p w14:paraId="0D1453F2" w14:textId="77777777" w:rsidR="00475046" w:rsidRPr="00E814FD"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18"/>
          <w:szCs w:val="18"/>
        </w:rPr>
      </w:pPr>
      <w:r w:rsidRPr="00E814FD">
        <w:rPr>
          <w:rFonts w:asciiTheme="minorHAnsi" w:hAnsiTheme="minorHAnsi" w:cstheme="minorHAnsi"/>
          <w:sz w:val="18"/>
          <w:szCs w:val="18"/>
        </w:rPr>
        <w:t xml:space="preserve">Soit des </w:t>
      </w:r>
      <w:r w:rsidRPr="00E814FD">
        <w:rPr>
          <w:rFonts w:asciiTheme="minorHAnsi" w:hAnsiTheme="minorHAnsi" w:cstheme="minorHAnsi"/>
          <w:b/>
          <w:sz w:val="18"/>
          <w:szCs w:val="18"/>
        </w:rPr>
        <w:t>sous-</w:t>
      </w:r>
      <w:proofErr w:type="spellStart"/>
      <w:r w:rsidRPr="00E814FD">
        <w:rPr>
          <w:rFonts w:asciiTheme="minorHAnsi" w:hAnsiTheme="minorHAnsi" w:cstheme="minorHAnsi"/>
          <w:b/>
          <w:sz w:val="18"/>
          <w:szCs w:val="18"/>
        </w:rPr>
        <w:t>schématrons</w:t>
      </w:r>
      <w:proofErr w:type="spellEnd"/>
      <w:r w:rsidRPr="00E814FD">
        <w:rPr>
          <w:rFonts w:asciiTheme="minorHAnsi" w:hAnsiTheme="minorHAnsi" w:cstheme="minorHAnsi"/>
          <w:b/>
          <w:sz w:val="18"/>
          <w:szCs w:val="18"/>
        </w:rPr>
        <w:t xml:space="preserve"> spécifiques au modèle </w:t>
      </w:r>
      <w:r w:rsidRPr="00E814FD">
        <w:rPr>
          <w:rFonts w:asciiTheme="minorHAnsi" w:hAnsiTheme="minorHAnsi" w:cstheme="minorHAnsi"/>
          <w:sz w:val="18"/>
          <w:szCs w:val="18"/>
        </w:rPr>
        <w:t>du document</w:t>
      </w:r>
    </w:p>
    <w:p w14:paraId="5FE5226F" w14:textId="77777777" w:rsidR="00475046" w:rsidRPr="00E814FD" w:rsidRDefault="00475046" w:rsidP="00903FB0">
      <w:pPr>
        <w:spacing w:after="0"/>
        <w:jc w:val="left"/>
        <w:rPr>
          <w:rFonts w:asciiTheme="minorHAnsi" w:hAnsiTheme="minorHAnsi" w:cstheme="minorHAnsi"/>
          <w:b/>
          <w:bCs/>
          <w:sz w:val="18"/>
          <w:szCs w:val="18"/>
          <w:highlight w:val="white"/>
        </w:rPr>
      </w:pPr>
    </w:p>
    <w:p w14:paraId="7466ED03" w14:textId="77777777" w:rsidR="00475046" w:rsidRPr="00E814FD" w:rsidRDefault="00475046" w:rsidP="00903FB0">
      <w:pPr>
        <w:spacing w:after="0"/>
        <w:jc w:val="left"/>
        <w:rPr>
          <w:rFonts w:asciiTheme="minorHAnsi" w:hAnsiTheme="minorHAnsi" w:cstheme="minorHAnsi"/>
          <w:bCs/>
          <w:i/>
          <w:sz w:val="18"/>
          <w:szCs w:val="18"/>
          <w:highlight w:val="white"/>
        </w:rPr>
      </w:pPr>
      <w:r w:rsidRPr="00E814FD">
        <w:rPr>
          <w:rFonts w:asciiTheme="minorHAnsi" w:hAnsiTheme="minorHAnsi" w:cstheme="minorHAnsi"/>
          <w:bCs/>
          <w:i/>
          <w:sz w:val="18"/>
          <w:szCs w:val="18"/>
          <w:highlight w:val="white"/>
        </w:rPr>
        <w:t>Exemple :</w:t>
      </w:r>
    </w:p>
    <w:p w14:paraId="2B9F937D"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proofErr w:type="gramStart"/>
      <w:r w:rsidRPr="00E814FD">
        <w:rPr>
          <w:rFonts w:asciiTheme="minorHAnsi" w:hAnsiTheme="minorHAnsi" w:cstheme="minorHAnsi"/>
          <w:color w:val="006400"/>
          <w:sz w:val="18"/>
          <w:szCs w:val="18"/>
          <w:highlight w:val="white"/>
        </w:rPr>
        <w:t>&lt;!--</w:t>
      </w:r>
      <w:proofErr w:type="gramEnd"/>
      <w:r w:rsidRPr="00E814FD">
        <w:rPr>
          <w:rFonts w:asciiTheme="minorHAnsi" w:hAnsiTheme="minorHAnsi" w:cstheme="minorHAnsi"/>
          <w:color w:val="006400"/>
          <w:sz w:val="18"/>
          <w:szCs w:val="18"/>
          <w:highlight w:val="white"/>
        </w:rPr>
        <w:t xml:space="preserve"> </w:t>
      </w:r>
      <w:proofErr w:type="spellStart"/>
      <w:r w:rsidRPr="00E814FD">
        <w:rPr>
          <w:rFonts w:asciiTheme="minorHAnsi" w:hAnsiTheme="minorHAnsi" w:cstheme="minorHAnsi"/>
          <w:color w:val="006400"/>
          <w:sz w:val="18"/>
          <w:szCs w:val="18"/>
          <w:highlight w:val="white"/>
        </w:rPr>
        <w:t>Entete</w:t>
      </w:r>
      <w:proofErr w:type="spellEnd"/>
      <w:r w:rsidRPr="00E814FD">
        <w:rPr>
          <w:rFonts w:asciiTheme="minorHAnsi" w:hAnsiTheme="minorHAnsi" w:cstheme="minorHAnsi"/>
          <w:color w:val="006400"/>
          <w:sz w:val="18"/>
          <w:szCs w:val="18"/>
          <w:highlight w:val="white"/>
        </w:rPr>
        <w:t xml:space="preserve"> spécifiques au Modèle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include</w:t>
      </w:r>
      <w:proofErr w:type="spellEnd"/>
      <w:r w:rsidRPr="00E814FD">
        <w:rPr>
          <w:rFonts w:asciiTheme="minorHAnsi" w:hAnsiTheme="minorHAnsi" w:cstheme="minorHAnsi"/>
          <w:color w:val="F5844C"/>
          <w:sz w:val="18"/>
          <w:szCs w:val="18"/>
          <w:highlight w:val="white"/>
        </w:rPr>
        <w:t xml:space="preserve"> href</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include</w:t>
      </w:r>
      <w:proofErr w:type="spellEnd"/>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specificationsVolets</w:t>
      </w:r>
      <w:proofErr w:type="spellEnd"/>
      <w:r w:rsidRPr="00E814FD">
        <w:rPr>
          <w:rFonts w:asciiTheme="minorHAnsi" w:hAnsiTheme="minorHAnsi" w:cstheme="minorHAnsi"/>
          <w:color w:val="993300"/>
          <w:sz w:val="18"/>
          <w:szCs w:val="18"/>
          <w:highlight w:val="white"/>
        </w:rPr>
        <w:t>/CSE/</w:t>
      </w:r>
      <w:proofErr w:type="spellStart"/>
      <w:r w:rsidRPr="00E814FD">
        <w:rPr>
          <w:rFonts w:asciiTheme="minorHAnsi" w:hAnsiTheme="minorHAnsi" w:cstheme="minorHAnsi"/>
          <w:color w:val="993300"/>
          <w:sz w:val="18"/>
          <w:szCs w:val="18"/>
          <w:highlight w:val="white"/>
        </w:rPr>
        <w:t>Entete</w:t>
      </w:r>
      <w:proofErr w:type="spellEnd"/>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rPr>
        <w:t>Entete_CSE</w:t>
      </w:r>
      <w:r w:rsidRPr="00E814FD">
        <w:rPr>
          <w:rFonts w:asciiTheme="minorHAnsi" w:hAnsiTheme="minorHAnsi" w:cstheme="minorHAnsi"/>
          <w:color w:val="993300"/>
          <w:sz w:val="18"/>
          <w:szCs w:val="18"/>
          <w:highlight w:val="white"/>
        </w:rPr>
        <w:t>.sch</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23E9DE94"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p>
    <w:p w14:paraId="5E0CA822"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proofErr w:type="gramStart"/>
      <w:r w:rsidRPr="00E814FD">
        <w:rPr>
          <w:rFonts w:asciiTheme="minorHAnsi" w:hAnsiTheme="minorHAnsi" w:cstheme="minorHAnsi"/>
          <w:color w:val="006400"/>
          <w:sz w:val="18"/>
          <w:szCs w:val="18"/>
          <w:highlight w:val="white"/>
        </w:rPr>
        <w:t>&lt;!--</w:t>
      </w:r>
      <w:proofErr w:type="gramEnd"/>
      <w:r w:rsidRPr="00E814FD">
        <w:rPr>
          <w:rFonts w:asciiTheme="minorHAnsi" w:hAnsiTheme="minorHAnsi" w:cstheme="minorHAnsi"/>
          <w:color w:val="006400"/>
          <w:sz w:val="18"/>
          <w:szCs w:val="18"/>
          <w:highlight w:val="white"/>
        </w:rPr>
        <w:t xml:space="preserve"> Sections spécifiques au Modèle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include</w:t>
      </w:r>
      <w:proofErr w:type="spellEnd"/>
      <w:r w:rsidRPr="00E814FD">
        <w:rPr>
          <w:rFonts w:asciiTheme="minorHAnsi" w:hAnsiTheme="minorHAnsi" w:cstheme="minorHAnsi"/>
          <w:color w:val="F5844C"/>
          <w:sz w:val="18"/>
          <w:szCs w:val="18"/>
          <w:highlight w:val="white"/>
        </w:rPr>
        <w:t xml:space="preserve"> href</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"include/specificationsVolets/CSE/S_CS8codedPhysicalExam.sch"</w:t>
      </w:r>
      <w:r w:rsidRPr="00E814FD">
        <w:rPr>
          <w:rFonts w:asciiTheme="minorHAnsi" w:hAnsiTheme="minorHAnsi" w:cstheme="minorHAnsi"/>
          <w:color w:val="000096"/>
          <w:sz w:val="18"/>
          <w:szCs w:val="18"/>
          <w:highlight w:val="white"/>
        </w:rPr>
        <w:t>/&gt;</w:t>
      </w:r>
    </w:p>
    <w:p w14:paraId="269B0E6C"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p>
    <w:p w14:paraId="2585188E"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proofErr w:type="gramStart"/>
      <w:r w:rsidRPr="00E814FD">
        <w:rPr>
          <w:rFonts w:asciiTheme="minorHAnsi" w:hAnsiTheme="minorHAnsi" w:cstheme="minorHAnsi"/>
          <w:color w:val="006400"/>
          <w:sz w:val="18"/>
          <w:szCs w:val="18"/>
          <w:highlight w:val="white"/>
        </w:rPr>
        <w:t>&lt;!--</w:t>
      </w:r>
      <w:proofErr w:type="gramEnd"/>
      <w:r w:rsidRPr="00E814FD">
        <w:rPr>
          <w:rFonts w:asciiTheme="minorHAnsi" w:hAnsiTheme="minorHAnsi" w:cstheme="minorHAnsi"/>
          <w:color w:val="006400"/>
          <w:sz w:val="18"/>
          <w:szCs w:val="18"/>
          <w:highlight w:val="white"/>
        </w:rPr>
        <w:t xml:space="preserve"> Entrées spécifiques au Modèle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include</w:t>
      </w:r>
      <w:proofErr w:type="spellEnd"/>
      <w:r w:rsidRPr="00E814FD">
        <w:rPr>
          <w:rFonts w:asciiTheme="minorHAnsi" w:hAnsiTheme="minorHAnsi" w:cstheme="minorHAnsi"/>
          <w:color w:val="F5844C"/>
          <w:sz w:val="18"/>
          <w:szCs w:val="18"/>
          <w:highlight w:val="white"/>
        </w:rPr>
        <w:t xml:space="preserve"> href</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"include/specificationsVolets/CSE/E_CodedVitalSigns_CSE.sch"</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include</w:t>
      </w:r>
      <w:proofErr w:type="spellEnd"/>
      <w:r w:rsidRPr="00E814FD">
        <w:rPr>
          <w:rFonts w:asciiTheme="minorHAnsi" w:hAnsiTheme="minorHAnsi" w:cstheme="minorHAnsi"/>
          <w:color w:val="F5844C"/>
          <w:sz w:val="18"/>
          <w:szCs w:val="18"/>
          <w:highlight w:val="white"/>
        </w:rPr>
        <w:t xml:space="preserve"> href</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"include/specificationsVolets/CSE/E_codedResultsEntries_CSE.sch"</w:t>
      </w:r>
      <w:r w:rsidRPr="00E814FD">
        <w:rPr>
          <w:rFonts w:asciiTheme="minorHAnsi" w:hAnsiTheme="minorHAnsi" w:cstheme="minorHAnsi"/>
          <w:color w:val="000096"/>
          <w:sz w:val="18"/>
          <w:szCs w:val="18"/>
          <w:highlight w:val="white"/>
        </w:rPr>
        <w:t>/&gt;</w:t>
      </w:r>
    </w:p>
    <w:p w14:paraId="7E0BD8D2"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6400"/>
          <w:sz w:val="18"/>
          <w:szCs w:val="18"/>
          <w:highlight w:val="white"/>
        </w:rPr>
      </w:pPr>
    </w:p>
    <w:p w14:paraId="2789FD4E" w14:textId="4F4C3590"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proofErr w:type="gramStart"/>
      <w:r w:rsidRPr="00E814FD">
        <w:rPr>
          <w:rFonts w:asciiTheme="minorHAnsi" w:hAnsiTheme="minorHAnsi" w:cstheme="minorHAnsi"/>
          <w:color w:val="006400"/>
          <w:sz w:val="18"/>
          <w:szCs w:val="18"/>
          <w:highlight w:val="white"/>
        </w:rPr>
        <w:lastRenderedPageBreak/>
        <w:t>&lt;!--</w:t>
      </w:r>
      <w:proofErr w:type="gramEnd"/>
      <w:r w:rsidRPr="00E814FD">
        <w:rPr>
          <w:rFonts w:asciiTheme="minorHAnsi" w:hAnsiTheme="minorHAnsi" w:cstheme="minorHAnsi"/>
          <w:color w:val="006400"/>
          <w:sz w:val="18"/>
          <w:szCs w:val="18"/>
          <w:highlight w:val="white"/>
        </w:rPr>
        <w:t xml:space="preserve"> JDV spécifiques au Modèle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include</w:t>
      </w:r>
      <w:proofErr w:type="spellEnd"/>
      <w:r w:rsidRPr="00E814FD">
        <w:rPr>
          <w:rFonts w:asciiTheme="minorHAnsi" w:hAnsiTheme="minorHAnsi" w:cstheme="minorHAnsi"/>
          <w:color w:val="F5844C"/>
          <w:sz w:val="18"/>
          <w:szCs w:val="18"/>
          <w:highlight w:val="white"/>
        </w:rPr>
        <w:t xml:space="preserve"> href</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include</w:t>
      </w:r>
      <w:proofErr w:type="spellEnd"/>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jeuxDeValeurs</w:t>
      </w:r>
      <w:proofErr w:type="spellEnd"/>
      <w:r w:rsidRPr="00E814FD">
        <w:rPr>
          <w:rFonts w:asciiTheme="minorHAnsi" w:hAnsiTheme="minorHAnsi" w:cstheme="minorHAnsi"/>
          <w:color w:val="993300"/>
          <w:sz w:val="18"/>
          <w:szCs w:val="18"/>
          <w:highlight w:val="white"/>
        </w:rPr>
        <w:t>/CSE/</w:t>
      </w:r>
      <w:proofErr w:type="spellStart"/>
      <w:del w:id="37" w:author="Souad BEN MUSTAPHA (EXT)" w:date="2022-12-20T11:53:00Z">
        <w:r w:rsidRPr="00E814FD" w:rsidDel="00657117">
          <w:rPr>
            <w:rFonts w:asciiTheme="minorHAnsi" w:hAnsiTheme="minorHAnsi" w:cstheme="minorHAnsi"/>
            <w:color w:val="993300"/>
            <w:sz w:val="18"/>
            <w:szCs w:val="18"/>
            <w:highlight w:val="white"/>
          </w:rPr>
          <w:delText>JDV_Activite_CSE</w:delText>
        </w:r>
      </w:del>
      <w:ins w:id="38" w:author="Souad BEN MUSTAPHA (EXT)" w:date="2022-12-20T11:53:00Z">
        <w:r w:rsidR="00657117">
          <w:rPr>
            <w:rFonts w:asciiTheme="minorHAnsi" w:hAnsiTheme="minorHAnsi" w:cstheme="minorHAnsi"/>
            <w:color w:val="993300"/>
            <w:sz w:val="18"/>
            <w:szCs w:val="18"/>
            <w:highlight w:val="white"/>
          </w:rPr>
          <w:t>JDV_Activité-CISIS</w:t>
        </w:r>
      </w:ins>
      <w:r w:rsidRPr="00E814FD">
        <w:rPr>
          <w:rFonts w:asciiTheme="minorHAnsi" w:hAnsiTheme="minorHAnsi" w:cstheme="minorHAnsi"/>
          <w:color w:val="993300"/>
          <w:sz w:val="18"/>
          <w:szCs w:val="18"/>
          <w:highlight w:val="white"/>
        </w:rPr>
        <w:t>.sch</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include</w:t>
      </w:r>
      <w:proofErr w:type="spellEnd"/>
      <w:r w:rsidRPr="00E814FD">
        <w:rPr>
          <w:rFonts w:asciiTheme="minorHAnsi" w:hAnsiTheme="minorHAnsi" w:cstheme="minorHAnsi"/>
          <w:color w:val="F5844C"/>
          <w:sz w:val="18"/>
          <w:szCs w:val="18"/>
          <w:highlight w:val="white"/>
        </w:rPr>
        <w:t xml:space="preserve"> href</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include</w:t>
      </w:r>
      <w:proofErr w:type="spellEnd"/>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jeuxDeValeurs</w:t>
      </w:r>
      <w:proofErr w:type="spellEnd"/>
      <w:r w:rsidRPr="00E814FD">
        <w:rPr>
          <w:rFonts w:asciiTheme="minorHAnsi" w:hAnsiTheme="minorHAnsi" w:cstheme="minorHAnsi"/>
          <w:color w:val="993300"/>
          <w:sz w:val="18"/>
          <w:szCs w:val="18"/>
          <w:highlight w:val="white"/>
        </w:rPr>
        <w:t>/CSE/</w:t>
      </w:r>
      <w:proofErr w:type="spellStart"/>
      <w:r w:rsidRPr="00E814FD">
        <w:rPr>
          <w:rFonts w:asciiTheme="minorHAnsi" w:hAnsiTheme="minorHAnsi" w:cstheme="minorHAnsi"/>
          <w:color w:val="993300"/>
          <w:sz w:val="18"/>
          <w:szCs w:val="18"/>
          <w:highlight w:val="white"/>
        </w:rPr>
        <w:t>JDV_dateCons_CSE.sch</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73C76D7A"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rPr>
      </w:pPr>
    </w:p>
    <w:p w14:paraId="44BFE0D9" w14:textId="77777777" w:rsidR="00475046" w:rsidRPr="00E814FD" w:rsidRDefault="00475046" w:rsidP="00903FB0">
      <w:pPr>
        <w:pStyle w:val="Titre4"/>
        <w:jc w:val="left"/>
        <w:rPr>
          <w:rFonts w:asciiTheme="minorHAnsi" w:hAnsiTheme="minorHAnsi" w:cstheme="minorHAnsi"/>
          <w:sz w:val="18"/>
          <w:szCs w:val="18"/>
        </w:rPr>
      </w:pPr>
      <w:bookmarkStart w:id="39" w:name="_Toc122352545"/>
      <w:proofErr w:type="gramStart"/>
      <w:r w:rsidRPr="00E814FD">
        <w:rPr>
          <w:rFonts w:asciiTheme="minorHAnsi" w:hAnsiTheme="minorHAnsi" w:cstheme="minorHAnsi"/>
          <w:sz w:val="18"/>
          <w:szCs w:val="18"/>
        </w:rPr>
        <w:t>phase</w:t>
      </w:r>
      <w:bookmarkEnd w:id="39"/>
      <w:proofErr w:type="gramEnd"/>
    </w:p>
    <w:p w14:paraId="1021C4AB" w14:textId="77777777" w:rsidR="00475046" w:rsidRPr="00E814FD" w:rsidRDefault="00475046" w:rsidP="00903FB0">
      <w:pPr>
        <w:spacing w:after="0"/>
        <w:jc w:val="left"/>
        <w:rPr>
          <w:rFonts w:asciiTheme="minorHAnsi" w:hAnsiTheme="minorHAnsi" w:cstheme="minorHAnsi"/>
          <w:sz w:val="18"/>
          <w:szCs w:val="18"/>
        </w:rPr>
      </w:pPr>
      <w:r w:rsidRPr="00E814FD">
        <w:rPr>
          <w:rFonts w:asciiTheme="minorHAnsi" w:hAnsiTheme="minorHAnsi" w:cstheme="minorHAnsi"/>
          <w:sz w:val="18"/>
          <w:szCs w:val="18"/>
        </w:rPr>
        <w:t xml:space="preserve">Ordonnancement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exécutés</w:t>
      </w:r>
    </w:p>
    <w:p w14:paraId="7A8293CF" w14:textId="77777777" w:rsidR="00475046" w:rsidRPr="00E814FD" w:rsidRDefault="00475046" w:rsidP="00903FB0">
      <w:pPr>
        <w:spacing w:after="0"/>
        <w:jc w:val="left"/>
        <w:rPr>
          <w:rFonts w:asciiTheme="minorHAnsi" w:hAnsiTheme="minorHAnsi" w:cstheme="minorHAnsi"/>
          <w:b/>
          <w:bCs/>
          <w:sz w:val="18"/>
          <w:szCs w:val="18"/>
          <w:highlight w:val="white"/>
        </w:rPr>
      </w:pPr>
    </w:p>
    <w:p w14:paraId="7E6D552C" w14:textId="77777777" w:rsidR="00475046" w:rsidRPr="00E814FD" w:rsidRDefault="00475046" w:rsidP="00903FB0">
      <w:pPr>
        <w:spacing w:after="0"/>
        <w:jc w:val="left"/>
        <w:rPr>
          <w:rFonts w:asciiTheme="minorHAnsi" w:hAnsiTheme="minorHAnsi" w:cstheme="minorHAnsi"/>
          <w:bCs/>
          <w:i/>
          <w:sz w:val="18"/>
          <w:szCs w:val="18"/>
          <w:highlight w:val="white"/>
        </w:rPr>
      </w:pPr>
      <w:r w:rsidRPr="00E814FD">
        <w:rPr>
          <w:rFonts w:asciiTheme="minorHAnsi" w:hAnsiTheme="minorHAnsi" w:cstheme="minorHAnsi"/>
          <w:bCs/>
          <w:i/>
          <w:sz w:val="18"/>
          <w:szCs w:val="18"/>
          <w:highlight w:val="white"/>
        </w:rPr>
        <w:t>Exemple :</w:t>
      </w:r>
    </w:p>
    <w:p w14:paraId="43696542"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phase</w:t>
      </w:r>
      <w:proofErr w:type="gramEnd"/>
      <w:r w:rsidRPr="00E814FD">
        <w:rPr>
          <w:rFonts w:asciiTheme="minorHAnsi" w:hAnsiTheme="minorHAnsi" w:cstheme="minorHAnsi"/>
          <w:color w:val="F5844C"/>
          <w:sz w:val="18"/>
          <w:szCs w:val="18"/>
          <w:highlight w:val="white"/>
        </w:rPr>
        <w:t xml:space="preserve"> id</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993300"/>
          <w:sz w:val="18"/>
          <w:szCs w:val="18"/>
        </w:rPr>
        <w:t>CS8-20130326</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3D5E5A96"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p>
    <w:p w14:paraId="67C5FC83"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color w:val="000000"/>
          <w:sz w:val="18"/>
          <w:szCs w:val="18"/>
          <w:highlight w:val="white"/>
        </w:rPr>
        <w:t xml:space="preserve">    </w:t>
      </w:r>
      <w:proofErr w:type="gramStart"/>
      <w:r w:rsidRPr="00E814FD">
        <w:rPr>
          <w:rFonts w:asciiTheme="minorHAnsi" w:hAnsiTheme="minorHAnsi" w:cstheme="minorHAnsi"/>
          <w:color w:val="006400"/>
          <w:sz w:val="18"/>
          <w:szCs w:val="18"/>
          <w:highlight w:val="white"/>
        </w:rPr>
        <w:t>&lt;!--</w:t>
      </w:r>
      <w:proofErr w:type="gramEnd"/>
      <w:r w:rsidRPr="00E814FD">
        <w:rPr>
          <w:rFonts w:asciiTheme="minorHAnsi" w:hAnsiTheme="minorHAnsi" w:cstheme="minorHAnsi"/>
          <w:color w:val="006400"/>
          <w:sz w:val="18"/>
          <w:szCs w:val="18"/>
          <w:highlight w:val="white"/>
        </w:rPr>
        <w:t xml:space="preserve"> Contrôles du pattern --&gt;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"variables"</w:t>
      </w:r>
      <w:r w:rsidRPr="00E814FD">
        <w:rPr>
          <w:rFonts w:asciiTheme="minorHAnsi" w:hAnsiTheme="minorHAnsi" w:cstheme="minorHAnsi"/>
          <w:color w:val="000096"/>
          <w:sz w:val="18"/>
          <w:szCs w:val="18"/>
          <w:highlight w:val="white"/>
        </w:rPr>
        <w:t xml:space="preserve">/&gt;  </w:t>
      </w:r>
      <w:r w:rsidRPr="00E814FD">
        <w:rPr>
          <w:rFonts w:asciiTheme="minorHAnsi" w:hAnsiTheme="minorHAnsi" w:cstheme="minorHAnsi"/>
          <w:b/>
          <w:sz w:val="18"/>
          <w:szCs w:val="18"/>
          <w:highlight w:val="white"/>
        </w:rPr>
        <w:t>=&gt; voir paragraphe 4.1.5 pattern</w:t>
      </w:r>
    </w:p>
    <w:p w14:paraId="31752D7E"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p>
    <w:p w14:paraId="775F16EF"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r w:rsidRPr="00E814FD">
        <w:rPr>
          <w:rFonts w:asciiTheme="minorHAnsi" w:hAnsiTheme="minorHAnsi" w:cstheme="minorHAnsi"/>
          <w:color w:val="000000"/>
          <w:sz w:val="18"/>
          <w:szCs w:val="18"/>
          <w:highlight w:val="white"/>
        </w:rPr>
        <w:t xml:space="preserve">    </w:t>
      </w:r>
      <w:proofErr w:type="gramStart"/>
      <w:r w:rsidRPr="00E814FD">
        <w:rPr>
          <w:rFonts w:asciiTheme="minorHAnsi" w:hAnsiTheme="minorHAnsi" w:cstheme="minorHAnsi"/>
          <w:color w:val="006400"/>
          <w:sz w:val="18"/>
          <w:szCs w:val="18"/>
          <w:highlight w:val="white"/>
        </w:rPr>
        <w:t>&lt;!--</w:t>
      </w:r>
      <w:proofErr w:type="gramEnd"/>
      <w:r w:rsidRPr="00E814FD">
        <w:rPr>
          <w:rFonts w:asciiTheme="minorHAnsi" w:hAnsiTheme="minorHAnsi" w:cstheme="minorHAnsi"/>
          <w:color w:val="006400"/>
          <w:sz w:val="18"/>
          <w:szCs w:val="18"/>
          <w:highlight w:val="white"/>
        </w:rPr>
        <w:t xml:space="preserve"> sous-</w:t>
      </w:r>
      <w:proofErr w:type="spellStart"/>
      <w:r w:rsidRPr="00E814FD">
        <w:rPr>
          <w:rFonts w:asciiTheme="minorHAnsi" w:hAnsiTheme="minorHAnsi" w:cstheme="minorHAnsi"/>
          <w:color w:val="006400"/>
          <w:sz w:val="18"/>
          <w:szCs w:val="18"/>
          <w:highlight w:val="white"/>
        </w:rPr>
        <w:t>schématron</w:t>
      </w:r>
      <w:proofErr w:type="spellEnd"/>
      <w:r w:rsidRPr="00E814FD">
        <w:rPr>
          <w:rFonts w:asciiTheme="minorHAnsi" w:hAnsiTheme="minorHAnsi" w:cstheme="minorHAnsi"/>
          <w:color w:val="006400"/>
          <w:sz w:val="18"/>
          <w:szCs w:val="18"/>
          <w:highlight w:val="white"/>
        </w:rPr>
        <w:t xml:space="preserve"> spécifique au modèle : </w:t>
      </w:r>
      <w:proofErr w:type="spellStart"/>
      <w:r w:rsidRPr="00E814FD">
        <w:rPr>
          <w:rFonts w:asciiTheme="minorHAnsi" w:hAnsiTheme="minorHAnsi" w:cstheme="minorHAnsi"/>
          <w:color w:val="006400"/>
          <w:sz w:val="18"/>
          <w:szCs w:val="18"/>
          <w:highlight w:val="white"/>
        </w:rPr>
        <w:t>entete</w:t>
      </w:r>
      <w:proofErr w:type="spellEnd"/>
      <w:r w:rsidRPr="00E814FD">
        <w:rPr>
          <w:rFonts w:asciiTheme="minorHAnsi" w:hAnsiTheme="minorHAnsi" w:cstheme="minorHAnsi"/>
          <w:color w:val="006400"/>
          <w:sz w:val="18"/>
          <w:szCs w:val="18"/>
          <w:highlight w:val="white"/>
        </w:rPr>
        <w:t xml:space="preserve"> --&gt;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Entete_CSE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p>
    <w:p w14:paraId="15FFB8B3"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00"/>
          <w:sz w:val="18"/>
          <w:szCs w:val="18"/>
          <w:highlight w:val="white"/>
        </w:rPr>
        <w:t xml:space="preserve">    </w:t>
      </w:r>
      <w:proofErr w:type="gramStart"/>
      <w:r w:rsidRPr="00E814FD">
        <w:rPr>
          <w:rFonts w:asciiTheme="minorHAnsi" w:hAnsiTheme="minorHAnsi" w:cstheme="minorHAnsi"/>
          <w:color w:val="006400"/>
          <w:sz w:val="18"/>
          <w:szCs w:val="18"/>
          <w:highlight w:val="white"/>
        </w:rPr>
        <w:t>&lt;!--</w:t>
      </w:r>
      <w:proofErr w:type="gramEnd"/>
      <w:r w:rsidRPr="00E814FD">
        <w:rPr>
          <w:rFonts w:asciiTheme="minorHAnsi" w:hAnsiTheme="minorHAnsi" w:cstheme="minorHAnsi"/>
          <w:color w:val="006400"/>
          <w:sz w:val="18"/>
          <w:szCs w:val="18"/>
          <w:highlight w:val="white"/>
        </w:rPr>
        <w:t xml:space="preserve"> sous-</w:t>
      </w:r>
      <w:proofErr w:type="spellStart"/>
      <w:r w:rsidRPr="00E814FD">
        <w:rPr>
          <w:rFonts w:asciiTheme="minorHAnsi" w:hAnsiTheme="minorHAnsi" w:cstheme="minorHAnsi"/>
          <w:color w:val="006400"/>
          <w:sz w:val="18"/>
          <w:szCs w:val="18"/>
          <w:highlight w:val="white"/>
        </w:rPr>
        <w:t>schématrons</w:t>
      </w:r>
      <w:proofErr w:type="spellEnd"/>
      <w:r w:rsidRPr="00E814FD">
        <w:rPr>
          <w:rFonts w:asciiTheme="minorHAnsi" w:hAnsiTheme="minorHAnsi" w:cstheme="minorHAnsi"/>
          <w:color w:val="006400"/>
          <w:sz w:val="18"/>
          <w:szCs w:val="18"/>
          <w:highlight w:val="white"/>
        </w:rPr>
        <w:t xml:space="preserve"> spécifique au modèle : Sections --&gt;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"S_CS8codedPhysicalExam"</w:t>
      </w:r>
      <w:r w:rsidRPr="00E814FD">
        <w:rPr>
          <w:rFonts w:asciiTheme="minorHAnsi" w:hAnsiTheme="minorHAnsi" w:cstheme="minorHAnsi"/>
          <w:color w:val="000096"/>
          <w:sz w:val="18"/>
          <w:szCs w:val="18"/>
          <w:highlight w:val="white"/>
        </w:rPr>
        <w:t>/&gt;</w:t>
      </w:r>
    </w:p>
    <w:p w14:paraId="0E5D77D5"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p>
    <w:p w14:paraId="32CAE0D3"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00"/>
          <w:sz w:val="18"/>
          <w:szCs w:val="18"/>
          <w:highlight w:val="white"/>
        </w:rPr>
        <w:t xml:space="preserve">    </w:t>
      </w:r>
      <w:proofErr w:type="gramStart"/>
      <w:r w:rsidRPr="00E814FD">
        <w:rPr>
          <w:rFonts w:asciiTheme="minorHAnsi" w:hAnsiTheme="minorHAnsi" w:cstheme="minorHAnsi"/>
          <w:color w:val="006400"/>
          <w:sz w:val="18"/>
          <w:szCs w:val="18"/>
          <w:highlight w:val="white"/>
        </w:rPr>
        <w:t>&lt;!--</w:t>
      </w:r>
      <w:proofErr w:type="gramEnd"/>
      <w:r w:rsidRPr="00E814FD">
        <w:rPr>
          <w:rFonts w:asciiTheme="minorHAnsi" w:hAnsiTheme="minorHAnsi" w:cstheme="minorHAnsi"/>
          <w:color w:val="006400"/>
          <w:sz w:val="18"/>
          <w:szCs w:val="18"/>
          <w:highlight w:val="white"/>
        </w:rPr>
        <w:t xml:space="preserve"> sous-</w:t>
      </w:r>
      <w:proofErr w:type="spellStart"/>
      <w:r w:rsidRPr="00E814FD">
        <w:rPr>
          <w:rFonts w:asciiTheme="minorHAnsi" w:hAnsiTheme="minorHAnsi" w:cstheme="minorHAnsi"/>
          <w:color w:val="006400"/>
          <w:sz w:val="18"/>
          <w:szCs w:val="18"/>
          <w:highlight w:val="white"/>
        </w:rPr>
        <w:t>schématrons</w:t>
      </w:r>
      <w:proofErr w:type="spellEnd"/>
      <w:r w:rsidRPr="00E814FD">
        <w:rPr>
          <w:rFonts w:asciiTheme="minorHAnsi" w:hAnsiTheme="minorHAnsi" w:cstheme="minorHAnsi"/>
          <w:color w:val="006400"/>
          <w:sz w:val="18"/>
          <w:szCs w:val="18"/>
          <w:highlight w:val="white"/>
        </w:rPr>
        <w:t xml:space="preserve"> spécifique au modèle : Entrées --&gt;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E_CodedVitalSigns_CSE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E_codedResultsEntries_CSE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2C1FCC34"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p>
    <w:p w14:paraId="5AE9C0A7" w14:textId="1856A6DD"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0000"/>
          <w:sz w:val="18"/>
          <w:szCs w:val="18"/>
          <w:highlight w:val="white"/>
        </w:rPr>
        <w:t xml:space="preserve">    </w:t>
      </w:r>
      <w:proofErr w:type="gramStart"/>
      <w:r w:rsidRPr="00E814FD">
        <w:rPr>
          <w:rFonts w:asciiTheme="minorHAnsi" w:hAnsiTheme="minorHAnsi" w:cstheme="minorHAnsi"/>
          <w:color w:val="006400"/>
          <w:sz w:val="18"/>
          <w:szCs w:val="18"/>
          <w:highlight w:val="white"/>
        </w:rPr>
        <w:t>&lt;!--</w:t>
      </w:r>
      <w:proofErr w:type="gramEnd"/>
      <w:r w:rsidRPr="00E814FD">
        <w:rPr>
          <w:rFonts w:asciiTheme="minorHAnsi" w:hAnsiTheme="minorHAnsi" w:cstheme="minorHAnsi"/>
          <w:color w:val="006400"/>
          <w:sz w:val="18"/>
          <w:szCs w:val="18"/>
          <w:highlight w:val="white"/>
        </w:rPr>
        <w:t xml:space="preserve"> sous-</w:t>
      </w:r>
      <w:proofErr w:type="spellStart"/>
      <w:r w:rsidRPr="00E814FD">
        <w:rPr>
          <w:rFonts w:asciiTheme="minorHAnsi" w:hAnsiTheme="minorHAnsi" w:cstheme="minorHAnsi"/>
          <w:color w:val="006400"/>
          <w:sz w:val="18"/>
          <w:szCs w:val="18"/>
          <w:highlight w:val="white"/>
        </w:rPr>
        <w:t>schématrons</w:t>
      </w:r>
      <w:proofErr w:type="spellEnd"/>
      <w:r w:rsidRPr="00E814FD">
        <w:rPr>
          <w:rFonts w:asciiTheme="minorHAnsi" w:hAnsiTheme="minorHAnsi" w:cstheme="minorHAnsi"/>
          <w:color w:val="006400"/>
          <w:sz w:val="18"/>
          <w:szCs w:val="18"/>
          <w:highlight w:val="white"/>
        </w:rPr>
        <w:t xml:space="preserve"> spécifique au modèle : JDV--&gt;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del w:id="40" w:author="Souad BEN MUSTAPHA (EXT)" w:date="2022-12-20T11:53:00Z">
        <w:r w:rsidRPr="00E814FD" w:rsidDel="00657117">
          <w:rPr>
            <w:rFonts w:asciiTheme="minorHAnsi" w:hAnsiTheme="minorHAnsi" w:cstheme="minorHAnsi"/>
            <w:color w:val="993300"/>
            <w:sz w:val="18"/>
            <w:szCs w:val="18"/>
            <w:highlight w:val="white"/>
          </w:rPr>
          <w:delText>JDV_Activite_CSE</w:delText>
        </w:r>
      </w:del>
      <w:ins w:id="41" w:author="Souad BEN MUSTAPHA (EXT)" w:date="2022-12-20T11:53:00Z">
        <w:r w:rsidR="00657117">
          <w:rPr>
            <w:rFonts w:asciiTheme="minorHAnsi" w:hAnsiTheme="minorHAnsi" w:cstheme="minorHAnsi"/>
            <w:color w:val="993300"/>
            <w:sz w:val="18"/>
            <w:szCs w:val="18"/>
            <w:highlight w:val="white"/>
          </w:rPr>
          <w:t>JDV_Activité</w:t>
        </w:r>
        <w:proofErr w:type="spellEnd"/>
        <w:r w:rsidR="00657117">
          <w:rPr>
            <w:rFonts w:asciiTheme="minorHAnsi" w:hAnsiTheme="minorHAnsi" w:cstheme="minorHAnsi"/>
            <w:color w:val="993300"/>
            <w:sz w:val="18"/>
            <w:szCs w:val="18"/>
            <w:highlight w:val="white"/>
          </w:rPr>
          <w:t>-CISIS</w:t>
        </w:r>
      </w:ins>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JDV_dateCons_CSE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5490B7BC"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p>
    <w:p w14:paraId="4EE584CF"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96"/>
          <w:sz w:val="18"/>
          <w:szCs w:val="18"/>
          <w:highlight w:val="white"/>
        </w:rPr>
        <w:t>&lt;/phase&gt;</w:t>
      </w:r>
    </w:p>
    <w:p w14:paraId="5624C70C"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5BF50CFF"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bCs/>
          <w:i/>
          <w:sz w:val="18"/>
          <w:szCs w:val="18"/>
        </w:rPr>
      </w:pPr>
      <w:r w:rsidRPr="00E814FD">
        <w:rPr>
          <w:rFonts w:asciiTheme="minorHAnsi" w:hAnsiTheme="minorHAnsi" w:cstheme="minorHAnsi"/>
          <w:bCs/>
          <w:i/>
          <w:sz w:val="18"/>
          <w:szCs w:val="18"/>
        </w:rPr>
        <w:t xml:space="preserve">Théoriquement, un </w:t>
      </w:r>
      <w:proofErr w:type="spellStart"/>
      <w:r w:rsidRPr="00E814FD">
        <w:rPr>
          <w:rFonts w:asciiTheme="minorHAnsi" w:hAnsiTheme="minorHAnsi" w:cstheme="minorHAnsi"/>
          <w:bCs/>
          <w:i/>
          <w:sz w:val="18"/>
          <w:szCs w:val="18"/>
        </w:rPr>
        <w:t>schématron</w:t>
      </w:r>
      <w:proofErr w:type="spellEnd"/>
      <w:r w:rsidRPr="00E814FD">
        <w:rPr>
          <w:rFonts w:asciiTheme="minorHAnsi" w:hAnsiTheme="minorHAnsi" w:cstheme="minorHAnsi"/>
          <w:bCs/>
          <w:i/>
          <w:sz w:val="18"/>
          <w:szCs w:val="18"/>
        </w:rPr>
        <w:t xml:space="preserve"> peut contenir plusieurs phases, chacune identifiée par un attribut</w:t>
      </w:r>
      <w:r w:rsidRPr="00E814FD">
        <w:rPr>
          <w:rFonts w:asciiTheme="minorHAnsi" w:hAnsiTheme="minorHAnsi" w:cstheme="minorHAnsi"/>
          <w:b/>
          <w:bCs/>
          <w:i/>
          <w:sz w:val="18"/>
          <w:szCs w:val="18"/>
        </w:rPr>
        <w:t xml:space="preserve"> </w:t>
      </w:r>
      <w:r w:rsidRPr="00E814FD">
        <w:rPr>
          <w:rFonts w:asciiTheme="minorHAnsi" w:hAnsiTheme="minorHAnsi" w:cstheme="minorHAnsi"/>
          <w:i/>
          <w:color w:val="F5844C"/>
          <w:sz w:val="18"/>
          <w:szCs w:val="18"/>
          <w:highlight w:val="white"/>
        </w:rPr>
        <w:t>id</w:t>
      </w:r>
      <w:r w:rsidRPr="00E814FD">
        <w:rPr>
          <w:rFonts w:asciiTheme="minorHAnsi" w:hAnsiTheme="minorHAnsi" w:cstheme="minorHAnsi"/>
          <w:bCs/>
          <w:i/>
          <w:sz w:val="18"/>
          <w:szCs w:val="18"/>
        </w:rPr>
        <w:t>.</w:t>
      </w:r>
    </w:p>
    <w:p w14:paraId="63007338"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i/>
          <w:sz w:val="18"/>
          <w:szCs w:val="18"/>
        </w:rPr>
      </w:pPr>
      <w:r w:rsidRPr="00E814FD">
        <w:rPr>
          <w:rFonts w:asciiTheme="minorHAnsi" w:hAnsiTheme="minorHAnsi" w:cstheme="minorHAnsi"/>
          <w:i/>
          <w:sz w:val="18"/>
          <w:szCs w:val="18"/>
        </w:rPr>
        <w:t xml:space="preserve">Lors de la validation d'un document par un schematron, il est alors possible </w:t>
      </w:r>
      <w:r w:rsidRPr="00E814FD">
        <w:rPr>
          <w:rFonts w:asciiTheme="minorHAnsi" w:hAnsiTheme="minorHAnsi" w:cstheme="minorHAnsi"/>
          <w:bCs/>
          <w:i/>
          <w:sz w:val="18"/>
          <w:szCs w:val="18"/>
        </w:rPr>
        <w:t xml:space="preserve">de spécifier la phase à effectuer et </w:t>
      </w:r>
      <w:proofErr w:type="gramStart"/>
      <w:r w:rsidRPr="00E814FD">
        <w:rPr>
          <w:rFonts w:asciiTheme="minorHAnsi" w:hAnsiTheme="minorHAnsi" w:cstheme="minorHAnsi"/>
          <w:bCs/>
          <w:i/>
          <w:sz w:val="18"/>
          <w:szCs w:val="18"/>
        </w:rPr>
        <w:t>s</w:t>
      </w:r>
      <w:r w:rsidRPr="00E814FD">
        <w:rPr>
          <w:rFonts w:asciiTheme="minorHAnsi" w:hAnsiTheme="minorHAnsi" w:cstheme="minorHAnsi"/>
          <w:i/>
          <w:sz w:val="18"/>
          <w:szCs w:val="18"/>
        </w:rPr>
        <w:t xml:space="preserve">euls les </w:t>
      </w:r>
      <w:r w:rsidRPr="00E814FD">
        <w:rPr>
          <w:rFonts w:asciiTheme="minorHAnsi" w:hAnsiTheme="minorHAnsi" w:cstheme="minorHAnsi"/>
          <w:i/>
          <w:color w:val="F5844C"/>
          <w:sz w:val="18"/>
          <w:szCs w:val="18"/>
          <w:highlight w:val="white"/>
        </w:rPr>
        <w:t>pattern</w:t>
      </w:r>
      <w:proofErr w:type="gramEnd"/>
      <w:r w:rsidRPr="00E814FD">
        <w:rPr>
          <w:rFonts w:asciiTheme="minorHAnsi" w:hAnsiTheme="minorHAnsi" w:cstheme="minorHAnsi"/>
          <w:i/>
          <w:sz w:val="18"/>
          <w:szCs w:val="18"/>
        </w:rPr>
        <w:t xml:space="preserve"> appartenant à cette phase sont alors exécutés. Un </w:t>
      </w:r>
      <w:r w:rsidRPr="00E814FD">
        <w:rPr>
          <w:rFonts w:asciiTheme="minorHAnsi" w:hAnsiTheme="minorHAnsi" w:cstheme="minorHAnsi"/>
          <w:i/>
          <w:color w:val="F5844C"/>
          <w:sz w:val="18"/>
          <w:szCs w:val="18"/>
          <w:highlight w:val="white"/>
        </w:rPr>
        <w:t>pattern</w:t>
      </w:r>
      <w:r w:rsidRPr="00E814FD">
        <w:rPr>
          <w:rFonts w:asciiTheme="minorHAnsi" w:hAnsiTheme="minorHAnsi" w:cstheme="minorHAnsi"/>
          <w:i/>
          <w:sz w:val="18"/>
          <w:szCs w:val="18"/>
        </w:rPr>
        <w:t xml:space="preserve"> peut appartenir à plusieurs phases.</w:t>
      </w:r>
    </w:p>
    <w:p w14:paraId="23510A5B"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bCs/>
          <w:i/>
          <w:sz w:val="18"/>
          <w:szCs w:val="18"/>
        </w:rPr>
      </w:pPr>
    </w:p>
    <w:p w14:paraId="770704D2"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b/>
          <w:bCs/>
          <w:i/>
          <w:sz w:val="18"/>
          <w:szCs w:val="18"/>
        </w:rPr>
      </w:pPr>
      <w:r w:rsidRPr="00E814FD">
        <w:rPr>
          <w:rFonts w:asciiTheme="minorHAnsi" w:hAnsiTheme="minorHAnsi" w:cstheme="minorHAnsi"/>
          <w:b/>
          <w:bCs/>
          <w:i/>
          <w:sz w:val="18"/>
          <w:szCs w:val="18"/>
        </w:rPr>
        <w:t xml:space="preserve">En pratique, les </w:t>
      </w:r>
      <w:proofErr w:type="spellStart"/>
      <w:r w:rsidRPr="00E814FD">
        <w:rPr>
          <w:rFonts w:asciiTheme="minorHAnsi" w:hAnsiTheme="minorHAnsi" w:cstheme="minorHAnsi"/>
          <w:b/>
          <w:bCs/>
          <w:i/>
          <w:sz w:val="18"/>
          <w:szCs w:val="18"/>
        </w:rPr>
        <w:t>schématrons</w:t>
      </w:r>
      <w:proofErr w:type="spellEnd"/>
      <w:r w:rsidRPr="00E814FD">
        <w:rPr>
          <w:rFonts w:asciiTheme="minorHAnsi" w:hAnsiTheme="minorHAnsi" w:cstheme="minorHAnsi"/>
          <w:b/>
          <w:bCs/>
          <w:i/>
          <w:sz w:val="18"/>
          <w:szCs w:val="18"/>
        </w:rPr>
        <w:t xml:space="preserve"> de l’outil testContenuCDA ne contiennent </w:t>
      </w:r>
      <w:proofErr w:type="gramStart"/>
      <w:r w:rsidRPr="00E814FD">
        <w:rPr>
          <w:rFonts w:asciiTheme="minorHAnsi" w:hAnsiTheme="minorHAnsi" w:cstheme="minorHAnsi"/>
          <w:b/>
          <w:bCs/>
          <w:i/>
          <w:sz w:val="18"/>
          <w:szCs w:val="18"/>
        </w:rPr>
        <w:t>qu’une phase contenant</w:t>
      </w:r>
      <w:proofErr w:type="gramEnd"/>
      <w:r w:rsidRPr="00E814FD">
        <w:rPr>
          <w:rFonts w:asciiTheme="minorHAnsi" w:hAnsiTheme="minorHAnsi" w:cstheme="minorHAnsi"/>
          <w:b/>
          <w:bCs/>
          <w:i/>
          <w:sz w:val="18"/>
          <w:szCs w:val="18"/>
        </w:rPr>
        <w:t xml:space="preserve"> tous les </w:t>
      </w:r>
      <w:r w:rsidRPr="00E814FD">
        <w:rPr>
          <w:rFonts w:asciiTheme="minorHAnsi" w:hAnsiTheme="minorHAnsi" w:cstheme="minorHAnsi"/>
          <w:i/>
          <w:color w:val="F5844C"/>
          <w:sz w:val="18"/>
          <w:szCs w:val="18"/>
          <w:highlight w:val="white"/>
        </w:rPr>
        <w:t>pattern</w:t>
      </w:r>
      <w:r w:rsidRPr="00E814FD">
        <w:rPr>
          <w:rFonts w:asciiTheme="minorHAnsi" w:hAnsiTheme="minorHAnsi" w:cstheme="minorHAnsi"/>
          <w:b/>
          <w:bCs/>
          <w:i/>
          <w:sz w:val="18"/>
          <w:szCs w:val="18"/>
        </w:rPr>
        <w:t xml:space="preserve"> à exécuter.</w:t>
      </w:r>
    </w:p>
    <w:p w14:paraId="6350DC3B"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bCs/>
          <w:sz w:val="18"/>
          <w:szCs w:val="18"/>
        </w:rPr>
      </w:pPr>
    </w:p>
    <w:p w14:paraId="301DABA9" w14:textId="77777777" w:rsidR="00475046" w:rsidRPr="00E814FD" w:rsidRDefault="00475046" w:rsidP="00903FB0">
      <w:pPr>
        <w:jc w:val="left"/>
        <w:rPr>
          <w:rFonts w:asciiTheme="minorHAnsi" w:hAnsiTheme="minorHAnsi" w:cstheme="minorHAnsi"/>
          <w:b/>
          <w:bCs/>
          <w:sz w:val="18"/>
          <w:szCs w:val="18"/>
        </w:rPr>
      </w:pPr>
      <w:r w:rsidRPr="00E814FD">
        <w:rPr>
          <w:rFonts w:asciiTheme="minorHAnsi" w:hAnsiTheme="minorHAnsi" w:cstheme="minorHAnsi"/>
          <w:sz w:val="18"/>
          <w:szCs w:val="18"/>
        </w:rPr>
        <w:t xml:space="preserve">Si aucune phase n'est spécifiée, la validation utilise tous les blocs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b/>
          <w:bCs/>
          <w:sz w:val="18"/>
          <w:szCs w:val="18"/>
        </w:rPr>
        <w:t>.</w:t>
      </w:r>
    </w:p>
    <w:p w14:paraId="7D4F3F44"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bCs/>
          <w:sz w:val="18"/>
          <w:szCs w:val="18"/>
        </w:rPr>
        <w:t xml:space="preserve">Chaque </w:t>
      </w:r>
      <w:r w:rsidRPr="00E814FD">
        <w:rPr>
          <w:rFonts w:asciiTheme="minorHAnsi" w:hAnsiTheme="minorHAnsi" w:cstheme="minorHAnsi"/>
          <w:i/>
          <w:color w:val="F5844C"/>
          <w:sz w:val="18"/>
          <w:szCs w:val="18"/>
          <w:highlight w:val="white"/>
        </w:rPr>
        <w:t>pattern</w:t>
      </w:r>
      <w:r w:rsidRPr="00E814FD">
        <w:rPr>
          <w:rFonts w:asciiTheme="minorHAnsi" w:hAnsiTheme="minorHAnsi" w:cstheme="minorHAnsi"/>
          <w:i/>
          <w:sz w:val="18"/>
          <w:szCs w:val="18"/>
        </w:rPr>
        <w:t xml:space="preserve"> </w:t>
      </w:r>
      <w:r w:rsidRPr="00E814FD">
        <w:rPr>
          <w:rFonts w:asciiTheme="minorHAnsi" w:hAnsiTheme="minorHAnsi" w:cstheme="minorHAnsi"/>
          <w:bCs/>
          <w:sz w:val="18"/>
          <w:szCs w:val="18"/>
        </w:rPr>
        <w:t xml:space="preserve">est identifié par un élément </w:t>
      </w:r>
      <w:r w:rsidRPr="00E814FD">
        <w:rPr>
          <w:rFonts w:asciiTheme="minorHAnsi" w:hAnsiTheme="minorHAnsi" w:cstheme="minorHAnsi"/>
          <w:color w:val="000096"/>
          <w:sz w:val="18"/>
          <w:szCs w:val="18"/>
          <w:highlight w:val="white"/>
        </w:rPr>
        <w:t>&lt;active&gt;</w:t>
      </w:r>
      <w:r w:rsidRPr="00E814FD">
        <w:rPr>
          <w:rFonts w:asciiTheme="minorHAnsi" w:hAnsiTheme="minorHAnsi" w:cstheme="minorHAnsi"/>
          <w:sz w:val="18"/>
          <w:szCs w:val="18"/>
        </w:rPr>
        <w:t>.</w:t>
      </w:r>
    </w:p>
    <w:p w14:paraId="643B21D7"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4B8E24F9" w14:textId="77777777" w:rsidR="00475046" w:rsidRPr="00E814FD" w:rsidRDefault="00475046" w:rsidP="00903FB0">
      <w:pPr>
        <w:jc w:val="left"/>
        <w:rPr>
          <w:rFonts w:asciiTheme="minorHAnsi" w:eastAsiaTheme="majorEastAsia" w:hAnsiTheme="minorHAnsi" w:cstheme="minorHAnsi"/>
          <w:b/>
          <w:color w:val="243F60" w:themeColor="accent1" w:themeShade="7F"/>
          <w:sz w:val="18"/>
          <w:szCs w:val="18"/>
        </w:rPr>
      </w:pPr>
      <w:r w:rsidRPr="00E814FD">
        <w:rPr>
          <w:rFonts w:asciiTheme="minorHAnsi" w:hAnsiTheme="minorHAnsi" w:cstheme="minorHAnsi"/>
          <w:sz w:val="18"/>
          <w:szCs w:val="18"/>
        </w:rPr>
        <w:br w:type="page"/>
      </w:r>
    </w:p>
    <w:p w14:paraId="272D4591" w14:textId="77777777" w:rsidR="00475046" w:rsidRPr="00E814FD" w:rsidRDefault="00475046" w:rsidP="00903FB0">
      <w:pPr>
        <w:pStyle w:val="Titre4"/>
        <w:jc w:val="left"/>
        <w:rPr>
          <w:rFonts w:asciiTheme="minorHAnsi" w:hAnsiTheme="minorHAnsi" w:cstheme="minorHAnsi"/>
          <w:sz w:val="18"/>
          <w:szCs w:val="18"/>
        </w:rPr>
      </w:pPr>
      <w:bookmarkStart w:id="42" w:name="_Toc122352546"/>
      <w:proofErr w:type="gramStart"/>
      <w:r w:rsidRPr="00E814FD">
        <w:rPr>
          <w:rFonts w:asciiTheme="minorHAnsi" w:hAnsiTheme="minorHAnsi" w:cstheme="minorHAnsi"/>
          <w:sz w:val="18"/>
          <w:szCs w:val="18"/>
        </w:rPr>
        <w:lastRenderedPageBreak/>
        <w:t>pattern</w:t>
      </w:r>
      <w:bookmarkEnd w:id="42"/>
      <w:proofErr w:type="gramEnd"/>
    </w:p>
    <w:p w14:paraId="0ED28EBD"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bCs/>
          <w:sz w:val="18"/>
          <w:szCs w:val="18"/>
        </w:rPr>
      </w:pPr>
      <w:r w:rsidRPr="00E814FD">
        <w:rPr>
          <w:rFonts w:asciiTheme="minorHAnsi" w:hAnsiTheme="minorHAnsi" w:cstheme="minorHAnsi"/>
          <w:bCs/>
          <w:sz w:val="18"/>
          <w:szCs w:val="18"/>
        </w:rPr>
        <w:t xml:space="preserve">Contrôles effectués directement par le </w:t>
      </w:r>
      <w:proofErr w:type="spellStart"/>
      <w:r w:rsidRPr="00E814FD">
        <w:rPr>
          <w:rFonts w:asciiTheme="minorHAnsi" w:hAnsiTheme="minorHAnsi" w:cstheme="minorHAnsi"/>
          <w:bCs/>
          <w:sz w:val="18"/>
          <w:szCs w:val="18"/>
        </w:rPr>
        <w:t>schématron</w:t>
      </w:r>
      <w:proofErr w:type="spellEnd"/>
      <w:r w:rsidRPr="00E814FD">
        <w:rPr>
          <w:rFonts w:asciiTheme="minorHAnsi" w:hAnsiTheme="minorHAnsi" w:cstheme="minorHAnsi"/>
          <w:bCs/>
          <w:sz w:val="18"/>
          <w:szCs w:val="18"/>
        </w:rPr>
        <w:t xml:space="preserve"> principal</w:t>
      </w:r>
    </w:p>
    <w:p w14:paraId="3EBAB1F1" w14:textId="77777777" w:rsidR="00475046" w:rsidRPr="00E814FD" w:rsidRDefault="00475046" w:rsidP="00903FB0">
      <w:pPr>
        <w:spacing w:after="0"/>
        <w:jc w:val="left"/>
        <w:rPr>
          <w:rFonts w:asciiTheme="minorHAnsi" w:hAnsiTheme="minorHAnsi" w:cstheme="minorHAnsi"/>
          <w:b/>
          <w:bCs/>
          <w:sz w:val="18"/>
          <w:szCs w:val="18"/>
          <w:highlight w:val="white"/>
        </w:rPr>
      </w:pPr>
    </w:p>
    <w:p w14:paraId="1B4936C1" w14:textId="77777777" w:rsidR="00475046" w:rsidRPr="00E814FD" w:rsidRDefault="00475046" w:rsidP="00903FB0">
      <w:pPr>
        <w:spacing w:after="0"/>
        <w:jc w:val="left"/>
        <w:rPr>
          <w:rFonts w:asciiTheme="minorHAnsi" w:hAnsiTheme="minorHAnsi" w:cstheme="minorHAnsi"/>
          <w:bCs/>
          <w:i/>
          <w:sz w:val="18"/>
          <w:szCs w:val="18"/>
          <w:highlight w:val="white"/>
        </w:rPr>
      </w:pPr>
      <w:r w:rsidRPr="00E814FD">
        <w:rPr>
          <w:rFonts w:asciiTheme="minorHAnsi" w:hAnsiTheme="minorHAnsi" w:cstheme="minorHAnsi"/>
          <w:bCs/>
          <w:i/>
          <w:sz w:val="18"/>
          <w:szCs w:val="18"/>
          <w:highlight w:val="white"/>
        </w:rPr>
        <w:t>Exemple :</w:t>
      </w:r>
    </w:p>
    <w:p w14:paraId="62C65989"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B050"/>
          <w:sz w:val="18"/>
          <w:szCs w:val="18"/>
          <w:highlight w:val="white"/>
        </w:rPr>
      </w:pPr>
      <w:proofErr w:type="gramStart"/>
      <w:r w:rsidRPr="00E814FD">
        <w:rPr>
          <w:rFonts w:asciiTheme="minorHAnsi" w:hAnsiTheme="minorHAnsi" w:cstheme="minorHAnsi"/>
          <w:color w:val="00B050"/>
          <w:sz w:val="18"/>
          <w:szCs w:val="18"/>
          <w:highlight w:val="white"/>
        </w:rPr>
        <w:t>&lt;!--</w:t>
      </w:r>
      <w:proofErr w:type="gramEnd"/>
      <w:r w:rsidRPr="00E814FD">
        <w:rPr>
          <w:rFonts w:asciiTheme="minorHAnsi" w:hAnsiTheme="minorHAnsi" w:cstheme="minorHAnsi"/>
          <w:color w:val="00B050"/>
          <w:sz w:val="18"/>
          <w:szCs w:val="18"/>
          <w:highlight w:val="white"/>
        </w:rPr>
        <w:t xml:space="preserve"> Pattern --&gt;</w:t>
      </w:r>
    </w:p>
    <w:p w14:paraId="6E65CB49"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pattern</w:t>
      </w:r>
      <w:proofErr w:type="gramEnd"/>
      <w:r w:rsidRPr="00E814FD">
        <w:rPr>
          <w:rFonts w:asciiTheme="minorHAnsi" w:hAnsiTheme="minorHAnsi" w:cstheme="minorHAnsi"/>
          <w:color w:val="F5844C"/>
          <w:sz w:val="18"/>
          <w:szCs w:val="18"/>
          <w:highlight w:val="white"/>
        </w:rPr>
        <w:t xml:space="preserve"> id</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"variables"</w:t>
      </w:r>
      <w:r w:rsidRPr="00E814FD">
        <w:rPr>
          <w:rFonts w:asciiTheme="minorHAnsi" w:hAnsiTheme="minorHAnsi" w:cstheme="minorHAnsi"/>
          <w:color w:val="000096"/>
          <w:sz w:val="18"/>
          <w:szCs w:val="18"/>
          <w:highlight w:val="white"/>
        </w:rPr>
        <w:t>&gt;</w:t>
      </w:r>
    </w:p>
    <w:p w14:paraId="5234ACA6"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p>
    <w:p w14:paraId="49D04355"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B050"/>
          <w:sz w:val="18"/>
          <w:szCs w:val="18"/>
          <w:highlight w:val="white"/>
        </w:rPr>
        <w:t xml:space="preserve">    </w:t>
      </w:r>
      <w:proofErr w:type="gramStart"/>
      <w:r w:rsidRPr="00E814FD">
        <w:rPr>
          <w:rFonts w:asciiTheme="minorHAnsi" w:hAnsiTheme="minorHAnsi" w:cstheme="minorHAnsi"/>
          <w:color w:val="006400"/>
          <w:sz w:val="18"/>
          <w:szCs w:val="18"/>
          <w:highlight w:val="white"/>
        </w:rPr>
        <w:t>&lt;!--</w:t>
      </w:r>
      <w:proofErr w:type="gramEnd"/>
      <w:r w:rsidRPr="00E814FD">
        <w:rPr>
          <w:rFonts w:asciiTheme="minorHAnsi" w:hAnsiTheme="minorHAnsi" w:cstheme="minorHAnsi"/>
          <w:color w:val="006400"/>
          <w:sz w:val="18"/>
          <w:szCs w:val="18"/>
          <w:highlight w:val="white"/>
        </w:rPr>
        <w:t xml:space="preserve"> chemins relatifs des fichiers jeux de valeurs --&gt;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&lt;let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jdv_Activite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jeuxDeValeurs</w:t>
      </w:r>
      <w:proofErr w:type="spellEnd"/>
      <w:r w:rsidRPr="00E814FD">
        <w:rPr>
          <w:rFonts w:asciiTheme="minorHAnsi" w:hAnsiTheme="minorHAnsi" w:cstheme="minorHAnsi"/>
          <w:color w:val="993300"/>
          <w:sz w:val="18"/>
          <w:szCs w:val="18"/>
          <w:highlight w:val="white"/>
        </w:rPr>
        <w:t>/JDV_Activité-CISIS.xml'"</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&lt;let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jdv_nivEtude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jeuxDeValeurs</w:t>
      </w:r>
      <w:proofErr w:type="spellEnd"/>
      <w:r w:rsidRPr="00E814FD">
        <w:rPr>
          <w:rFonts w:asciiTheme="minorHAnsi" w:hAnsiTheme="minorHAnsi" w:cstheme="minorHAnsi"/>
          <w:color w:val="993300"/>
          <w:sz w:val="18"/>
          <w:szCs w:val="18"/>
          <w:highlight w:val="white"/>
        </w:rPr>
        <w:t>/JDV_niveauEtude-CISIS.xml'"</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w:t>
      </w:r>
    </w:p>
    <w:p w14:paraId="55B3E45A"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p>
    <w:p w14:paraId="714C2DAE"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B050"/>
          <w:sz w:val="18"/>
          <w:szCs w:val="18"/>
          <w:highlight w:val="white"/>
        </w:rPr>
      </w:pPr>
      <w:r w:rsidRPr="00E814FD">
        <w:rPr>
          <w:rFonts w:asciiTheme="minorHAnsi" w:hAnsiTheme="minorHAnsi" w:cstheme="minorHAnsi"/>
          <w:color w:val="00B050"/>
          <w:sz w:val="18"/>
          <w:szCs w:val="18"/>
          <w:highlight w:val="white"/>
        </w:rPr>
        <w:t xml:space="preserve">    </w:t>
      </w:r>
      <w:proofErr w:type="gramStart"/>
      <w:r w:rsidRPr="00E814FD">
        <w:rPr>
          <w:rFonts w:asciiTheme="minorHAnsi" w:hAnsiTheme="minorHAnsi" w:cstheme="minorHAnsi"/>
          <w:color w:val="00B050"/>
          <w:sz w:val="18"/>
          <w:szCs w:val="18"/>
          <w:highlight w:val="white"/>
        </w:rPr>
        <w:t>&lt;!--</w:t>
      </w:r>
      <w:proofErr w:type="gramEnd"/>
      <w:r w:rsidRPr="00E814FD">
        <w:rPr>
          <w:rFonts w:asciiTheme="minorHAnsi" w:hAnsiTheme="minorHAnsi" w:cstheme="minorHAnsi"/>
          <w:color w:val="00B050"/>
          <w:sz w:val="18"/>
          <w:szCs w:val="18"/>
          <w:highlight w:val="white"/>
        </w:rPr>
        <w:t xml:space="preserve"> Contexte --&gt;</w:t>
      </w:r>
    </w:p>
    <w:p w14:paraId="12815603"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00"/>
          <w:sz w:val="18"/>
          <w:szCs w:val="18"/>
          <w:highlight w:val="white"/>
        </w:rPr>
        <w:t xml:space="preserve">    </w:t>
      </w:r>
      <w:r w:rsidRPr="00E814FD">
        <w:rPr>
          <w:rFonts w:asciiTheme="minorHAnsi" w:hAnsiTheme="minorHAnsi" w:cstheme="minorHAnsi"/>
          <w:color w:val="000096"/>
          <w:sz w:val="18"/>
          <w:szCs w:val="18"/>
          <w:highlight w:val="white"/>
        </w:rPr>
        <w:t>&lt;</w:t>
      </w:r>
      <w:proofErr w:type="spellStart"/>
      <w:proofErr w:type="gramStart"/>
      <w:r w:rsidRPr="00E814FD">
        <w:rPr>
          <w:rFonts w:asciiTheme="minorHAnsi" w:hAnsiTheme="minorHAnsi" w:cstheme="minorHAnsi"/>
          <w:color w:val="000096"/>
          <w:sz w:val="18"/>
          <w:szCs w:val="18"/>
          <w:highlight w:val="white"/>
        </w:rPr>
        <w:t>rule</w:t>
      </w:r>
      <w:proofErr w:type="spellEnd"/>
      <w:proofErr w:type="gramEnd"/>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context</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cda:ClinicalDocument</w:t>
      </w:r>
      <w:proofErr w:type="spellEnd"/>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cda:component</w:t>
      </w:r>
      <w:proofErr w:type="spellEnd"/>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cda:structuredBody</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06CD76DA"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p>
    <w:p w14:paraId="135540CC"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B050"/>
          <w:sz w:val="18"/>
          <w:szCs w:val="18"/>
          <w:highlight w:val="white"/>
        </w:rPr>
      </w:pPr>
      <w:r w:rsidRPr="00E814FD">
        <w:rPr>
          <w:rFonts w:asciiTheme="minorHAnsi" w:hAnsiTheme="minorHAnsi" w:cstheme="minorHAnsi"/>
          <w:color w:val="00B050"/>
          <w:sz w:val="18"/>
          <w:szCs w:val="18"/>
          <w:highlight w:val="white"/>
        </w:rPr>
        <w:t xml:space="preserve">        </w:t>
      </w:r>
      <w:proofErr w:type="gramStart"/>
      <w:r w:rsidRPr="00E814FD">
        <w:rPr>
          <w:rFonts w:asciiTheme="minorHAnsi" w:hAnsiTheme="minorHAnsi" w:cstheme="minorHAnsi"/>
          <w:color w:val="00B050"/>
          <w:sz w:val="18"/>
          <w:szCs w:val="18"/>
          <w:highlight w:val="white"/>
        </w:rPr>
        <w:t>&lt;!--</w:t>
      </w:r>
      <w:proofErr w:type="gramEnd"/>
      <w:r w:rsidRPr="00E814FD">
        <w:rPr>
          <w:rFonts w:asciiTheme="minorHAnsi" w:hAnsiTheme="minorHAnsi" w:cstheme="minorHAnsi"/>
          <w:color w:val="00B050"/>
          <w:sz w:val="18"/>
          <w:szCs w:val="18"/>
          <w:highlight w:val="white"/>
        </w:rPr>
        <w:t xml:space="preserve"> Contrôle 1 --&gt;</w:t>
      </w:r>
    </w:p>
    <w:p w14:paraId="48A37D0B"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00"/>
          <w:sz w:val="18"/>
          <w:szCs w:val="18"/>
          <w:highlight w:val="white"/>
        </w:rPr>
        <w:t xml:space="preserve">        </w:t>
      </w:r>
      <w:r w:rsidRPr="00E814FD">
        <w:rPr>
          <w:rFonts w:asciiTheme="minorHAnsi" w:hAnsiTheme="minorHAnsi" w:cstheme="minorHAnsi"/>
          <w:color w:val="000096"/>
          <w:sz w:val="18"/>
          <w:szCs w:val="18"/>
          <w:highlight w:val="white"/>
        </w:rPr>
        <w:t>&lt;</w:t>
      </w:r>
      <w:proofErr w:type="spellStart"/>
      <w:proofErr w:type="gramStart"/>
      <w:r w:rsidRPr="00E814FD">
        <w:rPr>
          <w:rFonts w:asciiTheme="minorHAnsi" w:hAnsiTheme="minorHAnsi" w:cstheme="minorHAnsi"/>
          <w:color w:val="000096"/>
          <w:sz w:val="18"/>
          <w:szCs w:val="18"/>
          <w:highlight w:val="white"/>
        </w:rPr>
        <w:t>assert</w:t>
      </w:r>
      <w:proofErr w:type="spellEnd"/>
      <w:proofErr w:type="gramEnd"/>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"cda:component/cda:section/cda:templateId[@root='1.3.6.1.4.1.19376.1.4.1.2.16']"</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w:t>
      </w:r>
      <w:proofErr w:type="spellStart"/>
      <w:r w:rsidRPr="00E814FD">
        <w:rPr>
          <w:rFonts w:asciiTheme="minorHAnsi" w:hAnsiTheme="minorHAnsi" w:cstheme="minorHAnsi"/>
          <w:color w:val="000000"/>
          <w:sz w:val="18"/>
          <w:szCs w:val="18"/>
          <w:highlight w:val="white"/>
        </w:rPr>
        <w:t>SIS_Modèle</w:t>
      </w:r>
      <w:proofErr w:type="spellEnd"/>
      <w:r w:rsidRPr="00E814FD">
        <w:rPr>
          <w:rFonts w:asciiTheme="minorHAnsi" w:hAnsiTheme="minorHAnsi" w:cstheme="minorHAnsi"/>
          <w:color w:val="000000"/>
          <w:sz w:val="18"/>
          <w:szCs w:val="18"/>
          <w:highlight w:val="white"/>
        </w:rPr>
        <w:t>] Erreur de conformité au modèle : La section "Section Commentaire" (1.3.6.1.4.1.19376.1.4.1.2.16) pour la mention Usage et Responsabilités" doit être présente.</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000096"/>
          <w:sz w:val="18"/>
          <w:szCs w:val="18"/>
          <w:highlight w:val="white"/>
        </w:rPr>
        <w:t>&gt;</w:t>
      </w:r>
    </w:p>
    <w:p w14:paraId="4300EBE8"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p>
    <w:p w14:paraId="1567061D"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B050"/>
          <w:sz w:val="18"/>
          <w:szCs w:val="18"/>
          <w:highlight w:val="white"/>
        </w:rPr>
      </w:pPr>
      <w:r w:rsidRPr="00E814FD">
        <w:rPr>
          <w:rFonts w:asciiTheme="minorHAnsi" w:hAnsiTheme="minorHAnsi" w:cstheme="minorHAnsi"/>
          <w:color w:val="00B050"/>
          <w:sz w:val="18"/>
          <w:szCs w:val="18"/>
          <w:highlight w:val="white"/>
        </w:rPr>
        <w:t xml:space="preserve">        </w:t>
      </w:r>
      <w:proofErr w:type="gramStart"/>
      <w:r w:rsidRPr="00E814FD">
        <w:rPr>
          <w:rFonts w:asciiTheme="minorHAnsi" w:hAnsiTheme="minorHAnsi" w:cstheme="minorHAnsi"/>
          <w:color w:val="00B050"/>
          <w:sz w:val="18"/>
          <w:szCs w:val="18"/>
          <w:highlight w:val="white"/>
        </w:rPr>
        <w:t>&lt;!--</w:t>
      </w:r>
      <w:proofErr w:type="gramEnd"/>
      <w:r w:rsidRPr="00E814FD">
        <w:rPr>
          <w:rFonts w:asciiTheme="minorHAnsi" w:hAnsiTheme="minorHAnsi" w:cstheme="minorHAnsi"/>
          <w:color w:val="00B050"/>
          <w:sz w:val="18"/>
          <w:szCs w:val="18"/>
          <w:highlight w:val="white"/>
        </w:rPr>
        <w:t xml:space="preserve"> Contrôle 2 --&gt;</w:t>
      </w:r>
    </w:p>
    <w:p w14:paraId="2C62506A"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0000"/>
          <w:sz w:val="18"/>
          <w:szCs w:val="18"/>
          <w:highlight w:val="white"/>
        </w:rPr>
        <w:t xml:space="preserve">        </w:t>
      </w:r>
      <w:r w:rsidRPr="00E814FD">
        <w:rPr>
          <w:rFonts w:asciiTheme="minorHAnsi" w:hAnsiTheme="minorHAnsi" w:cstheme="minorHAnsi"/>
          <w:color w:val="000096"/>
          <w:sz w:val="18"/>
          <w:szCs w:val="18"/>
          <w:highlight w:val="white"/>
        </w:rPr>
        <w:t>&lt;</w:t>
      </w:r>
      <w:proofErr w:type="spellStart"/>
      <w:proofErr w:type="gramStart"/>
      <w:r w:rsidRPr="00E814FD">
        <w:rPr>
          <w:rFonts w:asciiTheme="minorHAnsi" w:hAnsiTheme="minorHAnsi" w:cstheme="minorHAnsi"/>
          <w:color w:val="000096"/>
          <w:sz w:val="18"/>
          <w:szCs w:val="18"/>
          <w:highlight w:val="white"/>
        </w:rPr>
        <w:t>assert</w:t>
      </w:r>
      <w:proofErr w:type="spellEnd"/>
      <w:proofErr w:type="gramEnd"/>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"cda:component/cda:section/cda:templateId[@root='1.3.6.1.4.1.19376.1.5.3.1.3.19']"</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[CI-SIS_ Modèle] Erreur de conformité au modèle : La section "Traitements" (1.3.6.1.4.1.19376.1.5.3.1.3.19) doit être présente.</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rule</w:t>
      </w:r>
      <w:proofErr w:type="spellEnd"/>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&lt;/pattern&gt;</w:t>
      </w:r>
    </w:p>
    <w:p w14:paraId="52B3D018" w14:textId="77777777" w:rsidR="00475046" w:rsidRPr="00E814FD" w:rsidRDefault="00475046" w:rsidP="00903FB0">
      <w:pPr>
        <w:jc w:val="left"/>
        <w:rPr>
          <w:rFonts w:asciiTheme="minorHAnsi" w:hAnsiTheme="minorHAnsi" w:cstheme="minorHAnsi"/>
          <w:sz w:val="18"/>
          <w:szCs w:val="18"/>
        </w:rPr>
      </w:pPr>
    </w:p>
    <w:p w14:paraId="5742FD8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bCs/>
          <w:sz w:val="18"/>
          <w:szCs w:val="18"/>
        </w:rPr>
        <w:t xml:space="preserve">Les contrôles </w:t>
      </w:r>
      <w:r w:rsidRPr="00E814FD">
        <w:rPr>
          <w:rFonts w:asciiTheme="minorHAnsi" w:hAnsiTheme="minorHAnsi" w:cstheme="minorHAnsi"/>
          <w:sz w:val="18"/>
          <w:szCs w:val="18"/>
        </w:rPr>
        <w:t>sont regroupés en blocs (</w:t>
      </w:r>
      <w:r w:rsidRPr="00E814FD">
        <w:rPr>
          <w:rFonts w:asciiTheme="minorHAnsi" w:hAnsiTheme="minorHAnsi" w:cstheme="minorHAnsi"/>
          <w:bCs/>
          <w:sz w:val="18"/>
          <w:szCs w:val="18"/>
        </w:rPr>
        <w:t xml:space="preserve">élément </w:t>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000096"/>
          <w:sz w:val="18"/>
          <w:szCs w:val="18"/>
        </w:rPr>
        <w:t>&gt;</w:t>
      </w:r>
      <w:r w:rsidRPr="00E814FD">
        <w:rPr>
          <w:rFonts w:asciiTheme="minorHAnsi" w:hAnsiTheme="minorHAnsi" w:cstheme="minorHAnsi"/>
          <w:bCs/>
          <w:sz w:val="18"/>
          <w:szCs w:val="18"/>
        </w:rPr>
        <w:t>).</w:t>
      </w:r>
    </w:p>
    <w:p w14:paraId="4005624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Les contrôles qui s’appliquent au même contexte (même document ou même section ou même entrée) sont regroupés dans un élément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rule</w:t>
      </w:r>
      <w:proofErr w:type="spellEnd"/>
      <w:r w:rsidRPr="00E814FD">
        <w:rPr>
          <w:rFonts w:asciiTheme="minorHAnsi" w:hAnsiTheme="minorHAnsi" w:cstheme="minorHAnsi"/>
          <w:color w:val="000096"/>
          <w:sz w:val="18"/>
          <w:szCs w:val="18"/>
        </w:rPr>
        <w:t>&gt;</w:t>
      </w:r>
      <w:r w:rsidRPr="00E814FD">
        <w:rPr>
          <w:rFonts w:asciiTheme="minorHAnsi" w:hAnsiTheme="minorHAnsi" w:cstheme="minorHAnsi"/>
          <w:sz w:val="18"/>
          <w:szCs w:val="18"/>
        </w:rPr>
        <w:t xml:space="preserve"> dont l’attribut </w:t>
      </w:r>
      <w:proofErr w:type="spellStart"/>
      <w:r w:rsidRPr="00E814FD">
        <w:rPr>
          <w:rFonts w:asciiTheme="minorHAnsi" w:hAnsiTheme="minorHAnsi" w:cstheme="minorHAnsi"/>
          <w:color w:val="F5844C"/>
          <w:sz w:val="18"/>
          <w:szCs w:val="18"/>
          <w:highlight w:val="white"/>
        </w:rPr>
        <w:t>context</w:t>
      </w:r>
      <w:proofErr w:type="spellEnd"/>
      <w:r w:rsidRPr="00E814FD">
        <w:rPr>
          <w:rFonts w:asciiTheme="minorHAnsi" w:hAnsiTheme="minorHAnsi" w:cstheme="minorHAnsi"/>
          <w:sz w:val="18"/>
          <w:szCs w:val="18"/>
        </w:rPr>
        <w:t xml:space="preserve"> précise le contexte (</w:t>
      </w:r>
      <w:r w:rsidRPr="00E814FD">
        <w:rPr>
          <w:rFonts w:asciiTheme="minorHAnsi" w:hAnsiTheme="minorHAnsi" w:cstheme="minorHAnsi"/>
          <w:bCs/>
          <w:sz w:val="18"/>
          <w:szCs w:val="18"/>
        </w:rPr>
        <w:t>XPath)</w:t>
      </w:r>
      <w:r w:rsidRPr="00E814FD">
        <w:rPr>
          <w:rFonts w:asciiTheme="minorHAnsi" w:hAnsiTheme="minorHAnsi" w:cstheme="minorHAnsi"/>
          <w:sz w:val="18"/>
          <w:szCs w:val="18"/>
        </w:rPr>
        <w:t>.</w:t>
      </w:r>
    </w:p>
    <w:p w14:paraId="29986B7A"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bCs/>
          <w:sz w:val="18"/>
          <w:szCs w:val="18"/>
        </w:rPr>
        <w:t xml:space="preserve">Chaque contrôle est défini dans un élément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000096"/>
          <w:sz w:val="18"/>
          <w:szCs w:val="18"/>
          <w:highlight w:val="white"/>
        </w:rPr>
        <w:t>&gt;</w:t>
      </w:r>
      <w:r w:rsidRPr="00E814FD">
        <w:rPr>
          <w:rFonts w:asciiTheme="minorHAnsi" w:hAnsiTheme="minorHAnsi" w:cstheme="minorHAnsi"/>
          <w:bCs/>
          <w:sz w:val="18"/>
          <w:szCs w:val="18"/>
        </w:rPr>
        <w:t xml:space="preserve"> ou un élément </w:t>
      </w:r>
      <w:r w:rsidRPr="00E814FD">
        <w:rPr>
          <w:rFonts w:asciiTheme="minorHAnsi" w:hAnsiTheme="minorHAnsi" w:cstheme="minorHAnsi"/>
          <w:color w:val="000096"/>
          <w:sz w:val="18"/>
          <w:szCs w:val="18"/>
          <w:highlight w:val="white"/>
        </w:rPr>
        <w:t>&lt;</w:t>
      </w:r>
      <w:r w:rsidRPr="00E814FD">
        <w:rPr>
          <w:rFonts w:asciiTheme="minorHAnsi" w:hAnsiTheme="minorHAnsi" w:cstheme="minorHAnsi"/>
          <w:color w:val="000096"/>
          <w:sz w:val="18"/>
          <w:szCs w:val="18"/>
        </w:rPr>
        <w:t>report&gt;</w:t>
      </w:r>
      <w:r w:rsidRPr="00E814FD">
        <w:rPr>
          <w:rFonts w:asciiTheme="minorHAnsi" w:hAnsiTheme="minorHAnsi" w:cstheme="minorHAnsi"/>
          <w:bCs/>
          <w:sz w:val="18"/>
          <w:szCs w:val="18"/>
        </w:rPr>
        <w:t>. On peut utiliser les deux dans un même pattern.</w:t>
      </w:r>
    </w:p>
    <w:p w14:paraId="576002C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L'ordre de ces différents éléments est sans importance.</w:t>
      </w:r>
    </w:p>
    <w:p w14:paraId="195890B9" w14:textId="77777777" w:rsidR="00475046" w:rsidRPr="00E814FD" w:rsidRDefault="00475046" w:rsidP="00903FB0">
      <w:pPr>
        <w:jc w:val="left"/>
        <w:rPr>
          <w:rFonts w:asciiTheme="minorHAnsi" w:hAnsiTheme="minorHAnsi" w:cstheme="minorHAnsi"/>
          <w:b/>
          <w:bCs/>
          <w:sz w:val="18"/>
          <w:szCs w:val="18"/>
        </w:rPr>
      </w:pPr>
    </w:p>
    <w:p w14:paraId="75B4D4A8" w14:textId="77777777" w:rsidR="00475046" w:rsidRPr="00E814FD" w:rsidRDefault="00475046" w:rsidP="00903FB0">
      <w:pPr>
        <w:pStyle w:val="Titre5"/>
        <w:jc w:val="left"/>
        <w:rPr>
          <w:rFonts w:asciiTheme="minorHAnsi" w:hAnsiTheme="minorHAnsi" w:cstheme="minorHAnsi"/>
          <w:sz w:val="18"/>
          <w:szCs w:val="18"/>
        </w:rPr>
      </w:pPr>
      <w:r w:rsidRPr="00E814FD">
        <w:rPr>
          <w:rFonts w:asciiTheme="minorHAnsi" w:hAnsiTheme="minorHAnsi" w:cstheme="minorHAnsi"/>
          <w:sz w:val="18"/>
          <w:szCs w:val="18"/>
        </w:rPr>
        <w:t>Variables locales</w:t>
      </w:r>
    </w:p>
    <w:p w14:paraId="354F2DDD" w14:textId="77777777" w:rsidR="00475046" w:rsidRPr="00E814FD" w:rsidRDefault="00475046" w:rsidP="00903FB0">
      <w:pPr>
        <w:jc w:val="left"/>
        <w:rPr>
          <w:rFonts w:asciiTheme="minorHAnsi" w:hAnsiTheme="minorHAnsi" w:cstheme="minorHAnsi"/>
          <w:bCs/>
          <w:sz w:val="18"/>
          <w:szCs w:val="18"/>
        </w:rPr>
      </w:pPr>
      <w:r w:rsidRPr="00E814FD">
        <w:rPr>
          <w:rFonts w:asciiTheme="minorHAnsi" w:hAnsiTheme="minorHAnsi" w:cstheme="minorHAnsi"/>
          <w:sz w:val="18"/>
          <w:szCs w:val="18"/>
        </w:rPr>
        <w:t>D</w:t>
      </w:r>
      <w:r w:rsidRPr="00E814FD">
        <w:rPr>
          <w:rFonts w:asciiTheme="minorHAnsi" w:hAnsiTheme="minorHAnsi" w:cstheme="minorHAnsi"/>
          <w:bCs/>
          <w:sz w:val="18"/>
          <w:szCs w:val="18"/>
        </w:rPr>
        <w:t>es variables locales peuvent être</w:t>
      </w:r>
      <w:r w:rsidRPr="00E814FD">
        <w:rPr>
          <w:rFonts w:asciiTheme="minorHAnsi" w:hAnsiTheme="minorHAnsi" w:cstheme="minorHAnsi"/>
          <w:sz w:val="18"/>
          <w:szCs w:val="18"/>
        </w:rPr>
        <w:t xml:space="preserve"> définies par des éléments </w:t>
      </w:r>
      <w:r w:rsidRPr="00E814FD">
        <w:rPr>
          <w:rFonts w:asciiTheme="minorHAnsi" w:hAnsiTheme="minorHAnsi" w:cstheme="minorHAnsi"/>
          <w:color w:val="000096"/>
          <w:sz w:val="18"/>
          <w:szCs w:val="18"/>
          <w:highlight w:val="white"/>
        </w:rPr>
        <w:t>&lt;let</w:t>
      </w:r>
      <w:r w:rsidRPr="00E814FD">
        <w:rPr>
          <w:rFonts w:asciiTheme="minorHAnsi" w:hAnsiTheme="minorHAnsi" w:cstheme="minorHAnsi"/>
          <w:color w:val="000096"/>
          <w:sz w:val="18"/>
          <w:szCs w:val="18"/>
        </w:rPr>
        <w:t>&gt;</w:t>
      </w:r>
      <w:r w:rsidRPr="00E814FD">
        <w:rPr>
          <w:rFonts w:asciiTheme="minorHAnsi" w:hAnsiTheme="minorHAnsi" w:cstheme="minorHAnsi"/>
          <w:bCs/>
          <w:sz w:val="18"/>
          <w:szCs w:val="18"/>
        </w:rPr>
        <w:t xml:space="preserve">. </w:t>
      </w:r>
    </w:p>
    <w:p w14:paraId="399F4270"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Elles permettent de mémoriser une valeur pour son utilisation dans un contrôle.</w:t>
      </w:r>
    </w:p>
    <w:p w14:paraId="2DC4A3A5"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Chaque élément </w:t>
      </w:r>
      <w:r w:rsidRPr="00E814FD">
        <w:rPr>
          <w:rFonts w:asciiTheme="minorHAnsi" w:hAnsiTheme="minorHAnsi" w:cstheme="minorHAnsi"/>
          <w:color w:val="000096"/>
          <w:sz w:val="18"/>
          <w:szCs w:val="18"/>
          <w:highlight w:val="white"/>
        </w:rPr>
        <w:t>&lt;let</w:t>
      </w:r>
      <w:r w:rsidRPr="00E814FD">
        <w:rPr>
          <w:rFonts w:asciiTheme="minorHAnsi" w:hAnsiTheme="minorHAnsi" w:cstheme="minorHAnsi"/>
          <w:color w:val="000096"/>
          <w:sz w:val="18"/>
          <w:szCs w:val="18"/>
        </w:rPr>
        <w:t>&gt;</w:t>
      </w:r>
      <w:r w:rsidRPr="00E814FD">
        <w:rPr>
          <w:rFonts w:asciiTheme="minorHAnsi" w:hAnsiTheme="minorHAnsi" w:cstheme="minorHAnsi"/>
          <w:sz w:val="18"/>
          <w:szCs w:val="18"/>
        </w:rPr>
        <w:t>a</w:t>
      </w:r>
      <w:r w:rsidRPr="00E814FD">
        <w:rPr>
          <w:rFonts w:asciiTheme="minorHAnsi" w:hAnsiTheme="minorHAnsi" w:cstheme="minorHAnsi"/>
          <w:b/>
          <w:bCs/>
          <w:sz w:val="18"/>
          <w:szCs w:val="18"/>
        </w:rPr>
        <w:t xml:space="preserve"> </w:t>
      </w:r>
      <w:r w:rsidRPr="00E814FD">
        <w:rPr>
          <w:rFonts w:asciiTheme="minorHAnsi" w:hAnsiTheme="minorHAnsi" w:cstheme="minorHAnsi"/>
          <w:bCs/>
          <w:sz w:val="18"/>
          <w:szCs w:val="18"/>
        </w:rPr>
        <w:t xml:space="preserve">des attributs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bCs/>
          <w:sz w:val="18"/>
          <w:szCs w:val="18"/>
        </w:rPr>
        <w:t xml:space="preserve"> et </w:t>
      </w:r>
      <w:r w:rsidRPr="00E814FD">
        <w:rPr>
          <w:rFonts w:asciiTheme="minorHAnsi" w:hAnsiTheme="minorHAnsi" w:cstheme="minorHAnsi"/>
          <w:color w:val="F5844C"/>
          <w:sz w:val="18"/>
          <w:szCs w:val="18"/>
          <w:highlight w:val="white"/>
        </w:rPr>
        <w:t>value</w:t>
      </w:r>
      <w:r w:rsidRPr="00E814FD">
        <w:rPr>
          <w:rFonts w:asciiTheme="minorHAnsi" w:hAnsiTheme="minorHAnsi" w:cstheme="minorHAnsi"/>
          <w:b/>
          <w:bCs/>
          <w:sz w:val="18"/>
          <w:szCs w:val="18"/>
        </w:rPr>
        <w:t xml:space="preserve"> </w:t>
      </w:r>
      <w:r w:rsidRPr="00E814FD">
        <w:rPr>
          <w:rFonts w:asciiTheme="minorHAnsi" w:hAnsiTheme="minorHAnsi" w:cstheme="minorHAnsi"/>
          <w:sz w:val="18"/>
          <w:szCs w:val="18"/>
        </w:rPr>
        <w:t>pour spécifier le nom et la valeur de la variable.</w:t>
      </w:r>
    </w:p>
    <w:p w14:paraId="6BC6CC6D"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bCs/>
          <w:sz w:val="18"/>
          <w:szCs w:val="18"/>
        </w:rPr>
        <w:t xml:space="preserve">L'attribut </w:t>
      </w:r>
      <w:r w:rsidRPr="00E814FD">
        <w:rPr>
          <w:rFonts w:asciiTheme="minorHAnsi" w:hAnsiTheme="minorHAnsi" w:cstheme="minorHAnsi"/>
          <w:color w:val="F5844C"/>
          <w:sz w:val="18"/>
          <w:szCs w:val="18"/>
          <w:highlight w:val="white"/>
        </w:rPr>
        <w:t>value</w:t>
      </w:r>
      <w:r w:rsidRPr="00E814FD">
        <w:rPr>
          <w:rFonts w:asciiTheme="minorHAnsi" w:hAnsiTheme="minorHAnsi" w:cstheme="minorHAnsi"/>
          <w:bCs/>
          <w:sz w:val="18"/>
          <w:szCs w:val="18"/>
        </w:rPr>
        <w:t xml:space="preserve"> doit contenir une expression XPath</w:t>
      </w:r>
      <w:r w:rsidRPr="00E814FD">
        <w:rPr>
          <w:rFonts w:asciiTheme="minorHAnsi" w:hAnsiTheme="minorHAnsi" w:cstheme="minorHAnsi"/>
          <w:sz w:val="18"/>
          <w:szCs w:val="18"/>
        </w:rPr>
        <w:t xml:space="preserve">. Cette valeur ne peut plus ensuite être modifiée. </w:t>
      </w:r>
    </w:p>
    <w:p w14:paraId="449D697C"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bCs/>
          <w:sz w:val="18"/>
          <w:szCs w:val="18"/>
        </w:rPr>
        <w:t xml:space="preserve">Les éléments </w:t>
      </w:r>
      <w:r w:rsidRPr="00E814FD">
        <w:rPr>
          <w:rFonts w:asciiTheme="minorHAnsi" w:hAnsiTheme="minorHAnsi" w:cstheme="minorHAnsi"/>
          <w:color w:val="000096"/>
          <w:sz w:val="18"/>
          <w:szCs w:val="18"/>
          <w:highlight w:val="white"/>
        </w:rPr>
        <w:t>&lt;let</w:t>
      </w:r>
      <w:r w:rsidRPr="00E814FD">
        <w:rPr>
          <w:rFonts w:asciiTheme="minorHAnsi" w:hAnsiTheme="minorHAnsi" w:cstheme="minorHAnsi"/>
          <w:color w:val="000096"/>
          <w:sz w:val="18"/>
          <w:szCs w:val="18"/>
        </w:rPr>
        <w:t xml:space="preserve">&gt; </w:t>
      </w:r>
      <w:r w:rsidRPr="00E814FD">
        <w:rPr>
          <w:rFonts w:asciiTheme="minorHAnsi" w:hAnsiTheme="minorHAnsi" w:cstheme="minorHAnsi"/>
          <w:bCs/>
          <w:sz w:val="18"/>
          <w:szCs w:val="18"/>
        </w:rPr>
        <w:t xml:space="preserve">doivent être les premiers enfants de l'élément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rule</w:t>
      </w:r>
      <w:proofErr w:type="spellEnd"/>
      <w:r w:rsidRPr="00E814FD">
        <w:rPr>
          <w:rFonts w:asciiTheme="minorHAnsi" w:hAnsiTheme="minorHAnsi" w:cstheme="minorHAnsi"/>
          <w:color w:val="000096"/>
          <w:sz w:val="18"/>
          <w:szCs w:val="18"/>
        </w:rPr>
        <w:t>&gt;</w:t>
      </w:r>
      <w:r w:rsidRPr="00E814FD">
        <w:rPr>
          <w:rFonts w:asciiTheme="minorHAnsi" w:hAnsiTheme="minorHAnsi" w:cstheme="minorHAnsi"/>
          <w:bCs/>
          <w:sz w:val="18"/>
          <w:szCs w:val="18"/>
        </w:rPr>
        <w:t>.</w:t>
      </w:r>
      <w:r w:rsidRPr="00E814FD">
        <w:rPr>
          <w:rFonts w:asciiTheme="minorHAnsi" w:hAnsiTheme="minorHAnsi" w:cstheme="minorHAnsi"/>
          <w:sz w:val="18"/>
          <w:szCs w:val="18"/>
        </w:rPr>
        <w:t xml:space="preserve"> La variable ainsi déclarée est disponible dans toute la règle.</w:t>
      </w:r>
    </w:p>
    <w:p w14:paraId="65E4857F" w14:textId="77777777" w:rsidR="00475046" w:rsidRPr="00E814FD" w:rsidRDefault="00475046" w:rsidP="00903FB0">
      <w:pPr>
        <w:jc w:val="left"/>
        <w:rPr>
          <w:rFonts w:asciiTheme="minorHAnsi" w:hAnsiTheme="minorHAnsi" w:cstheme="minorHAnsi"/>
          <w:sz w:val="18"/>
          <w:szCs w:val="18"/>
        </w:rPr>
      </w:pPr>
    </w:p>
    <w:p w14:paraId="0AE255F9" w14:textId="77777777" w:rsidR="00475046" w:rsidRPr="00E814FD" w:rsidRDefault="00475046" w:rsidP="00903FB0">
      <w:pPr>
        <w:pStyle w:val="Titre5"/>
        <w:jc w:val="left"/>
        <w:rPr>
          <w:rFonts w:asciiTheme="minorHAnsi" w:hAnsiTheme="minorHAnsi" w:cstheme="minorHAnsi"/>
          <w:sz w:val="18"/>
          <w:szCs w:val="18"/>
        </w:rPr>
      </w:pPr>
      <w:r w:rsidRPr="00E814FD">
        <w:rPr>
          <w:rFonts w:asciiTheme="minorHAnsi" w:hAnsiTheme="minorHAnsi" w:cstheme="minorHAnsi"/>
          <w:sz w:val="18"/>
          <w:szCs w:val="18"/>
        </w:rPr>
        <w:t>Construction d’un contrôle dans un élément &lt;</w:t>
      </w:r>
      <w:proofErr w:type="spellStart"/>
      <w:r w:rsidRPr="00E814FD">
        <w:rPr>
          <w:rFonts w:asciiTheme="minorHAnsi" w:hAnsiTheme="minorHAnsi" w:cstheme="minorHAnsi"/>
          <w:sz w:val="18"/>
          <w:szCs w:val="18"/>
        </w:rPr>
        <w:t>assert</w:t>
      </w:r>
      <w:proofErr w:type="spellEnd"/>
      <w:r w:rsidRPr="00E814FD">
        <w:rPr>
          <w:rFonts w:asciiTheme="minorHAnsi" w:hAnsiTheme="minorHAnsi" w:cstheme="minorHAnsi"/>
          <w:sz w:val="18"/>
          <w:szCs w:val="18"/>
        </w:rPr>
        <w:t>&gt;</w:t>
      </w:r>
    </w:p>
    <w:p w14:paraId="2808D61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bCs/>
          <w:sz w:val="18"/>
          <w:szCs w:val="18"/>
        </w:rPr>
        <w:t>Un contrôle défini dans un</w:t>
      </w:r>
      <w:r w:rsidRPr="00E814FD">
        <w:rPr>
          <w:rFonts w:asciiTheme="minorHAnsi" w:hAnsiTheme="minorHAnsi" w:cstheme="minorHAnsi"/>
          <w:sz w:val="18"/>
          <w:szCs w:val="18"/>
        </w:rPr>
        <w:t xml:space="preserve"> élément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000096"/>
          <w:sz w:val="18"/>
          <w:szCs w:val="18"/>
          <w:highlight w:val="white"/>
        </w:rPr>
        <w:t>&gt;</w:t>
      </w:r>
      <w:r w:rsidRPr="00E814FD">
        <w:rPr>
          <w:rFonts w:asciiTheme="minorHAnsi" w:hAnsiTheme="minorHAnsi" w:cstheme="minorHAnsi"/>
          <w:sz w:val="18"/>
          <w:szCs w:val="18"/>
        </w:rPr>
        <w:t xml:space="preserve"> possède un attribut </w:t>
      </w:r>
      <w:r w:rsidRPr="00E814FD">
        <w:rPr>
          <w:rFonts w:asciiTheme="minorHAnsi" w:hAnsiTheme="minorHAnsi" w:cstheme="minorHAnsi"/>
          <w:color w:val="F5844C"/>
          <w:sz w:val="18"/>
          <w:szCs w:val="18"/>
          <w:highlight w:val="white"/>
        </w:rPr>
        <w:t>test</w:t>
      </w:r>
      <w:r w:rsidRPr="00E814FD">
        <w:rPr>
          <w:rFonts w:asciiTheme="minorHAnsi" w:hAnsiTheme="minorHAnsi" w:cstheme="minorHAnsi"/>
          <w:sz w:val="18"/>
          <w:szCs w:val="18"/>
        </w:rPr>
        <w:t xml:space="preserve"> dont la valeur est une expression XPath et un message d’erreur qui est utilisé pour construire le rapport.</w:t>
      </w:r>
    </w:p>
    <w:p w14:paraId="760A5019" w14:textId="77777777" w:rsidR="00475046" w:rsidRPr="00E814FD" w:rsidRDefault="00475046" w:rsidP="00903FB0">
      <w:pPr>
        <w:jc w:val="left"/>
        <w:rPr>
          <w:rFonts w:asciiTheme="minorHAnsi" w:hAnsiTheme="minorHAnsi" w:cstheme="minorHAnsi"/>
          <w:b/>
          <w:sz w:val="18"/>
          <w:szCs w:val="18"/>
        </w:rPr>
      </w:pPr>
      <w:r w:rsidRPr="00E814FD">
        <w:rPr>
          <w:rFonts w:asciiTheme="minorHAnsi" w:hAnsiTheme="minorHAnsi" w:cstheme="minorHAnsi"/>
          <w:b/>
          <w:sz w:val="18"/>
          <w:szCs w:val="18"/>
        </w:rPr>
        <w:t xml:space="preserve">Un test introduit par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000096"/>
          <w:sz w:val="18"/>
          <w:szCs w:val="18"/>
          <w:highlight w:val="white"/>
        </w:rPr>
        <w:t>&gt;</w:t>
      </w:r>
      <w:r w:rsidRPr="00E814FD">
        <w:rPr>
          <w:rFonts w:asciiTheme="minorHAnsi" w:hAnsiTheme="minorHAnsi" w:cstheme="minorHAnsi"/>
          <w:sz w:val="18"/>
          <w:szCs w:val="18"/>
        </w:rPr>
        <w:t xml:space="preserve"> </w:t>
      </w:r>
      <w:r w:rsidRPr="00E814FD">
        <w:rPr>
          <w:rFonts w:asciiTheme="minorHAnsi" w:hAnsiTheme="minorHAnsi" w:cstheme="minorHAnsi"/>
          <w:b/>
          <w:sz w:val="18"/>
          <w:szCs w:val="18"/>
        </w:rPr>
        <w:t>est réalisé de la façon suivante :</w:t>
      </w:r>
    </w:p>
    <w:p w14:paraId="04AFD92E"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L'expression XPath contenue dans l'attribut </w:t>
      </w:r>
      <w:r w:rsidRPr="00E814FD">
        <w:rPr>
          <w:rFonts w:asciiTheme="minorHAnsi" w:hAnsiTheme="minorHAnsi" w:cstheme="minorHAnsi"/>
          <w:color w:val="F5844C"/>
          <w:sz w:val="18"/>
          <w:szCs w:val="18"/>
          <w:highlight w:val="white"/>
        </w:rPr>
        <w:t>test</w:t>
      </w:r>
      <w:r w:rsidRPr="00E814FD">
        <w:rPr>
          <w:rFonts w:asciiTheme="minorHAnsi" w:hAnsiTheme="minorHAnsi" w:cstheme="minorHAnsi"/>
          <w:sz w:val="18"/>
          <w:szCs w:val="18"/>
        </w:rPr>
        <w:t xml:space="preserve"> est évaluée en prenant le nœud sélectionné comme contexte et le résultat de l'évaluation est converti en une valeur booléenne. </w:t>
      </w:r>
    </w:p>
    <w:p w14:paraId="692B6431" w14:textId="77777777" w:rsidR="00475046" w:rsidRPr="00E814FD" w:rsidRDefault="00475046">
      <w:pPr>
        <w:pStyle w:val="Paragraphedeliste"/>
        <w:numPr>
          <w:ilvl w:val="0"/>
          <w:numId w:val="50"/>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 xml:space="preserve">Si le résultat est « false », le message d’erreur est ajouté au rapport. </w:t>
      </w:r>
    </w:p>
    <w:p w14:paraId="40AFABA1" w14:textId="77777777" w:rsidR="00475046" w:rsidRPr="00E814FD" w:rsidRDefault="00475046">
      <w:pPr>
        <w:pStyle w:val="Paragraphedeliste"/>
        <w:numPr>
          <w:ilvl w:val="0"/>
          <w:numId w:val="50"/>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Si le résultat est « </w:t>
      </w:r>
      <w:proofErr w:type="spellStart"/>
      <w:r w:rsidRPr="00E814FD">
        <w:rPr>
          <w:rFonts w:asciiTheme="minorHAnsi" w:hAnsiTheme="minorHAnsi" w:cstheme="minorHAnsi"/>
          <w:sz w:val="18"/>
          <w:szCs w:val="18"/>
        </w:rPr>
        <w:t>true</w:t>
      </w:r>
      <w:proofErr w:type="spellEnd"/>
      <w:r w:rsidRPr="00E814FD">
        <w:rPr>
          <w:rFonts w:asciiTheme="minorHAnsi" w:hAnsiTheme="minorHAnsi" w:cstheme="minorHAnsi"/>
          <w:sz w:val="18"/>
          <w:szCs w:val="18"/>
        </w:rPr>
        <w:t xml:space="preserve"> », rien n'est ajouté au rapport. </w:t>
      </w:r>
    </w:p>
    <w:p w14:paraId="2E5814A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lastRenderedPageBreak/>
        <w:t xml:space="preserve">Dans l'exemple </w:t>
      </w:r>
    </w:p>
    <w:p w14:paraId="041E4536"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w:t>
      </w:r>
      <w:proofErr w:type="spellStart"/>
      <w:proofErr w:type="gramStart"/>
      <w:r w:rsidRPr="00E814FD">
        <w:rPr>
          <w:rFonts w:asciiTheme="minorHAnsi" w:hAnsiTheme="minorHAnsi" w:cstheme="minorHAnsi"/>
          <w:color w:val="000096"/>
          <w:sz w:val="18"/>
          <w:szCs w:val="18"/>
          <w:highlight w:val="white"/>
        </w:rPr>
        <w:t>assert</w:t>
      </w:r>
      <w:proofErr w:type="spellEnd"/>
      <w:proofErr w:type="gramEnd"/>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"cda:component/cda:section/cda:templateId[@root='1.3.6.1.4.1.19376.1.4.1.2.16']"</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w:t>
      </w:r>
      <w:proofErr w:type="spellStart"/>
      <w:r w:rsidRPr="00E814FD">
        <w:rPr>
          <w:rFonts w:asciiTheme="minorHAnsi" w:hAnsiTheme="minorHAnsi" w:cstheme="minorHAnsi"/>
          <w:color w:val="000000"/>
          <w:sz w:val="18"/>
          <w:szCs w:val="18"/>
          <w:highlight w:val="white"/>
        </w:rPr>
        <w:t>SIS_Modèle</w:t>
      </w:r>
      <w:proofErr w:type="spellEnd"/>
      <w:r w:rsidRPr="00E814FD">
        <w:rPr>
          <w:rFonts w:asciiTheme="minorHAnsi" w:hAnsiTheme="minorHAnsi" w:cstheme="minorHAnsi"/>
          <w:color w:val="000000"/>
          <w:sz w:val="18"/>
          <w:szCs w:val="18"/>
          <w:highlight w:val="white"/>
        </w:rPr>
        <w:t>] Erreur de conformité au modèle : La section "Section Commentaire" (1.3.6.1.4.1.19376.1.4.1.2.16) pour la mention Usage et Responsabilités" doit être présente.</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000096"/>
          <w:sz w:val="18"/>
          <w:szCs w:val="18"/>
          <w:highlight w:val="white"/>
        </w:rPr>
        <w:t>&gt;</w:t>
      </w:r>
    </w:p>
    <w:p w14:paraId="1851CE9C" w14:textId="77777777" w:rsidR="00475046" w:rsidRPr="00E814FD" w:rsidRDefault="00475046" w:rsidP="00903FB0">
      <w:pPr>
        <w:jc w:val="left"/>
        <w:rPr>
          <w:rFonts w:asciiTheme="minorHAnsi" w:hAnsiTheme="minorHAnsi" w:cstheme="minorHAnsi"/>
          <w:sz w:val="18"/>
          <w:szCs w:val="18"/>
        </w:rPr>
      </w:pPr>
      <w:proofErr w:type="gramStart"/>
      <w:r w:rsidRPr="00E814FD">
        <w:rPr>
          <w:rFonts w:asciiTheme="minorHAnsi" w:hAnsiTheme="minorHAnsi" w:cstheme="minorHAnsi"/>
          <w:sz w:val="18"/>
          <w:szCs w:val="18"/>
        </w:rPr>
        <w:t>si</w:t>
      </w:r>
      <w:proofErr w:type="gramEnd"/>
      <w:r w:rsidRPr="00E814FD">
        <w:rPr>
          <w:rFonts w:asciiTheme="minorHAnsi" w:hAnsiTheme="minorHAnsi" w:cstheme="minorHAnsi"/>
          <w:sz w:val="18"/>
          <w:szCs w:val="18"/>
        </w:rPr>
        <w:t xml:space="preserve"> l'élément </w:t>
      </w:r>
      <w:r w:rsidRPr="00E814FD">
        <w:rPr>
          <w:rFonts w:asciiTheme="minorHAnsi" w:hAnsiTheme="minorHAnsi" w:cstheme="minorHAnsi"/>
          <w:color w:val="993300"/>
          <w:sz w:val="18"/>
          <w:szCs w:val="18"/>
          <w:highlight w:val="white"/>
        </w:rPr>
        <w:t>cda:component/cda:section/cda:templateId[@root='1.3.6.1.4.1.19376.1.4.1.2.16']</w:t>
      </w:r>
      <w:r w:rsidRPr="00E814FD">
        <w:rPr>
          <w:rFonts w:asciiTheme="minorHAnsi" w:hAnsiTheme="minorHAnsi" w:cstheme="minorHAnsi"/>
          <w:color w:val="993300"/>
          <w:sz w:val="18"/>
          <w:szCs w:val="18"/>
        </w:rPr>
        <w:t xml:space="preserve"> </w:t>
      </w:r>
      <w:r w:rsidRPr="00E814FD">
        <w:rPr>
          <w:rFonts w:asciiTheme="minorHAnsi" w:hAnsiTheme="minorHAnsi" w:cstheme="minorHAnsi"/>
          <w:sz w:val="18"/>
          <w:szCs w:val="18"/>
        </w:rPr>
        <w:t>n’est pas présent, le message d'erreur « </w:t>
      </w:r>
      <w:r w:rsidRPr="00E814FD">
        <w:rPr>
          <w:rFonts w:asciiTheme="minorHAnsi" w:hAnsiTheme="minorHAnsi" w:cstheme="minorHAnsi"/>
          <w:color w:val="000000"/>
          <w:sz w:val="18"/>
          <w:szCs w:val="18"/>
          <w:highlight w:val="white"/>
        </w:rPr>
        <w:t>[CI-</w:t>
      </w:r>
      <w:proofErr w:type="spellStart"/>
      <w:r w:rsidRPr="00E814FD">
        <w:rPr>
          <w:rFonts w:asciiTheme="minorHAnsi" w:hAnsiTheme="minorHAnsi" w:cstheme="minorHAnsi"/>
          <w:color w:val="000000"/>
          <w:sz w:val="18"/>
          <w:szCs w:val="18"/>
          <w:highlight w:val="white"/>
        </w:rPr>
        <w:t>SIS_Modèle</w:t>
      </w:r>
      <w:proofErr w:type="spellEnd"/>
      <w:r w:rsidRPr="00E814FD">
        <w:rPr>
          <w:rFonts w:asciiTheme="minorHAnsi" w:hAnsiTheme="minorHAnsi" w:cstheme="minorHAnsi"/>
          <w:color w:val="000000"/>
          <w:sz w:val="18"/>
          <w:szCs w:val="18"/>
          <w:highlight w:val="white"/>
        </w:rPr>
        <w:t>] Erreur de conformité au modèle : La section "Section Commentaire" (1.3.6.1.4.1.19376.1.4.1.2.16) pour la mention Usage et Responsabilités" doit être présente.</w:t>
      </w:r>
      <w:r w:rsidRPr="00E814FD">
        <w:rPr>
          <w:rFonts w:asciiTheme="minorHAnsi" w:hAnsiTheme="minorHAnsi" w:cstheme="minorHAnsi"/>
          <w:color w:val="000000"/>
          <w:sz w:val="18"/>
          <w:szCs w:val="18"/>
        </w:rPr>
        <w:t xml:space="preserve"> » </w:t>
      </w:r>
      <w:r w:rsidRPr="00E814FD">
        <w:rPr>
          <w:rFonts w:asciiTheme="minorHAnsi" w:hAnsiTheme="minorHAnsi" w:cstheme="minorHAnsi"/>
          <w:sz w:val="18"/>
          <w:szCs w:val="18"/>
        </w:rPr>
        <w:t>est ajouté au rapport.</w:t>
      </w:r>
    </w:p>
    <w:p w14:paraId="156FEDAC" w14:textId="77777777" w:rsidR="00475046" w:rsidRPr="00E814FD" w:rsidRDefault="00475046" w:rsidP="00903FB0">
      <w:pPr>
        <w:jc w:val="left"/>
        <w:rPr>
          <w:rFonts w:asciiTheme="minorHAnsi" w:hAnsiTheme="minorHAnsi" w:cstheme="minorHAnsi"/>
          <w:sz w:val="18"/>
          <w:szCs w:val="18"/>
        </w:rPr>
      </w:pPr>
    </w:p>
    <w:p w14:paraId="01FD9F67" w14:textId="77777777" w:rsidR="00475046" w:rsidRPr="00E814FD" w:rsidRDefault="00475046" w:rsidP="00903FB0">
      <w:pPr>
        <w:pStyle w:val="Titre5"/>
        <w:jc w:val="left"/>
        <w:rPr>
          <w:rFonts w:asciiTheme="minorHAnsi" w:hAnsiTheme="minorHAnsi" w:cstheme="minorHAnsi"/>
          <w:sz w:val="18"/>
          <w:szCs w:val="18"/>
        </w:rPr>
      </w:pPr>
      <w:r w:rsidRPr="00E814FD">
        <w:rPr>
          <w:rFonts w:asciiTheme="minorHAnsi" w:hAnsiTheme="minorHAnsi" w:cstheme="minorHAnsi"/>
          <w:sz w:val="18"/>
          <w:szCs w:val="18"/>
        </w:rPr>
        <w:t>Construction d’un contrôle avec un élément &lt;report&gt;</w:t>
      </w:r>
    </w:p>
    <w:p w14:paraId="79D8E391"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bCs/>
          <w:sz w:val="18"/>
          <w:szCs w:val="18"/>
        </w:rPr>
        <w:t>Un contrôle est défini dans un</w:t>
      </w:r>
      <w:r w:rsidRPr="00E814FD">
        <w:rPr>
          <w:rFonts w:asciiTheme="minorHAnsi" w:hAnsiTheme="minorHAnsi" w:cstheme="minorHAnsi"/>
          <w:sz w:val="18"/>
          <w:szCs w:val="18"/>
        </w:rPr>
        <w:t xml:space="preserve"> élément </w:t>
      </w:r>
      <w:r w:rsidRPr="00E814FD">
        <w:rPr>
          <w:rFonts w:asciiTheme="minorHAnsi" w:hAnsiTheme="minorHAnsi" w:cstheme="minorHAnsi"/>
          <w:color w:val="000096"/>
          <w:sz w:val="18"/>
          <w:szCs w:val="18"/>
          <w:highlight w:val="white"/>
        </w:rPr>
        <w:t>&lt;</w:t>
      </w:r>
      <w:r w:rsidRPr="00E814FD">
        <w:rPr>
          <w:rFonts w:asciiTheme="minorHAnsi" w:hAnsiTheme="minorHAnsi" w:cstheme="minorHAnsi"/>
          <w:color w:val="000096"/>
          <w:sz w:val="18"/>
          <w:szCs w:val="18"/>
        </w:rPr>
        <w:t>report&gt;</w:t>
      </w:r>
      <w:r w:rsidRPr="00E814FD">
        <w:rPr>
          <w:rFonts w:asciiTheme="minorHAnsi" w:hAnsiTheme="minorHAnsi" w:cstheme="minorHAnsi"/>
          <w:sz w:val="18"/>
          <w:szCs w:val="18"/>
        </w:rPr>
        <w:t xml:space="preserve"> possède un attribut </w:t>
      </w:r>
      <w:r w:rsidRPr="00E814FD">
        <w:rPr>
          <w:rFonts w:asciiTheme="minorHAnsi" w:hAnsiTheme="minorHAnsi" w:cstheme="minorHAnsi"/>
          <w:color w:val="F5844C"/>
          <w:sz w:val="18"/>
          <w:szCs w:val="18"/>
          <w:highlight w:val="white"/>
        </w:rPr>
        <w:t>test</w:t>
      </w:r>
      <w:r w:rsidRPr="00E814FD">
        <w:rPr>
          <w:rFonts w:asciiTheme="minorHAnsi" w:hAnsiTheme="minorHAnsi" w:cstheme="minorHAnsi"/>
          <w:sz w:val="18"/>
          <w:szCs w:val="18"/>
        </w:rPr>
        <w:t xml:space="preserve"> dont la valeur est une expression XPath et un message d’erreur qui est utilisé pour construire le rapport.</w:t>
      </w:r>
    </w:p>
    <w:p w14:paraId="109F37E1" w14:textId="77777777" w:rsidR="00475046" w:rsidRPr="00E814FD" w:rsidRDefault="00475046" w:rsidP="00903FB0">
      <w:pPr>
        <w:jc w:val="left"/>
        <w:rPr>
          <w:rFonts w:asciiTheme="minorHAnsi" w:hAnsiTheme="minorHAnsi" w:cstheme="minorHAnsi"/>
          <w:b/>
          <w:sz w:val="18"/>
          <w:szCs w:val="18"/>
        </w:rPr>
      </w:pPr>
      <w:r w:rsidRPr="00E814FD">
        <w:rPr>
          <w:rFonts w:asciiTheme="minorHAnsi" w:hAnsiTheme="minorHAnsi" w:cstheme="minorHAnsi"/>
          <w:b/>
          <w:sz w:val="18"/>
          <w:szCs w:val="18"/>
        </w:rPr>
        <w:t xml:space="preserve">Un test introduit par </w:t>
      </w:r>
      <w:r w:rsidRPr="00E814FD">
        <w:rPr>
          <w:rFonts w:asciiTheme="minorHAnsi" w:hAnsiTheme="minorHAnsi" w:cstheme="minorHAnsi"/>
          <w:color w:val="000096"/>
          <w:sz w:val="18"/>
          <w:szCs w:val="18"/>
          <w:highlight w:val="white"/>
        </w:rPr>
        <w:t>&lt;</w:t>
      </w:r>
      <w:r w:rsidRPr="00E814FD">
        <w:rPr>
          <w:rFonts w:asciiTheme="minorHAnsi" w:hAnsiTheme="minorHAnsi" w:cstheme="minorHAnsi"/>
          <w:color w:val="000096"/>
          <w:sz w:val="18"/>
          <w:szCs w:val="18"/>
        </w:rPr>
        <w:t>report&gt;</w:t>
      </w:r>
      <w:r w:rsidRPr="00E814FD">
        <w:rPr>
          <w:rFonts w:asciiTheme="minorHAnsi" w:hAnsiTheme="minorHAnsi" w:cstheme="minorHAnsi"/>
          <w:b/>
          <w:sz w:val="18"/>
          <w:szCs w:val="18"/>
        </w:rPr>
        <w:t xml:space="preserve"> est réalisé de la façon suivante :</w:t>
      </w:r>
    </w:p>
    <w:p w14:paraId="472F6311"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L'expression XPath contenue dans l'attribut </w:t>
      </w:r>
      <w:r w:rsidRPr="00E814FD">
        <w:rPr>
          <w:rFonts w:asciiTheme="minorHAnsi" w:hAnsiTheme="minorHAnsi" w:cstheme="minorHAnsi"/>
          <w:color w:val="F5844C"/>
          <w:sz w:val="18"/>
          <w:szCs w:val="18"/>
          <w:highlight w:val="white"/>
        </w:rPr>
        <w:t>test</w:t>
      </w:r>
      <w:r w:rsidRPr="00E814FD">
        <w:rPr>
          <w:rFonts w:asciiTheme="minorHAnsi" w:hAnsiTheme="minorHAnsi" w:cstheme="minorHAnsi"/>
          <w:sz w:val="18"/>
          <w:szCs w:val="18"/>
        </w:rPr>
        <w:t xml:space="preserve"> est évaluée en prenant le nœud sélectionné comme contexte et le résultat de l'évaluation est converti en une valeur booléenne. </w:t>
      </w:r>
    </w:p>
    <w:p w14:paraId="7FF86315" w14:textId="77777777" w:rsidR="00475046" w:rsidRPr="00E814FD" w:rsidRDefault="00475046">
      <w:pPr>
        <w:pStyle w:val="Paragraphedeliste"/>
        <w:numPr>
          <w:ilvl w:val="0"/>
          <w:numId w:val="50"/>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Si le résultat est « </w:t>
      </w:r>
      <w:proofErr w:type="spellStart"/>
      <w:r w:rsidRPr="00E814FD">
        <w:rPr>
          <w:rFonts w:asciiTheme="minorHAnsi" w:hAnsiTheme="minorHAnsi" w:cstheme="minorHAnsi"/>
          <w:sz w:val="18"/>
          <w:szCs w:val="18"/>
        </w:rPr>
        <w:t>true</w:t>
      </w:r>
      <w:proofErr w:type="spellEnd"/>
      <w:r w:rsidRPr="00E814FD">
        <w:rPr>
          <w:rFonts w:asciiTheme="minorHAnsi" w:hAnsiTheme="minorHAnsi" w:cstheme="minorHAnsi"/>
          <w:sz w:val="18"/>
          <w:szCs w:val="18"/>
        </w:rPr>
        <w:t xml:space="preserve"> », le message d’erreur est ajouté au rapport. </w:t>
      </w:r>
    </w:p>
    <w:p w14:paraId="76FE09A6" w14:textId="77777777" w:rsidR="00475046" w:rsidRPr="00E814FD" w:rsidRDefault="00475046">
      <w:pPr>
        <w:pStyle w:val="Paragraphedeliste"/>
        <w:numPr>
          <w:ilvl w:val="0"/>
          <w:numId w:val="50"/>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 xml:space="preserve">Si le résultat est « false », rien n'est ajouté au rapport. </w:t>
      </w:r>
    </w:p>
    <w:p w14:paraId="0AC50A3D"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Dans l'exemple </w:t>
      </w:r>
    </w:p>
    <w:p w14:paraId="44266D0C"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report</w:t>
      </w:r>
      <w:proofErr w:type="gramEnd"/>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rPr>
        <w:t>cda:templateId</w:t>
      </w:r>
      <w:proofErr w:type="spellEnd"/>
      <w:r w:rsidRPr="00E814FD">
        <w:rPr>
          <w:rFonts w:asciiTheme="minorHAnsi" w:hAnsiTheme="minorHAnsi" w:cstheme="minorHAnsi"/>
          <w:color w:val="993300"/>
          <w:sz w:val="18"/>
          <w:szCs w:val="18"/>
        </w:rPr>
        <w:t>[@root=[@root='1.2.250.1.213.1.1.1.40']</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w:t>
      </w:r>
      <w:proofErr w:type="spellStart"/>
      <w:r w:rsidRPr="00E814FD">
        <w:rPr>
          <w:rFonts w:asciiTheme="minorHAnsi" w:hAnsiTheme="minorHAnsi" w:cstheme="minorHAnsi"/>
          <w:color w:val="000000"/>
          <w:sz w:val="18"/>
          <w:szCs w:val="18"/>
          <w:highlight w:val="white"/>
        </w:rPr>
        <w:t>SIS_Modèle</w:t>
      </w:r>
      <w:proofErr w:type="spellEnd"/>
      <w:r w:rsidRPr="00E814FD">
        <w:rPr>
          <w:rFonts w:asciiTheme="minorHAnsi" w:hAnsiTheme="minorHAnsi" w:cstheme="minorHAnsi"/>
          <w:color w:val="000000"/>
          <w:sz w:val="18"/>
          <w:szCs w:val="18"/>
          <w:highlight w:val="white"/>
        </w:rPr>
        <w:t xml:space="preserve">] Erreur de conformité au modèle : </w:t>
      </w:r>
      <w:r w:rsidRPr="00E814FD">
        <w:rPr>
          <w:rFonts w:asciiTheme="minorHAnsi" w:hAnsiTheme="minorHAnsi" w:cstheme="minorHAnsi"/>
          <w:color w:val="000000"/>
          <w:sz w:val="18"/>
          <w:szCs w:val="18"/>
        </w:rPr>
        <w:t xml:space="preserve">Le </w:t>
      </w:r>
      <w:proofErr w:type="spellStart"/>
      <w:r w:rsidRPr="00E814FD">
        <w:rPr>
          <w:rFonts w:asciiTheme="minorHAnsi" w:hAnsiTheme="minorHAnsi" w:cstheme="minorHAnsi"/>
          <w:color w:val="000000"/>
          <w:sz w:val="18"/>
          <w:szCs w:val="18"/>
        </w:rPr>
        <w:t>templateId</w:t>
      </w:r>
      <w:proofErr w:type="spellEnd"/>
      <w:r w:rsidRPr="00E814FD">
        <w:rPr>
          <w:rFonts w:asciiTheme="minorHAnsi" w:hAnsiTheme="minorHAnsi" w:cstheme="minorHAnsi"/>
          <w:color w:val="000000"/>
          <w:sz w:val="18"/>
          <w:szCs w:val="18"/>
        </w:rPr>
        <w:t xml:space="preserve"> "1.2.250.1.213.1.1.1.40" ne doit pas être présent</w:t>
      </w:r>
      <w:r w:rsidRPr="00E814FD">
        <w:rPr>
          <w:rFonts w:asciiTheme="minorHAnsi" w:hAnsiTheme="minorHAnsi" w:cstheme="minorHAnsi"/>
          <w:color w:val="000000"/>
          <w:sz w:val="18"/>
          <w:szCs w:val="18"/>
          <w:highlight w:val="white"/>
        </w:rPr>
        <w: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&lt;/report&gt;</w:t>
      </w:r>
    </w:p>
    <w:p w14:paraId="1132499E" w14:textId="77777777" w:rsidR="00475046" w:rsidRPr="00E814FD" w:rsidRDefault="00475046" w:rsidP="00903FB0">
      <w:pPr>
        <w:jc w:val="left"/>
        <w:rPr>
          <w:rFonts w:asciiTheme="minorHAnsi" w:hAnsiTheme="minorHAnsi" w:cstheme="minorHAnsi"/>
          <w:sz w:val="18"/>
          <w:szCs w:val="18"/>
        </w:rPr>
      </w:pPr>
      <w:proofErr w:type="gramStart"/>
      <w:r w:rsidRPr="00E814FD">
        <w:rPr>
          <w:rFonts w:asciiTheme="minorHAnsi" w:hAnsiTheme="minorHAnsi" w:cstheme="minorHAnsi"/>
          <w:sz w:val="18"/>
          <w:szCs w:val="18"/>
        </w:rPr>
        <w:t>si</w:t>
      </w:r>
      <w:proofErr w:type="gramEnd"/>
      <w:r w:rsidRPr="00E814FD">
        <w:rPr>
          <w:rFonts w:asciiTheme="minorHAnsi" w:hAnsiTheme="minorHAnsi" w:cstheme="minorHAnsi"/>
          <w:sz w:val="18"/>
          <w:szCs w:val="18"/>
        </w:rPr>
        <w:t xml:space="preserve"> l'élément </w:t>
      </w:r>
      <w:proofErr w:type="spellStart"/>
      <w:r w:rsidRPr="00E814FD">
        <w:rPr>
          <w:rFonts w:asciiTheme="minorHAnsi" w:hAnsiTheme="minorHAnsi" w:cstheme="minorHAnsi"/>
          <w:color w:val="993300"/>
          <w:sz w:val="18"/>
          <w:szCs w:val="18"/>
        </w:rPr>
        <w:t>cda:templateId</w:t>
      </w:r>
      <w:proofErr w:type="spellEnd"/>
      <w:r w:rsidRPr="00E814FD">
        <w:rPr>
          <w:rFonts w:asciiTheme="minorHAnsi" w:hAnsiTheme="minorHAnsi" w:cstheme="minorHAnsi"/>
          <w:color w:val="993300"/>
          <w:sz w:val="18"/>
          <w:szCs w:val="18"/>
        </w:rPr>
        <w:t xml:space="preserve">[@root=[@root='1.2.250.1.213.1.1.1.40'] </w:t>
      </w:r>
      <w:r w:rsidRPr="00E814FD">
        <w:rPr>
          <w:rFonts w:asciiTheme="minorHAnsi" w:hAnsiTheme="minorHAnsi" w:cstheme="minorHAnsi"/>
          <w:sz w:val="18"/>
          <w:szCs w:val="18"/>
        </w:rPr>
        <w:t>est présent, le message d'erreur « </w:t>
      </w:r>
      <w:r w:rsidRPr="00E814FD">
        <w:rPr>
          <w:rFonts w:asciiTheme="minorHAnsi" w:hAnsiTheme="minorHAnsi" w:cstheme="minorHAnsi"/>
          <w:color w:val="000000"/>
          <w:sz w:val="18"/>
          <w:szCs w:val="18"/>
          <w:highlight w:val="white"/>
        </w:rPr>
        <w:t>[CI-</w:t>
      </w:r>
      <w:proofErr w:type="spellStart"/>
      <w:r w:rsidRPr="00E814FD">
        <w:rPr>
          <w:rFonts w:asciiTheme="minorHAnsi" w:hAnsiTheme="minorHAnsi" w:cstheme="minorHAnsi"/>
          <w:color w:val="000000"/>
          <w:sz w:val="18"/>
          <w:szCs w:val="18"/>
          <w:highlight w:val="white"/>
        </w:rPr>
        <w:t>SIS_Modèle</w:t>
      </w:r>
      <w:proofErr w:type="spellEnd"/>
      <w:r w:rsidRPr="00E814FD">
        <w:rPr>
          <w:rFonts w:asciiTheme="minorHAnsi" w:hAnsiTheme="minorHAnsi" w:cstheme="minorHAnsi"/>
          <w:color w:val="000000"/>
          <w:sz w:val="18"/>
          <w:szCs w:val="18"/>
          <w:highlight w:val="white"/>
        </w:rPr>
        <w:t xml:space="preserve">] Erreur de conformité au modèle : </w:t>
      </w:r>
      <w:r w:rsidRPr="00E814FD">
        <w:rPr>
          <w:rFonts w:asciiTheme="minorHAnsi" w:hAnsiTheme="minorHAnsi" w:cstheme="minorHAnsi"/>
          <w:color w:val="000000"/>
          <w:sz w:val="18"/>
          <w:szCs w:val="18"/>
        </w:rPr>
        <w:t xml:space="preserve">Le </w:t>
      </w:r>
      <w:proofErr w:type="spellStart"/>
      <w:r w:rsidRPr="00E814FD">
        <w:rPr>
          <w:rFonts w:asciiTheme="minorHAnsi" w:hAnsiTheme="minorHAnsi" w:cstheme="minorHAnsi"/>
          <w:color w:val="000000"/>
          <w:sz w:val="18"/>
          <w:szCs w:val="18"/>
        </w:rPr>
        <w:t>templateId</w:t>
      </w:r>
      <w:proofErr w:type="spellEnd"/>
      <w:r w:rsidRPr="00E814FD">
        <w:rPr>
          <w:rFonts w:asciiTheme="minorHAnsi" w:hAnsiTheme="minorHAnsi" w:cstheme="minorHAnsi"/>
          <w:color w:val="000000"/>
          <w:sz w:val="18"/>
          <w:szCs w:val="18"/>
        </w:rPr>
        <w:t xml:space="preserve"> "1.2.250.1.213.1.1.1.40" ne doit pas être présent</w:t>
      </w:r>
      <w:r w:rsidRPr="00E814FD">
        <w:rPr>
          <w:rFonts w:asciiTheme="minorHAnsi" w:hAnsiTheme="minorHAnsi" w:cstheme="minorHAnsi"/>
          <w:color w:val="000000"/>
          <w:sz w:val="18"/>
          <w:szCs w:val="18"/>
          <w:highlight w:val="white"/>
        </w:rPr>
        <w:t>.</w:t>
      </w:r>
      <w:r w:rsidRPr="00E814FD">
        <w:rPr>
          <w:rFonts w:asciiTheme="minorHAnsi" w:hAnsiTheme="minorHAnsi" w:cstheme="minorHAnsi"/>
          <w:color w:val="000000"/>
          <w:sz w:val="18"/>
          <w:szCs w:val="18"/>
        </w:rPr>
        <w:t xml:space="preserve"> » </w:t>
      </w:r>
      <w:r w:rsidRPr="00E814FD">
        <w:rPr>
          <w:rFonts w:asciiTheme="minorHAnsi" w:hAnsiTheme="minorHAnsi" w:cstheme="minorHAnsi"/>
          <w:sz w:val="18"/>
          <w:szCs w:val="18"/>
        </w:rPr>
        <w:t>est ajouté au rapport.</w:t>
      </w:r>
    </w:p>
    <w:p w14:paraId="513EE739" w14:textId="77777777" w:rsidR="00475046" w:rsidRPr="00E814FD" w:rsidRDefault="00475046" w:rsidP="00903FB0">
      <w:pPr>
        <w:jc w:val="left"/>
        <w:rPr>
          <w:rFonts w:asciiTheme="minorHAnsi" w:hAnsiTheme="minorHAnsi" w:cstheme="minorHAnsi"/>
          <w:sz w:val="18"/>
          <w:szCs w:val="18"/>
        </w:rPr>
      </w:pPr>
    </w:p>
    <w:p w14:paraId="753951B7" w14:textId="77777777" w:rsidR="00475046" w:rsidRPr="00E814FD" w:rsidRDefault="00475046" w:rsidP="00903FB0">
      <w:pPr>
        <w:pStyle w:val="Titre5"/>
        <w:jc w:val="left"/>
        <w:rPr>
          <w:rFonts w:asciiTheme="minorHAnsi" w:hAnsiTheme="minorHAnsi" w:cstheme="minorHAnsi"/>
          <w:sz w:val="18"/>
          <w:szCs w:val="18"/>
        </w:rPr>
      </w:pPr>
      <w:r w:rsidRPr="00E814FD">
        <w:rPr>
          <w:rFonts w:asciiTheme="minorHAnsi" w:hAnsiTheme="minorHAnsi" w:cstheme="minorHAnsi"/>
          <w:sz w:val="18"/>
          <w:szCs w:val="18"/>
        </w:rPr>
        <w:t>Ajout de variable dans le message d’erreur</w:t>
      </w:r>
    </w:p>
    <w:p w14:paraId="3300DBC8"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Le message d’erreur contenu dans les éléments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000096"/>
          <w:sz w:val="18"/>
          <w:szCs w:val="18"/>
          <w:highlight w:val="white"/>
        </w:rPr>
        <w:t>&gt;</w:t>
      </w:r>
      <w:r w:rsidRPr="00E814FD">
        <w:rPr>
          <w:rFonts w:asciiTheme="minorHAnsi" w:hAnsiTheme="minorHAnsi" w:cstheme="minorHAnsi"/>
          <w:sz w:val="18"/>
          <w:szCs w:val="18"/>
        </w:rPr>
        <w:t xml:space="preserve"> et </w:t>
      </w:r>
      <w:r w:rsidRPr="00E814FD">
        <w:rPr>
          <w:rFonts w:asciiTheme="minorHAnsi" w:hAnsiTheme="minorHAnsi" w:cstheme="minorHAnsi"/>
          <w:color w:val="000096"/>
          <w:sz w:val="18"/>
          <w:szCs w:val="18"/>
          <w:highlight w:val="white"/>
        </w:rPr>
        <w:t>&lt;</w:t>
      </w:r>
      <w:r w:rsidRPr="00E814FD">
        <w:rPr>
          <w:rFonts w:asciiTheme="minorHAnsi" w:hAnsiTheme="minorHAnsi" w:cstheme="minorHAnsi"/>
          <w:color w:val="000096"/>
          <w:sz w:val="18"/>
          <w:szCs w:val="18"/>
        </w:rPr>
        <w:t>report&gt;</w:t>
      </w:r>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peut aussi contenir des éléments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name</w:t>
      </w:r>
      <w:proofErr w:type="spellEnd"/>
      <w:r w:rsidRPr="00E814FD">
        <w:rPr>
          <w:rFonts w:asciiTheme="minorHAnsi" w:hAnsiTheme="minorHAnsi" w:cstheme="minorHAnsi"/>
          <w:color w:val="000096"/>
          <w:sz w:val="18"/>
          <w:szCs w:val="18"/>
          <w:highlight w:val="white"/>
        </w:rPr>
        <w:t>&gt;</w:t>
      </w:r>
      <w:r w:rsidRPr="00E814FD">
        <w:rPr>
          <w:rFonts w:asciiTheme="minorHAnsi" w:hAnsiTheme="minorHAnsi" w:cstheme="minorHAnsi"/>
          <w:sz w:val="18"/>
          <w:szCs w:val="18"/>
        </w:rPr>
        <w:t xml:space="preserve"> et </w:t>
      </w:r>
      <w:r w:rsidRPr="00E814FD">
        <w:rPr>
          <w:rFonts w:asciiTheme="minorHAnsi" w:hAnsiTheme="minorHAnsi" w:cstheme="minorHAnsi"/>
          <w:color w:val="000096"/>
          <w:sz w:val="18"/>
          <w:szCs w:val="18"/>
          <w:highlight w:val="white"/>
        </w:rPr>
        <w:t>&lt;</w:t>
      </w:r>
      <w:r w:rsidRPr="00E814FD">
        <w:rPr>
          <w:rFonts w:asciiTheme="minorHAnsi" w:hAnsiTheme="minorHAnsi" w:cstheme="minorHAnsi"/>
          <w:color w:val="000096"/>
          <w:sz w:val="18"/>
          <w:szCs w:val="18"/>
        </w:rPr>
        <w:t>value-of</w:t>
      </w:r>
      <w:r w:rsidRPr="00E814FD">
        <w:rPr>
          <w:rFonts w:asciiTheme="minorHAnsi" w:hAnsiTheme="minorHAnsi" w:cstheme="minorHAnsi"/>
          <w:color w:val="000096"/>
          <w:sz w:val="18"/>
          <w:szCs w:val="18"/>
          <w:highlight w:val="white"/>
        </w:rPr>
        <w:t>&gt;</w:t>
      </w:r>
      <w:r w:rsidRPr="00E814FD">
        <w:rPr>
          <w:rFonts w:asciiTheme="minorHAnsi" w:hAnsiTheme="minorHAnsi" w:cstheme="minorHAnsi"/>
          <w:sz w:val="18"/>
          <w:szCs w:val="18"/>
        </w:rPr>
        <w:t xml:space="preserve"> qui permettent d'ajouter du contenu dynamique dans le message d’erreur du rapport.</w:t>
      </w:r>
    </w:p>
    <w:p w14:paraId="42FC5CB3"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L'élément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name</w:t>
      </w:r>
      <w:proofErr w:type="spellEnd"/>
      <w:r w:rsidRPr="00E814FD">
        <w:rPr>
          <w:rFonts w:asciiTheme="minorHAnsi" w:hAnsiTheme="minorHAnsi" w:cstheme="minorHAnsi"/>
          <w:color w:val="000096"/>
          <w:sz w:val="18"/>
          <w:szCs w:val="18"/>
          <w:highlight w:val="white"/>
        </w:rPr>
        <w:t>&gt;</w:t>
      </w:r>
      <w:r w:rsidRPr="00E814FD">
        <w:rPr>
          <w:rFonts w:asciiTheme="minorHAnsi" w:hAnsiTheme="minorHAnsi" w:cstheme="minorHAnsi"/>
          <w:sz w:val="18"/>
          <w:szCs w:val="18"/>
        </w:rPr>
        <w:t xml:space="preserve"> sera remplacé par le nom de l'élément sur lequel est appliqué la règle. Il est particulièrement utile dans les communs où le nom du contexte n'est pas fixé.</w:t>
      </w:r>
    </w:p>
    <w:p w14:paraId="667D1F15"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L'élément </w:t>
      </w:r>
      <w:r w:rsidRPr="00E814FD">
        <w:rPr>
          <w:rFonts w:asciiTheme="minorHAnsi" w:hAnsiTheme="minorHAnsi" w:cstheme="minorHAnsi"/>
          <w:color w:val="000096"/>
          <w:sz w:val="18"/>
          <w:szCs w:val="18"/>
          <w:highlight w:val="white"/>
        </w:rPr>
        <w:t>&lt;</w:t>
      </w:r>
      <w:r w:rsidRPr="00E814FD">
        <w:rPr>
          <w:rFonts w:asciiTheme="minorHAnsi" w:hAnsiTheme="minorHAnsi" w:cstheme="minorHAnsi"/>
          <w:color w:val="000096"/>
          <w:sz w:val="18"/>
          <w:szCs w:val="18"/>
        </w:rPr>
        <w:t>value-of</w:t>
      </w:r>
      <w:r w:rsidRPr="00E814FD">
        <w:rPr>
          <w:rFonts w:asciiTheme="minorHAnsi" w:hAnsiTheme="minorHAnsi" w:cstheme="minorHAnsi"/>
          <w:color w:val="000096"/>
          <w:sz w:val="18"/>
          <w:szCs w:val="18"/>
          <w:highlight w:val="white"/>
        </w:rPr>
        <w:t>&gt;</w:t>
      </w:r>
      <w:r w:rsidRPr="00E814FD">
        <w:rPr>
          <w:rFonts w:asciiTheme="minorHAnsi" w:hAnsiTheme="minorHAnsi" w:cstheme="minorHAnsi"/>
          <w:sz w:val="18"/>
          <w:szCs w:val="18"/>
        </w:rPr>
        <w:t xml:space="preserve"> a un attribut </w:t>
      </w:r>
      <w:r w:rsidRPr="00E814FD">
        <w:rPr>
          <w:rFonts w:asciiTheme="minorHAnsi" w:hAnsiTheme="minorHAnsi" w:cstheme="minorHAnsi"/>
          <w:color w:val="F5844C"/>
          <w:sz w:val="18"/>
          <w:szCs w:val="18"/>
          <w:highlight w:val="white"/>
        </w:rPr>
        <w:t>select</w:t>
      </w:r>
      <w:r w:rsidRPr="00E814FD">
        <w:rPr>
          <w:rFonts w:asciiTheme="minorHAnsi" w:hAnsiTheme="minorHAnsi" w:cstheme="minorHAnsi"/>
          <w:sz w:val="18"/>
          <w:szCs w:val="18"/>
        </w:rPr>
        <w:t xml:space="preserve"> contenant une expression XPath. </w:t>
      </w:r>
    </w:p>
    <w:p w14:paraId="691E6396"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Cette expression remplace l'élément </w:t>
      </w:r>
      <w:r w:rsidRPr="00E814FD">
        <w:rPr>
          <w:rFonts w:asciiTheme="minorHAnsi" w:hAnsiTheme="minorHAnsi" w:cstheme="minorHAnsi"/>
          <w:color w:val="000096"/>
          <w:sz w:val="18"/>
          <w:szCs w:val="18"/>
          <w:highlight w:val="white"/>
        </w:rPr>
        <w:t>&lt;</w:t>
      </w:r>
      <w:r w:rsidRPr="00E814FD">
        <w:rPr>
          <w:rFonts w:asciiTheme="minorHAnsi" w:hAnsiTheme="minorHAnsi" w:cstheme="minorHAnsi"/>
          <w:color w:val="000096"/>
          <w:sz w:val="18"/>
          <w:szCs w:val="18"/>
        </w:rPr>
        <w:t>value-of</w:t>
      </w:r>
      <w:r w:rsidRPr="00E814FD">
        <w:rPr>
          <w:rFonts w:asciiTheme="minorHAnsi" w:hAnsiTheme="minorHAnsi" w:cstheme="minorHAnsi"/>
          <w:color w:val="000096"/>
          <w:sz w:val="18"/>
          <w:szCs w:val="18"/>
          <w:highlight w:val="white"/>
        </w:rPr>
        <w:t>&gt;</w:t>
      </w:r>
      <w:r w:rsidRPr="00E814FD">
        <w:rPr>
          <w:rFonts w:asciiTheme="minorHAnsi" w:hAnsiTheme="minorHAnsi" w:cstheme="minorHAnsi"/>
          <w:sz w:val="18"/>
          <w:szCs w:val="18"/>
        </w:rPr>
        <w:t xml:space="preserve"> dans le rapport. Un exemple d'utilisation de cet élément est donné à la section suivante.</w:t>
      </w:r>
    </w:p>
    <w:p w14:paraId="4DDF4E1A" w14:textId="77777777" w:rsidR="00475046" w:rsidRPr="00E814FD" w:rsidRDefault="00475046" w:rsidP="00903FB0">
      <w:pPr>
        <w:jc w:val="left"/>
        <w:rPr>
          <w:rFonts w:asciiTheme="minorHAnsi" w:hAnsiTheme="minorHAnsi" w:cstheme="minorHAnsi"/>
          <w:b/>
          <w:i/>
          <w:sz w:val="18"/>
          <w:szCs w:val="18"/>
        </w:rPr>
      </w:pPr>
      <w:r w:rsidRPr="00E814FD">
        <w:rPr>
          <w:rFonts w:asciiTheme="minorHAnsi" w:hAnsiTheme="minorHAnsi" w:cstheme="minorHAnsi"/>
          <w:i/>
          <w:sz w:val="18"/>
          <w:szCs w:val="18"/>
        </w:rPr>
        <w:t xml:space="preserve">C’est le notamment le cas dans le </w:t>
      </w:r>
      <w:proofErr w:type="spellStart"/>
      <w:r w:rsidRPr="00E814FD">
        <w:rPr>
          <w:rFonts w:asciiTheme="minorHAnsi" w:hAnsiTheme="minorHAnsi" w:cstheme="minorHAnsi"/>
          <w:i/>
          <w:sz w:val="18"/>
          <w:szCs w:val="18"/>
        </w:rPr>
        <w:t>schématron</w:t>
      </w:r>
      <w:proofErr w:type="spellEnd"/>
      <w:r w:rsidRPr="00E814FD">
        <w:rPr>
          <w:rFonts w:asciiTheme="minorHAnsi" w:hAnsiTheme="minorHAnsi" w:cstheme="minorHAnsi"/>
          <w:i/>
          <w:sz w:val="18"/>
          <w:szCs w:val="18"/>
        </w:rPr>
        <w:t xml:space="preserve"> </w:t>
      </w:r>
      <w:proofErr w:type="spellStart"/>
      <w:r w:rsidRPr="00E814FD">
        <w:rPr>
          <w:rFonts w:asciiTheme="minorHAnsi" w:hAnsiTheme="minorHAnsi" w:cstheme="minorHAnsi"/>
          <w:b/>
          <w:i/>
          <w:sz w:val="18"/>
          <w:szCs w:val="18"/>
        </w:rPr>
        <w:t>dansJeuDeValeurs.sch</w:t>
      </w:r>
      <w:proofErr w:type="spellEnd"/>
    </w:p>
    <w:p w14:paraId="0AC428C5" w14:textId="77777777" w:rsidR="00475046" w:rsidRPr="00E814FD" w:rsidRDefault="00475046" w:rsidP="00903FB0">
      <w:pPr>
        <w:jc w:val="left"/>
        <w:rPr>
          <w:rFonts w:asciiTheme="minorHAnsi" w:hAnsiTheme="minorHAnsi" w:cstheme="minorHAnsi"/>
          <w:sz w:val="18"/>
          <w:szCs w:val="18"/>
        </w:rPr>
      </w:pPr>
    </w:p>
    <w:p w14:paraId="225CC192" w14:textId="77777777" w:rsidR="00475046" w:rsidRPr="00E814FD" w:rsidRDefault="00475046" w:rsidP="00903FB0">
      <w:pPr>
        <w:pStyle w:val="Titre4"/>
        <w:jc w:val="left"/>
        <w:rPr>
          <w:rFonts w:asciiTheme="minorHAnsi" w:hAnsiTheme="minorHAnsi" w:cstheme="minorHAnsi"/>
          <w:sz w:val="18"/>
          <w:szCs w:val="18"/>
        </w:rPr>
      </w:pPr>
      <w:bookmarkStart w:id="43" w:name="_Toc122352547"/>
      <w:r w:rsidRPr="00E814FD">
        <w:rPr>
          <w:rFonts w:asciiTheme="minorHAnsi" w:hAnsiTheme="minorHAnsi" w:cstheme="minorHAnsi"/>
          <w:sz w:val="18"/>
          <w:szCs w:val="18"/>
        </w:rPr>
        <w:t>Abstract patterns</w:t>
      </w:r>
      <w:bookmarkEnd w:id="43"/>
    </w:p>
    <w:p w14:paraId="5B7AB3C3" w14:textId="77777777" w:rsidR="00475046" w:rsidRPr="00E814FD" w:rsidRDefault="00475046" w:rsidP="00903FB0">
      <w:pPr>
        <w:jc w:val="left"/>
        <w:rPr>
          <w:rFonts w:asciiTheme="minorHAnsi" w:hAnsiTheme="minorHAnsi" w:cstheme="minorHAnsi"/>
          <w:sz w:val="18"/>
          <w:szCs w:val="18"/>
        </w:rPr>
      </w:pPr>
    </w:p>
    <w:p w14:paraId="0D4F22C0" w14:textId="77777777" w:rsidR="00475046" w:rsidRPr="00E814FD" w:rsidRDefault="00475046" w:rsidP="00903FB0">
      <w:pPr>
        <w:pStyle w:val="Titre5"/>
        <w:jc w:val="left"/>
        <w:rPr>
          <w:rFonts w:asciiTheme="minorHAnsi" w:hAnsiTheme="minorHAnsi" w:cstheme="minorHAnsi"/>
          <w:sz w:val="18"/>
          <w:szCs w:val="18"/>
        </w:rPr>
      </w:pPr>
      <w:r w:rsidRPr="00E814FD">
        <w:rPr>
          <w:rFonts w:asciiTheme="minorHAnsi" w:hAnsiTheme="minorHAnsi" w:cstheme="minorHAnsi"/>
          <w:sz w:val="18"/>
          <w:szCs w:val="18"/>
        </w:rPr>
        <w:t>Liste des abstract patterns existants</w:t>
      </w:r>
    </w:p>
    <w:p w14:paraId="2FF4CA3C" w14:textId="77777777" w:rsidR="00475046" w:rsidRPr="00E814FD" w:rsidRDefault="00475046">
      <w:pPr>
        <w:pStyle w:val="Paragraphedeliste"/>
        <w:numPr>
          <w:ilvl w:val="0"/>
          <w:numId w:val="51"/>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abstractFunctionCode.sch</w:t>
      </w:r>
      <w:proofErr w:type="spellEnd"/>
    </w:p>
    <w:p w14:paraId="5CFF3943" w14:textId="77777777" w:rsidR="00475046" w:rsidRPr="00E814FD" w:rsidRDefault="00475046">
      <w:pPr>
        <w:pStyle w:val="Paragraphedeliste"/>
        <w:numPr>
          <w:ilvl w:val="0"/>
          <w:numId w:val="51"/>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abstractEncompassingEncounterCode.sch</w:t>
      </w:r>
      <w:proofErr w:type="spellEnd"/>
    </w:p>
    <w:p w14:paraId="46449489" w14:textId="77777777" w:rsidR="00475046" w:rsidRPr="00E814FD" w:rsidRDefault="00475046">
      <w:pPr>
        <w:pStyle w:val="Paragraphedeliste"/>
        <w:numPr>
          <w:ilvl w:val="0"/>
          <w:numId w:val="51"/>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abstractHealthcareFacilityCode.sch</w:t>
      </w:r>
      <w:proofErr w:type="spellEnd"/>
    </w:p>
    <w:p w14:paraId="50031366" w14:textId="77777777" w:rsidR="00475046" w:rsidRPr="00E814FD" w:rsidRDefault="00475046">
      <w:pPr>
        <w:pStyle w:val="Paragraphedeliste"/>
        <w:numPr>
          <w:ilvl w:val="0"/>
          <w:numId w:val="51"/>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abstractInformantRelatedEntityCode.sch</w:t>
      </w:r>
      <w:proofErr w:type="spellEnd"/>
    </w:p>
    <w:p w14:paraId="210C22C6" w14:textId="77777777" w:rsidR="00475046" w:rsidRPr="00E814FD" w:rsidRDefault="00475046">
      <w:pPr>
        <w:pStyle w:val="Paragraphedeliste"/>
        <w:numPr>
          <w:ilvl w:val="0"/>
          <w:numId w:val="51"/>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abstractSpecialty.sch</w:t>
      </w:r>
      <w:proofErr w:type="spellEnd"/>
    </w:p>
    <w:p w14:paraId="699EBCED" w14:textId="77777777" w:rsidR="00475046" w:rsidRPr="00E814FD" w:rsidRDefault="00475046">
      <w:pPr>
        <w:pStyle w:val="Paragraphedeliste"/>
        <w:numPr>
          <w:ilvl w:val="0"/>
          <w:numId w:val="51"/>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abstractStandardIndustryClassCode.sch</w:t>
      </w:r>
      <w:proofErr w:type="spellEnd"/>
    </w:p>
    <w:p w14:paraId="09C2B661" w14:textId="77777777" w:rsidR="00475046" w:rsidRPr="00E814FD" w:rsidRDefault="00475046">
      <w:pPr>
        <w:pStyle w:val="Paragraphedeliste"/>
        <w:numPr>
          <w:ilvl w:val="0"/>
          <w:numId w:val="51"/>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abstractTypeCode.sch</w:t>
      </w:r>
      <w:proofErr w:type="spellEnd"/>
    </w:p>
    <w:p w14:paraId="0DDB5865" w14:textId="77777777" w:rsidR="00475046" w:rsidRPr="00E814FD" w:rsidRDefault="00475046">
      <w:pPr>
        <w:pStyle w:val="Paragraphedeliste"/>
        <w:numPr>
          <w:ilvl w:val="0"/>
          <w:numId w:val="51"/>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dansJeuDeValeurs.sch</w:t>
      </w:r>
      <w:proofErr w:type="spellEnd"/>
    </w:p>
    <w:p w14:paraId="32DAD42A" w14:textId="77777777" w:rsidR="00475046" w:rsidRPr="00E814FD" w:rsidRDefault="00475046">
      <w:pPr>
        <w:pStyle w:val="Paragraphedeliste"/>
        <w:numPr>
          <w:ilvl w:val="0"/>
          <w:numId w:val="51"/>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IVL_TS.sch</w:t>
      </w:r>
      <w:proofErr w:type="spellEnd"/>
    </w:p>
    <w:p w14:paraId="100A0EF3" w14:textId="77777777" w:rsidR="00475046" w:rsidRPr="00E814FD" w:rsidRDefault="00475046">
      <w:pPr>
        <w:pStyle w:val="Paragraphedeliste"/>
        <w:numPr>
          <w:ilvl w:val="0"/>
          <w:numId w:val="51"/>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lastRenderedPageBreak/>
        <w:t>typeCodeDansJeuDeValeurs.sch</w:t>
      </w:r>
      <w:proofErr w:type="spellEnd"/>
    </w:p>
    <w:p w14:paraId="6CEC42E3" w14:textId="77777777" w:rsidR="00475046" w:rsidRPr="00E814FD" w:rsidRDefault="00475046" w:rsidP="00903FB0">
      <w:pPr>
        <w:jc w:val="left"/>
        <w:rPr>
          <w:rFonts w:asciiTheme="minorHAnsi" w:hAnsiTheme="minorHAnsi" w:cstheme="minorHAnsi"/>
          <w:sz w:val="18"/>
          <w:szCs w:val="18"/>
        </w:rPr>
      </w:pPr>
    </w:p>
    <w:p w14:paraId="3ECEEAA9" w14:textId="77777777" w:rsidR="00475046" w:rsidRPr="00E814FD" w:rsidRDefault="00475046" w:rsidP="00903FB0">
      <w:pPr>
        <w:pStyle w:val="Titre5"/>
        <w:jc w:val="left"/>
        <w:rPr>
          <w:rFonts w:asciiTheme="minorHAnsi" w:hAnsiTheme="minorHAnsi" w:cstheme="minorHAnsi"/>
          <w:sz w:val="18"/>
          <w:szCs w:val="18"/>
        </w:rPr>
      </w:pPr>
      <w:r w:rsidRPr="00E814FD">
        <w:rPr>
          <w:rFonts w:asciiTheme="minorHAnsi" w:hAnsiTheme="minorHAnsi" w:cstheme="minorHAnsi"/>
          <w:sz w:val="18"/>
          <w:szCs w:val="18"/>
        </w:rPr>
        <w:t>Définition</w:t>
      </w:r>
    </w:p>
    <w:p w14:paraId="230D3A53"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Les Abstract patterns sont des sous-</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qui regroupent des contrôles </w:t>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000096"/>
          <w:sz w:val="18"/>
          <w:szCs w:val="18"/>
        </w:rPr>
        <w:t xml:space="preserve">&gt; </w:t>
      </w:r>
      <w:r w:rsidRPr="00E814FD">
        <w:rPr>
          <w:rFonts w:asciiTheme="minorHAnsi" w:hAnsiTheme="minorHAnsi" w:cstheme="minorHAnsi"/>
          <w:sz w:val="18"/>
          <w:szCs w:val="18"/>
        </w:rPr>
        <w:t xml:space="preserve">susceptibles de s'appliquer à différents contextes, contrairement au </w:t>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000096"/>
          <w:sz w:val="18"/>
          <w:szCs w:val="18"/>
        </w:rPr>
        <w:t xml:space="preserve">&gt; </w:t>
      </w:r>
      <w:r w:rsidRPr="00E814FD">
        <w:rPr>
          <w:rFonts w:asciiTheme="minorHAnsi" w:hAnsiTheme="minorHAnsi" w:cstheme="minorHAnsi"/>
          <w:sz w:val="18"/>
          <w:szCs w:val="18"/>
        </w:rPr>
        <w:t>décrit dans le paragraphe 4.1.5</w:t>
      </w:r>
      <w:r w:rsidRPr="00E814FD">
        <w:rPr>
          <w:rFonts w:asciiTheme="minorHAnsi" w:hAnsiTheme="minorHAnsi" w:cstheme="minorHAnsi"/>
          <w:color w:val="000096"/>
          <w:sz w:val="18"/>
          <w:szCs w:val="18"/>
        </w:rPr>
        <w:t xml:space="preserve"> </w:t>
      </w:r>
      <w:r w:rsidRPr="00E814FD">
        <w:rPr>
          <w:rFonts w:asciiTheme="minorHAnsi" w:hAnsiTheme="minorHAnsi" w:cstheme="minorHAnsi"/>
          <w:sz w:val="18"/>
          <w:szCs w:val="18"/>
        </w:rPr>
        <w:t>dont les contrôles s’appliquent au même contexte (même document ou même section ou même entrée).</w:t>
      </w:r>
    </w:p>
    <w:p w14:paraId="4D834F54"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Un Abstract pattern se différencie par ces a</w:t>
      </w:r>
      <w:r w:rsidRPr="00E814FD">
        <w:rPr>
          <w:rFonts w:asciiTheme="minorHAnsi" w:hAnsiTheme="minorHAnsi" w:cstheme="minorHAnsi"/>
          <w:bCs/>
          <w:sz w:val="18"/>
          <w:szCs w:val="18"/>
        </w:rPr>
        <w:t>ttributs</w:t>
      </w:r>
      <w:r w:rsidRPr="00E814FD">
        <w:rPr>
          <w:rFonts w:asciiTheme="minorHAnsi" w:hAnsiTheme="minorHAnsi" w:cstheme="minorHAnsi"/>
          <w:b/>
          <w:bCs/>
          <w:sz w:val="18"/>
          <w:szCs w:val="18"/>
        </w:rPr>
        <w:t xml:space="preserve"> </w:t>
      </w:r>
      <w:r w:rsidRPr="00E814FD">
        <w:rPr>
          <w:rFonts w:asciiTheme="minorHAnsi" w:hAnsiTheme="minorHAnsi" w:cstheme="minorHAnsi"/>
          <w:color w:val="F5844C"/>
          <w:sz w:val="18"/>
          <w:szCs w:val="18"/>
          <w:highlight w:val="white"/>
        </w:rPr>
        <w:t>abstract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true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bCs/>
          <w:sz w:val="18"/>
          <w:szCs w:val="18"/>
        </w:rPr>
        <w:t xml:space="preserve"> et </w:t>
      </w:r>
      <w:r w:rsidRPr="00E814FD">
        <w:rPr>
          <w:rFonts w:asciiTheme="minorHAnsi" w:hAnsiTheme="minorHAnsi" w:cstheme="minorHAnsi"/>
          <w:color w:val="F5844C"/>
          <w:sz w:val="18"/>
          <w:szCs w:val="18"/>
          <w:highlight w:val="white"/>
        </w:rPr>
        <w:t>id</w:t>
      </w:r>
      <w:r w:rsidRPr="00E814FD">
        <w:rPr>
          <w:rFonts w:asciiTheme="minorHAnsi" w:hAnsiTheme="minorHAnsi" w:cstheme="minorHAnsi"/>
          <w:sz w:val="18"/>
          <w:szCs w:val="18"/>
        </w:rPr>
        <w:t xml:space="preserve"> qui permet de l’appeler.</w:t>
      </w:r>
    </w:p>
    <w:p w14:paraId="418726CD"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b/>
          <w:bCs/>
          <w:sz w:val="18"/>
          <w:szCs w:val="18"/>
          <w:highlight w:val="white"/>
        </w:rPr>
      </w:pPr>
      <w:r w:rsidRPr="00E814FD">
        <w:rPr>
          <w:rFonts w:asciiTheme="minorHAnsi" w:hAnsiTheme="minorHAnsi" w:cstheme="minorHAnsi"/>
          <w:b/>
          <w:bCs/>
          <w:sz w:val="18"/>
          <w:szCs w:val="18"/>
          <w:highlight w:val="white"/>
        </w:rPr>
        <w:t xml:space="preserve">Exemple </w:t>
      </w:r>
      <w:proofErr w:type="spellStart"/>
      <w:r w:rsidRPr="00E814FD">
        <w:rPr>
          <w:rFonts w:asciiTheme="minorHAnsi" w:hAnsiTheme="minorHAnsi" w:cstheme="minorHAnsi"/>
          <w:color w:val="993300"/>
          <w:sz w:val="18"/>
          <w:szCs w:val="18"/>
          <w:highlight w:val="white"/>
        </w:rPr>
        <w:t>dansJeuDeValeurs.sch</w:t>
      </w:r>
      <w:proofErr w:type="spellEnd"/>
      <w:r w:rsidRPr="00E814FD">
        <w:rPr>
          <w:rFonts w:asciiTheme="minorHAnsi" w:hAnsiTheme="minorHAnsi" w:cstheme="minorHAnsi"/>
          <w:b/>
          <w:bCs/>
          <w:sz w:val="18"/>
          <w:szCs w:val="18"/>
          <w:highlight w:val="white"/>
        </w:rPr>
        <w:t> :</w:t>
      </w:r>
    </w:p>
    <w:p w14:paraId="78E865C7"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b/>
          <w:bCs/>
          <w:sz w:val="18"/>
          <w:szCs w:val="18"/>
          <w:highlight w:val="white"/>
        </w:rPr>
      </w:pPr>
    </w:p>
    <w:p w14:paraId="0695854C" w14:textId="77777777" w:rsidR="00475046" w:rsidRPr="00E814FD" w:rsidRDefault="00475046" w:rsidP="00903FB0">
      <w:pPr>
        <w:pBdr>
          <w:top w:val="single" w:sz="4" w:space="0"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xmlns</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"http://purl.oclc.org/</w:t>
      </w:r>
      <w:proofErr w:type="spellStart"/>
      <w:r w:rsidRPr="00E814FD">
        <w:rPr>
          <w:rFonts w:asciiTheme="minorHAnsi" w:hAnsiTheme="minorHAnsi" w:cstheme="minorHAnsi"/>
          <w:color w:val="993300"/>
          <w:sz w:val="18"/>
          <w:szCs w:val="18"/>
          <w:highlight w:val="white"/>
        </w:rPr>
        <w:t>dsdl</w:t>
      </w:r>
      <w:proofErr w:type="spellEnd"/>
      <w:r w:rsidRPr="00E814FD">
        <w:rPr>
          <w:rFonts w:asciiTheme="minorHAnsi" w:hAnsiTheme="minorHAnsi" w:cstheme="minorHAnsi"/>
          <w:color w:val="993300"/>
          <w:sz w:val="18"/>
          <w:szCs w:val="18"/>
          <w:highlight w:val="white"/>
        </w:rPr>
        <w:t>/schematron"</w:t>
      </w:r>
      <w:r w:rsidRPr="00E814FD">
        <w:rPr>
          <w:rFonts w:asciiTheme="minorHAnsi" w:hAnsiTheme="minorHAnsi" w:cstheme="minorHAnsi"/>
          <w:color w:val="F5844C"/>
          <w:sz w:val="18"/>
          <w:szCs w:val="18"/>
          <w:highlight w:val="white"/>
        </w:rPr>
        <w:t xml:space="preserve"> id</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dansJeuDeValeurs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abstract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true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0099CC"/>
          <w:sz w:val="18"/>
          <w:szCs w:val="18"/>
          <w:highlight w:val="white"/>
        </w:rPr>
        <w:t>xmlns:svs</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"urn:ihe:iti:svs:2008"</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t>Conformité d'un élément codé obligatoire par rapport à un jeu de valeurs du CI-SIS</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rule</w:t>
      </w:r>
      <w:proofErr w:type="spellEnd"/>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context</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&lt;let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att_code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"@code"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&lt;let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att_codeSystem</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codeSystem</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&lt;let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att_displayName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displayName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"(not(@nullFlavor) or $</w:t>
      </w:r>
      <w:proofErr w:type="spellStart"/>
      <w:r w:rsidRPr="00E814FD">
        <w:rPr>
          <w:rFonts w:asciiTheme="minorHAnsi" w:hAnsiTheme="minorHAnsi" w:cstheme="minorHAnsi"/>
          <w:color w:val="993300"/>
          <w:sz w:val="18"/>
          <w:szCs w:val="18"/>
          <w:highlight w:val="white"/>
        </w:rPr>
        <w:t>nullFlavor</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proofErr w:type="spellStart"/>
      <w:r w:rsidRPr="00E814FD">
        <w:rPr>
          <w:rFonts w:asciiTheme="minorHAnsi" w:hAnsiTheme="minorHAnsi" w:cstheme="minorHAnsi"/>
          <w:color w:val="000000"/>
          <w:sz w:val="18"/>
          <w:szCs w:val="18"/>
          <w:highlight w:val="white"/>
        </w:rPr>
        <w:t>dansJeuDeValeurs</w:t>
      </w:r>
      <w:proofErr w:type="spellEnd"/>
      <w:r w:rsidRPr="00E814FD">
        <w:rPr>
          <w:rFonts w:asciiTheme="minorHAnsi" w:hAnsiTheme="minorHAnsi" w:cstheme="minorHAnsi"/>
          <w:color w:val="000000"/>
          <w:sz w:val="18"/>
          <w:szCs w:val="18"/>
          <w:highlight w:val="white"/>
        </w:rPr>
        <w:t>] L'élément "</w:t>
      </w:r>
      <w:r w:rsidRPr="00E814FD">
        <w:rPr>
          <w:rFonts w:asciiTheme="minorHAnsi" w:hAnsiTheme="minorHAnsi" w:cstheme="minorHAnsi"/>
          <w:color w:val="000096"/>
          <w:sz w:val="18"/>
          <w:szCs w:val="18"/>
          <w:highlight w:val="white"/>
        </w:rPr>
        <w:t>&lt;value-of</w:t>
      </w:r>
      <w:r w:rsidRPr="00E814FD">
        <w:rPr>
          <w:rFonts w:asciiTheme="minorHAnsi" w:hAnsiTheme="minorHAnsi" w:cstheme="minorHAnsi"/>
          <w:color w:val="F5844C"/>
          <w:sz w:val="18"/>
          <w:szCs w:val="18"/>
          <w:highlight w:val="white"/>
        </w:rPr>
        <w:t xml:space="preserve"> select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vue_elt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ne doit pas comporter d'attribut </w:t>
      </w:r>
      <w:proofErr w:type="spellStart"/>
      <w:r w:rsidRPr="00E814FD">
        <w:rPr>
          <w:rFonts w:asciiTheme="minorHAnsi" w:hAnsiTheme="minorHAnsi" w:cstheme="minorHAnsi"/>
          <w:color w:val="000000"/>
          <w:sz w:val="18"/>
          <w:szCs w:val="18"/>
          <w:highlight w:val="white"/>
        </w:rPr>
        <w:t>nullFlavor</w:t>
      </w:r>
      <w:proofErr w:type="spellEnd"/>
      <w:r w:rsidRPr="00E814FD">
        <w:rPr>
          <w:rFonts w:asciiTheme="minorHAnsi" w:hAnsiTheme="minorHAnsi" w:cstheme="minorHAnsi"/>
          <w:color w:val="000000"/>
          <w:sz w:val="18"/>
          <w:szCs w:val="18"/>
          <w:highlight w:val="white"/>
        </w:rPr>
        <w: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993300"/>
          <w:sz w:val="18"/>
          <w:szCs w:val="18"/>
          <w:highlight w:val="white"/>
        </w:rPr>
        <w:t xml:space="preserve">            (@code and @codeSystem and @displayName) or</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993300"/>
          <w:sz w:val="18"/>
          <w:szCs w:val="18"/>
          <w:highlight w:val="white"/>
        </w:rPr>
        <w:t xml:space="preserve">            ($</w:t>
      </w:r>
      <w:proofErr w:type="spellStart"/>
      <w:r w:rsidRPr="00E814FD">
        <w:rPr>
          <w:rFonts w:asciiTheme="minorHAnsi" w:hAnsiTheme="minorHAnsi" w:cstheme="minorHAnsi"/>
          <w:color w:val="993300"/>
          <w:sz w:val="18"/>
          <w:szCs w:val="18"/>
          <w:highlight w:val="white"/>
        </w:rPr>
        <w:t>nullFlavor</w:t>
      </w:r>
      <w:proofErr w:type="spellEnd"/>
      <w:r w:rsidRPr="00E814FD">
        <w:rPr>
          <w:rFonts w:asciiTheme="minorHAnsi" w:hAnsiTheme="minorHAnsi" w:cstheme="minorHAnsi"/>
          <w:color w:val="993300"/>
          <w:sz w:val="18"/>
          <w:szCs w:val="18"/>
          <w:highlight w:val="white"/>
        </w:rPr>
        <w:t xml:space="preserve"> and </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993300"/>
          <w:sz w:val="18"/>
          <w:szCs w:val="18"/>
          <w:highlight w:val="white"/>
        </w:rPr>
        <w:t xml:space="preserve">            (@nullFlavor='UNK' or </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993300"/>
          <w:sz w:val="18"/>
          <w:szCs w:val="18"/>
          <w:highlight w:val="white"/>
        </w:rPr>
        <w:t xml:space="preserve">            @nullFlavor='NASK' or </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993300"/>
          <w:sz w:val="18"/>
          <w:szCs w:val="18"/>
          <w:highlight w:val="white"/>
        </w:rPr>
        <w:t xml:space="preserve">            @nullFlavor='ASKU' or </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993300"/>
          <w:sz w:val="18"/>
          <w:szCs w:val="18"/>
          <w:highlight w:val="white"/>
        </w:rPr>
        <w:t xml:space="preserve">            @nullFlavor='NI' or </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993300"/>
          <w:sz w:val="18"/>
          <w:szCs w:val="18"/>
          <w:highlight w:val="white"/>
        </w:rPr>
        <w:t xml:space="preserve">            @nullFlavor='NAV' or </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993300"/>
          <w:sz w:val="18"/>
          <w:szCs w:val="18"/>
          <w:highlight w:val="white"/>
        </w:rPr>
        <w:t xml:space="preserve">            @nullFlavor='MSK' or </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993300"/>
          <w:sz w:val="18"/>
          <w:szCs w:val="18"/>
          <w:highlight w:val="white"/>
        </w:rPr>
        <w:t xml:space="preserve">            @nullFlavor='OTH')) or</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993300"/>
          <w:sz w:val="18"/>
          <w:szCs w:val="18"/>
          <w:highlight w:val="white"/>
        </w:rPr>
        <w:t xml:space="preserve">            (@xsi:type and not(@xsi:type = 'CD') and not(@xsi:type = 'CE'))</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993300"/>
          <w:sz w:val="18"/>
          <w:szCs w:val="18"/>
          <w:highlight w:val="white"/>
        </w:rPr>
        <w:t xml:space="preserve">            )"</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proofErr w:type="spellStart"/>
      <w:r w:rsidRPr="00E814FD">
        <w:rPr>
          <w:rFonts w:asciiTheme="minorHAnsi" w:hAnsiTheme="minorHAnsi" w:cstheme="minorHAnsi"/>
          <w:color w:val="000000"/>
          <w:sz w:val="18"/>
          <w:szCs w:val="18"/>
          <w:highlight w:val="white"/>
        </w:rPr>
        <w:t>dansJeuDeValeurs</w:t>
      </w:r>
      <w:proofErr w:type="spellEnd"/>
      <w:r w:rsidRPr="00E814FD">
        <w:rPr>
          <w:rFonts w:asciiTheme="minorHAnsi" w:hAnsiTheme="minorHAnsi" w:cstheme="minorHAnsi"/>
          <w:color w:val="000000"/>
          <w:sz w:val="18"/>
          <w:szCs w:val="18"/>
          <w:highlight w:val="white"/>
        </w:rPr>
        <w:t>] L'élément "</w:t>
      </w:r>
      <w:r w:rsidRPr="00E814FD">
        <w:rPr>
          <w:rFonts w:asciiTheme="minorHAnsi" w:hAnsiTheme="minorHAnsi" w:cstheme="minorHAnsi"/>
          <w:color w:val="000096"/>
          <w:sz w:val="18"/>
          <w:szCs w:val="18"/>
          <w:highlight w:val="white"/>
        </w:rPr>
        <w:t>&lt;value-of</w:t>
      </w:r>
      <w:r w:rsidRPr="00E814FD">
        <w:rPr>
          <w:rFonts w:asciiTheme="minorHAnsi" w:hAnsiTheme="minorHAnsi" w:cstheme="minorHAnsi"/>
          <w:color w:val="F5844C"/>
          <w:sz w:val="18"/>
          <w:szCs w:val="18"/>
          <w:highlight w:val="white"/>
        </w:rPr>
        <w:t xml:space="preserve"> select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vue_elt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doit avoir ses attributs </w:t>
      </w:r>
      <w:r w:rsidRPr="00E814FD">
        <w:rPr>
          <w:rFonts w:asciiTheme="minorHAnsi" w:hAnsiTheme="minorHAnsi" w:cstheme="minorHAnsi"/>
          <w:color w:val="000000"/>
          <w:sz w:val="18"/>
          <w:szCs w:val="18"/>
          <w:highlight w:val="white"/>
        </w:rPr>
        <w:br/>
        <w:t xml:space="preserve">            @code, @codeSystem et @displayName renseignés, ou si le </w:t>
      </w:r>
      <w:proofErr w:type="spellStart"/>
      <w:r w:rsidRPr="00E814FD">
        <w:rPr>
          <w:rFonts w:asciiTheme="minorHAnsi" w:hAnsiTheme="minorHAnsi" w:cstheme="minorHAnsi"/>
          <w:color w:val="000000"/>
          <w:sz w:val="18"/>
          <w:szCs w:val="18"/>
          <w:highlight w:val="white"/>
        </w:rPr>
        <w:t>nullFlavor</w:t>
      </w:r>
      <w:proofErr w:type="spellEnd"/>
      <w:r w:rsidRPr="00E814FD">
        <w:rPr>
          <w:rFonts w:asciiTheme="minorHAnsi" w:hAnsiTheme="minorHAnsi" w:cstheme="minorHAnsi"/>
          <w:color w:val="000000"/>
          <w:sz w:val="18"/>
          <w:szCs w:val="18"/>
          <w:highlight w:val="white"/>
        </w:rPr>
        <w:t xml:space="preserve"> est autorisé, une valeur admise pour cet attribut, ou un </w:t>
      </w:r>
      <w:proofErr w:type="spellStart"/>
      <w:r w:rsidRPr="00E814FD">
        <w:rPr>
          <w:rFonts w:asciiTheme="minorHAnsi" w:hAnsiTheme="minorHAnsi" w:cstheme="minorHAnsi"/>
          <w:color w:val="000000"/>
          <w:sz w:val="18"/>
          <w:szCs w:val="18"/>
          <w:highlight w:val="white"/>
        </w:rPr>
        <w:t>xsi:type</w:t>
      </w:r>
      <w:proofErr w:type="spellEnd"/>
      <w:r w:rsidRPr="00E814FD">
        <w:rPr>
          <w:rFonts w:asciiTheme="minorHAnsi" w:hAnsiTheme="minorHAnsi" w:cstheme="minorHAnsi"/>
          <w:color w:val="000000"/>
          <w:sz w:val="18"/>
          <w:szCs w:val="18"/>
          <w:highlight w:val="white"/>
        </w:rPr>
        <w:t xml:space="preserve"> différent de CD ou CE.</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lang w:val="en-US"/>
        </w:rPr>
        <w:t>&lt;/assert&gt;</w:t>
      </w:r>
      <w:r w:rsidRPr="00E814FD">
        <w:rPr>
          <w:rFonts w:asciiTheme="minorHAnsi" w:hAnsiTheme="minorHAnsi" w:cstheme="minorHAnsi"/>
          <w:color w:val="000000"/>
          <w:sz w:val="18"/>
          <w:szCs w:val="18"/>
          <w:highlight w:val="white"/>
          <w:lang w:val="en-US"/>
        </w:rPr>
        <w:br/>
        <w:t xml:space="preserve">        </w:t>
      </w:r>
      <w:r w:rsidRPr="00E814FD">
        <w:rPr>
          <w:rFonts w:asciiTheme="minorHAnsi" w:hAnsiTheme="minorHAnsi" w:cstheme="minorHAnsi"/>
          <w:color w:val="000000"/>
          <w:sz w:val="18"/>
          <w:szCs w:val="18"/>
          <w:highlight w:val="white"/>
          <w:lang w:val="en-US"/>
        </w:rPr>
        <w:br/>
        <w:t xml:space="preserve">        </w:t>
      </w:r>
      <w:r w:rsidRPr="00E814FD">
        <w:rPr>
          <w:rFonts w:asciiTheme="minorHAnsi" w:hAnsiTheme="minorHAnsi" w:cstheme="minorHAnsi"/>
          <w:color w:val="000096"/>
          <w:sz w:val="18"/>
          <w:szCs w:val="18"/>
          <w:highlight w:val="white"/>
          <w:lang w:val="en-US"/>
        </w:rPr>
        <w:t>&lt;assert</w:t>
      </w:r>
      <w:r w:rsidRPr="00E814FD">
        <w:rPr>
          <w:rFonts w:asciiTheme="minorHAnsi" w:hAnsiTheme="minorHAnsi" w:cstheme="minorHAnsi"/>
          <w:color w:val="F5844C"/>
          <w:sz w:val="18"/>
          <w:szCs w:val="18"/>
          <w:highlight w:val="white"/>
          <w:lang w:val="en-US"/>
        </w:rPr>
        <w:t xml:space="preserve"> test</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00"/>
          <w:sz w:val="18"/>
          <w:szCs w:val="18"/>
          <w:highlight w:val="white"/>
          <w:lang w:val="en-US"/>
        </w:rPr>
        <w:br/>
      </w:r>
      <w:r w:rsidRPr="00E814FD">
        <w:rPr>
          <w:rFonts w:asciiTheme="minorHAnsi" w:hAnsiTheme="minorHAnsi" w:cstheme="minorHAnsi"/>
          <w:color w:val="993300"/>
          <w:sz w:val="18"/>
          <w:szCs w:val="18"/>
          <w:highlight w:val="white"/>
          <w:lang w:val="en-US"/>
        </w:rPr>
        <w:t xml:space="preserve">            @nullFlavor or</w:t>
      </w:r>
      <w:r w:rsidRPr="00E814FD">
        <w:rPr>
          <w:rFonts w:asciiTheme="minorHAnsi" w:hAnsiTheme="minorHAnsi" w:cstheme="minorHAnsi"/>
          <w:color w:val="000000"/>
          <w:sz w:val="18"/>
          <w:szCs w:val="18"/>
          <w:highlight w:val="white"/>
          <w:lang w:val="en-US"/>
        </w:rPr>
        <w:br/>
      </w:r>
      <w:r w:rsidRPr="00E814FD">
        <w:rPr>
          <w:rFonts w:asciiTheme="minorHAnsi" w:hAnsiTheme="minorHAnsi" w:cstheme="minorHAnsi"/>
          <w:color w:val="993300"/>
          <w:sz w:val="18"/>
          <w:szCs w:val="18"/>
          <w:highlight w:val="white"/>
          <w:lang w:val="en-US"/>
        </w:rPr>
        <w:t xml:space="preserve">            (@xsi:type and not(@xsi:type = 'CD') and not(@xsi:type = 'CE')) or </w:t>
      </w:r>
      <w:r w:rsidRPr="00E814FD">
        <w:rPr>
          <w:rFonts w:asciiTheme="minorHAnsi" w:hAnsiTheme="minorHAnsi" w:cstheme="minorHAnsi"/>
          <w:color w:val="000000"/>
          <w:sz w:val="18"/>
          <w:szCs w:val="18"/>
          <w:highlight w:val="white"/>
          <w:lang w:val="en-US"/>
        </w:rPr>
        <w:br/>
      </w:r>
      <w:r w:rsidRPr="00E814FD">
        <w:rPr>
          <w:rFonts w:asciiTheme="minorHAnsi" w:hAnsiTheme="minorHAnsi" w:cstheme="minorHAnsi"/>
          <w:color w:val="993300"/>
          <w:sz w:val="18"/>
          <w:szCs w:val="18"/>
          <w:highlight w:val="white"/>
          <w:lang w:val="en-US"/>
        </w:rPr>
        <w:t xml:space="preserve">            (document($</w:t>
      </w:r>
      <w:proofErr w:type="spellStart"/>
      <w:r w:rsidRPr="00E814FD">
        <w:rPr>
          <w:rFonts w:asciiTheme="minorHAnsi" w:hAnsiTheme="minorHAnsi" w:cstheme="minorHAnsi"/>
          <w:color w:val="993300"/>
          <w:sz w:val="18"/>
          <w:szCs w:val="18"/>
          <w:highlight w:val="white"/>
          <w:lang w:val="en-US"/>
        </w:rPr>
        <w:t>path_jdv</w:t>
      </w:r>
      <w:proofErr w:type="spellEnd"/>
      <w:r w:rsidRPr="00E814FD">
        <w:rPr>
          <w:rFonts w:asciiTheme="minorHAnsi" w:hAnsiTheme="minorHAnsi" w:cstheme="minorHAnsi"/>
          <w:color w:val="993300"/>
          <w:sz w:val="18"/>
          <w:szCs w:val="18"/>
          <w:highlight w:val="white"/>
          <w:lang w:val="en-US"/>
        </w:rPr>
        <w:t>)//</w:t>
      </w:r>
      <w:proofErr w:type="spellStart"/>
      <w:r w:rsidRPr="00E814FD">
        <w:rPr>
          <w:rFonts w:asciiTheme="minorHAnsi" w:hAnsiTheme="minorHAnsi" w:cstheme="minorHAnsi"/>
          <w:color w:val="993300"/>
          <w:sz w:val="18"/>
          <w:szCs w:val="18"/>
          <w:highlight w:val="white"/>
          <w:lang w:val="en-US"/>
        </w:rPr>
        <w:t>svs:Concept</w:t>
      </w:r>
      <w:proofErr w:type="spellEnd"/>
      <w:r w:rsidRPr="00E814FD">
        <w:rPr>
          <w:rFonts w:asciiTheme="minorHAnsi" w:hAnsiTheme="minorHAnsi" w:cstheme="minorHAnsi"/>
          <w:color w:val="993300"/>
          <w:sz w:val="18"/>
          <w:szCs w:val="18"/>
          <w:highlight w:val="white"/>
          <w:lang w:val="en-US"/>
        </w:rPr>
        <w:t>[@code=$att_code and @codeSystem=$att_codeSystem])</w:t>
      </w:r>
      <w:r w:rsidRPr="00E814FD">
        <w:rPr>
          <w:rFonts w:asciiTheme="minorHAnsi" w:hAnsiTheme="minorHAnsi" w:cstheme="minorHAnsi"/>
          <w:color w:val="000000"/>
          <w:sz w:val="18"/>
          <w:szCs w:val="18"/>
          <w:highlight w:val="white"/>
          <w:lang w:val="en-US"/>
        </w:rPr>
        <w:br/>
      </w:r>
      <w:r w:rsidRPr="00E814FD">
        <w:rPr>
          <w:rFonts w:asciiTheme="minorHAnsi" w:hAnsiTheme="minorHAnsi" w:cstheme="minorHAnsi"/>
          <w:color w:val="993300"/>
          <w:sz w:val="18"/>
          <w:szCs w:val="18"/>
          <w:highlight w:val="white"/>
          <w:lang w:val="en-US"/>
        </w:rPr>
        <w:t xml:space="preserve">            )"</w:t>
      </w:r>
      <w:r w:rsidRPr="00E814FD">
        <w:rPr>
          <w:rFonts w:asciiTheme="minorHAnsi" w:hAnsiTheme="minorHAnsi" w:cstheme="minorHAnsi"/>
          <w:color w:val="000096"/>
          <w:sz w:val="18"/>
          <w:szCs w:val="18"/>
          <w:highlight w:val="white"/>
          <w:lang w:val="en-US"/>
        </w:rPr>
        <w:t>&gt;</w:t>
      </w:r>
      <w:r w:rsidRPr="00E814FD">
        <w:rPr>
          <w:rFonts w:asciiTheme="minorHAnsi" w:hAnsiTheme="minorHAnsi" w:cstheme="minorHAnsi"/>
          <w:color w:val="000000"/>
          <w:sz w:val="18"/>
          <w:szCs w:val="18"/>
          <w:highlight w:val="white"/>
          <w:lang w:val="en-US"/>
        </w:rPr>
        <w:br/>
        <w:t xml:space="preserve">            [</w:t>
      </w:r>
      <w:proofErr w:type="spellStart"/>
      <w:r w:rsidRPr="00E814FD">
        <w:rPr>
          <w:rFonts w:asciiTheme="minorHAnsi" w:hAnsiTheme="minorHAnsi" w:cstheme="minorHAnsi"/>
          <w:color w:val="000000"/>
          <w:sz w:val="18"/>
          <w:szCs w:val="18"/>
          <w:highlight w:val="white"/>
          <w:lang w:val="en-US"/>
        </w:rPr>
        <w:t>dansJeuDeValeurs</w:t>
      </w:r>
      <w:proofErr w:type="spellEnd"/>
      <w:r w:rsidRPr="00E814FD">
        <w:rPr>
          <w:rFonts w:asciiTheme="minorHAnsi" w:hAnsiTheme="minorHAnsi" w:cstheme="minorHAnsi"/>
          <w:color w:val="000000"/>
          <w:sz w:val="18"/>
          <w:szCs w:val="18"/>
          <w:highlight w:val="white"/>
          <w:lang w:val="en-US"/>
        </w:rPr>
        <w:t xml:space="preserve">] </w:t>
      </w:r>
      <w:proofErr w:type="spellStart"/>
      <w:r w:rsidRPr="00E814FD">
        <w:rPr>
          <w:rFonts w:asciiTheme="minorHAnsi" w:hAnsiTheme="minorHAnsi" w:cstheme="minorHAnsi"/>
          <w:color w:val="000000"/>
          <w:sz w:val="18"/>
          <w:szCs w:val="18"/>
          <w:highlight w:val="white"/>
          <w:lang w:val="en-US"/>
        </w:rPr>
        <w:t>L'élément</w:t>
      </w:r>
      <w:proofErr w:type="spellEnd"/>
      <w:r w:rsidRPr="00E814FD">
        <w:rPr>
          <w:rFonts w:asciiTheme="minorHAnsi" w:hAnsiTheme="minorHAnsi" w:cstheme="minorHAnsi"/>
          <w:color w:val="000000"/>
          <w:sz w:val="18"/>
          <w:szCs w:val="18"/>
          <w:highlight w:val="white"/>
          <w:lang w:val="en-US"/>
        </w:rPr>
        <w:t xml:space="preserve"> </w:t>
      </w:r>
      <w:r w:rsidRPr="00E814FD">
        <w:rPr>
          <w:rFonts w:asciiTheme="minorHAnsi" w:hAnsiTheme="minorHAnsi" w:cstheme="minorHAnsi"/>
          <w:color w:val="000096"/>
          <w:sz w:val="18"/>
          <w:szCs w:val="18"/>
          <w:highlight w:val="white"/>
          <w:lang w:val="en-US"/>
        </w:rPr>
        <w:t>&lt;value-of</w:t>
      </w:r>
      <w:r w:rsidRPr="00E814FD">
        <w:rPr>
          <w:rFonts w:asciiTheme="minorHAnsi" w:hAnsiTheme="minorHAnsi" w:cstheme="minorHAnsi"/>
          <w:color w:val="F5844C"/>
          <w:sz w:val="18"/>
          <w:szCs w:val="18"/>
          <w:highlight w:val="white"/>
          <w:lang w:val="en-US"/>
        </w:rPr>
        <w:t xml:space="preserve"> select</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spellStart"/>
      <w:r w:rsidRPr="00E814FD">
        <w:rPr>
          <w:rFonts w:asciiTheme="minorHAnsi" w:hAnsiTheme="minorHAnsi" w:cstheme="minorHAnsi"/>
          <w:color w:val="993300"/>
          <w:sz w:val="18"/>
          <w:szCs w:val="18"/>
          <w:highlight w:val="white"/>
          <w:lang w:val="en-US"/>
        </w:rPr>
        <w:t>vue_elt</w:t>
      </w:r>
      <w:proofErr w:type="spellEnd"/>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96"/>
          <w:sz w:val="18"/>
          <w:szCs w:val="18"/>
          <w:highlight w:val="white"/>
          <w:lang w:val="en-US"/>
        </w:rPr>
        <w:t>/&gt;</w:t>
      </w:r>
      <w:r w:rsidRPr="00E814FD">
        <w:rPr>
          <w:rFonts w:asciiTheme="minorHAnsi" w:hAnsiTheme="minorHAnsi" w:cstheme="minorHAnsi"/>
          <w:color w:val="000000"/>
          <w:sz w:val="18"/>
          <w:szCs w:val="18"/>
          <w:highlight w:val="white"/>
          <w:lang w:val="en-US"/>
        </w:rPr>
        <w:br/>
        <w:t xml:space="preserve">            [</w:t>
      </w:r>
      <w:r w:rsidRPr="00E814FD">
        <w:rPr>
          <w:rFonts w:asciiTheme="minorHAnsi" w:hAnsiTheme="minorHAnsi" w:cstheme="minorHAnsi"/>
          <w:color w:val="000096"/>
          <w:sz w:val="18"/>
          <w:szCs w:val="18"/>
          <w:highlight w:val="white"/>
          <w:lang w:val="en-US"/>
        </w:rPr>
        <w:t>&lt;value-of</w:t>
      </w:r>
      <w:r w:rsidRPr="00E814FD">
        <w:rPr>
          <w:rFonts w:asciiTheme="minorHAnsi" w:hAnsiTheme="minorHAnsi" w:cstheme="minorHAnsi"/>
          <w:color w:val="F5844C"/>
          <w:sz w:val="18"/>
          <w:szCs w:val="18"/>
          <w:highlight w:val="white"/>
          <w:lang w:val="en-US"/>
        </w:rPr>
        <w:t xml:space="preserve"> select</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spellStart"/>
      <w:r w:rsidRPr="00E814FD">
        <w:rPr>
          <w:rFonts w:asciiTheme="minorHAnsi" w:hAnsiTheme="minorHAnsi" w:cstheme="minorHAnsi"/>
          <w:color w:val="993300"/>
          <w:sz w:val="18"/>
          <w:szCs w:val="18"/>
          <w:highlight w:val="white"/>
          <w:lang w:val="en-US"/>
        </w:rPr>
        <w:t>att_code</w:t>
      </w:r>
      <w:proofErr w:type="spellEnd"/>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96"/>
          <w:sz w:val="18"/>
          <w:szCs w:val="18"/>
          <w:highlight w:val="white"/>
          <w:lang w:val="en-US"/>
        </w:rPr>
        <w:t>/&gt;</w:t>
      </w:r>
      <w:r w:rsidRPr="00E814FD">
        <w:rPr>
          <w:rFonts w:asciiTheme="minorHAnsi" w:hAnsiTheme="minorHAnsi" w:cstheme="minorHAnsi"/>
          <w:color w:val="000000"/>
          <w:sz w:val="18"/>
          <w:szCs w:val="18"/>
          <w:highlight w:val="white"/>
          <w:lang w:val="en-US"/>
        </w:rPr>
        <w:t>:</w:t>
      </w:r>
      <w:r w:rsidRPr="00E814FD">
        <w:rPr>
          <w:rFonts w:asciiTheme="minorHAnsi" w:hAnsiTheme="minorHAnsi" w:cstheme="minorHAnsi"/>
          <w:color w:val="000096"/>
          <w:sz w:val="18"/>
          <w:szCs w:val="18"/>
          <w:highlight w:val="white"/>
          <w:lang w:val="en-US"/>
        </w:rPr>
        <w:t>&lt;value-of</w:t>
      </w:r>
      <w:r w:rsidRPr="00E814FD">
        <w:rPr>
          <w:rFonts w:asciiTheme="minorHAnsi" w:hAnsiTheme="minorHAnsi" w:cstheme="minorHAnsi"/>
          <w:color w:val="F5844C"/>
          <w:sz w:val="18"/>
          <w:szCs w:val="18"/>
          <w:highlight w:val="white"/>
          <w:lang w:val="en-US"/>
        </w:rPr>
        <w:t xml:space="preserve"> select</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spellStart"/>
      <w:r w:rsidRPr="00E814FD">
        <w:rPr>
          <w:rFonts w:asciiTheme="minorHAnsi" w:hAnsiTheme="minorHAnsi" w:cstheme="minorHAnsi"/>
          <w:color w:val="993300"/>
          <w:sz w:val="18"/>
          <w:szCs w:val="18"/>
          <w:highlight w:val="white"/>
          <w:lang w:val="en-US"/>
        </w:rPr>
        <w:t>att_displayName</w:t>
      </w:r>
      <w:proofErr w:type="spellEnd"/>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96"/>
          <w:sz w:val="18"/>
          <w:szCs w:val="18"/>
          <w:highlight w:val="white"/>
          <w:lang w:val="en-US"/>
        </w:rPr>
        <w:t>/&gt;</w:t>
      </w:r>
      <w:r w:rsidRPr="00E814FD">
        <w:rPr>
          <w:rFonts w:asciiTheme="minorHAnsi" w:hAnsiTheme="minorHAnsi" w:cstheme="minorHAnsi"/>
          <w:color w:val="000000"/>
          <w:sz w:val="18"/>
          <w:szCs w:val="18"/>
          <w:highlight w:val="white"/>
          <w:lang w:val="en-US"/>
        </w:rPr>
        <w:t>:</w:t>
      </w:r>
      <w:r w:rsidRPr="00E814FD">
        <w:rPr>
          <w:rFonts w:asciiTheme="minorHAnsi" w:hAnsiTheme="minorHAnsi" w:cstheme="minorHAnsi"/>
          <w:color w:val="000096"/>
          <w:sz w:val="18"/>
          <w:szCs w:val="18"/>
          <w:highlight w:val="white"/>
          <w:lang w:val="en-US"/>
        </w:rPr>
        <w:t>&lt;value-of</w:t>
      </w:r>
      <w:r w:rsidRPr="00E814FD">
        <w:rPr>
          <w:rFonts w:asciiTheme="minorHAnsi" w:hAnsiTheme="minorHAnsi" w:cstheme="minorHAnsi"/>
          <w:color w:val="F5844C"/>
          <w:sz w:val="18"/>
          <w:szCs w:val="18"/>
          <w:highlight w:val="white"/>
          <w:lang w:val="en-US"/>
        </w:rPr>
        <w:t xml:space="preserve"> select</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spellStart"/>
      <w:r w:rsidRPr="00E814FD">
        <w:rPr>
          <w:rFonts w:asciiTheme="minorHAnsi" w:hAnsiTheme="minorHAnsi" w:cstheme="minorHAnsi"/>
          <w:color w:val="993300"/>
          <w:sz w:val="18"/>
          <w:szCs w:val="18"/>
          <w:highlight w:val="white"/>
          <w:lang w:val="en-US"/>
        </w:rPr>
        <w:t>att_codeSystem</w:t>
      </w:r>
      <w:proofErr w:type="spellEnd"/>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96"/>
          <w:sz w:val="18"/>
          <w:szCs w:val="18"/>
          <w:highlight w:val="white"/>
          <w:lang w:val="en-US"/>
        </w:rPr>
        <w:t>/&gt;</w:t>
      </w:r>
      <w:r w:rsidRPr="00E814FD">
        <w:rPr>
          <w:rFonts w:asciiTheme="minorHAnsi" w:hAnsiTheme="minorHAnsi" w:cstheme="minorHAnsi"/>
          <w:color w:val="000000"/>
          <w:sz w:val="18"/>
          <w:szCs w:val="18"/>
          <w:highlight w:val="white"/>
          <w:lang w:val="en-US"/>
        </w:rPr>
        <w:t xml:space="preserve">] </w:t>
      </w:r>
      <w:r w:rsidRPr="00E814FD">
        <w:rPr>
          <w:rFonts w:asciiTheme="minorHAnsi" w:hAnsiTheme="minorHAnsi" w:cstheme="minorHAnsi"/>
          <w:color w:val="000000"/>
          <w:sz w:val="18"/>
          <w:szCs w:val="18"/>
          <w:highlight w:val="white"/>
          <w:lang w:val="en-US"/>
        </w:rPr>
        <w:br/>
        <w:t xml:space="preserve">            doit faire </w:t>
      </w:r>
      <w:proofErr w:type="spellStart"/>
      <w:r w:rsidRPr="00E814FD">
        <w:rPr>
          <w:rFonts w:asciiTheme="minorHAnsi" w:hAnsiTheme="minorHAnsi" w:cstheme="minorHAnsi"/>
          <w:color w:val="000000"/>
          <w:sz w:val="18"/>
          <w:szCs w:val="18"/>
          <w:highlight w:val="white"/>
          <w:lang w:val="en-US"/>
        </w:rPr>
        <w:t>partie</w:t>
      </w:r>
      <w:proofErr w:type="spellEnd"/>
      <w:r w:rsidRPr="00E814FD">
        <w:rPr>
          <w:rFonts w:asciiTheme="minorHAnsi" w:hAnsiTheme="minorHAnsi" w:cstheme="minorHAnsi"/>
          <w:color w:val="000000"/>
          <w:sz w:val="18"/>
          <w:szCs w:val="18"/>
          <w:highlight w:val="white"/>
          <w:lang w:val="en-US"/>
        </w:rPr>
        <w:t xml:space="preserve"> du jeu de </w:t>
      </w:r>
      <w:proofErr w:type="spellStart"/>
      <w:r w:rsidRPr="00E814FD">
        <w:rPr>
          <w:rFonts w:asciiTheme="minorHAnsi" w:hAnsiTheme="minorHAnsi" w:cstheme="minorHAnsi"/>
          <w:color w:val="000000"/>
          <w:sz w:val="18"/>
          <w:szCs w:val="18"/>
          <w:highlight w:val="white"/>
          <w:lang w:val="en-US"/>
        </w:rPr>
        <w:t>valeurs</w:t>
      </w:r>
      <w:proofErr w:type="spellEnd"/>
      <w:r w:rsidRPr="00E814FD">
        <w:rPr>
          <w:rFonts w:asciiTheme="minorHAnsi" w:hAnsiTheme="minorHAnsi" w:cstheme="minorHAnsi"/>
          <w:color w:val="000000"/>
          <w:sz w:val="18"/>
          <w:szCs w:val="18"/>
          <w:highlight w:val="white"/>
          <w:lang w:val="en-US"/>
        </w:rPr>
        <w:t xml:space="preserve"> </w:t>
      </w:r>
      <w:r w:rsidRPr="00E814FD">
        <w:rPr>
          <w:rFonts w:asciiTheme="minorHAnsi" w:hAnsiTheme="minorHAnsi" w:cstheme="minorHAnsi"/>
          <w:color w:val="000096"/>
          <w:sz w:val="18"/>
          <w:szCs w:val="18"/>
          <w:highlight w:val="white"/>
          <w:lang w:val="en-US"/>
        </w:rPr>
        <w:t>&lt;value-of</w:t>
      </w:r>
      <w:r w:rsidRPr="00E814FD">
        <w:rPr>
          <w:rFonts w:asciiTheme="minorHAnsi" w:hAnsiTheme="minorHAnsi" w:cstheme="minorHAnsi"/>
          <w:color w:val="F5844C"/>
          <w:sz w:val="18"/>
          <w:szCs w:val="18"/>
          <w:highlight w:val="white"/>
          <w:lang w:val="en-US"/>
        </w:rPr>
        <w:t xml:space="preserve"> select</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spellStart"/>
      <w:r w:rsidRPr="00E814FD">
        <w:rPr>
          <w:rFonts w:asciiTheme="minorHAnsi" w:hAnsiTheme="minorHAnsi" w:cstheme="minorHAnsi"/>
          <w:color w:val="993300"/>
          <w:sz w:val="18"/>
          <w:szCs w:val="18"/>
          <w:highlight w:val="white"/>
          <w:lang w:val="en-US"/>
        </w:rPr>
        <w:t>path_jdv</w:t>
      </w:r>
      <w:proofErr w:type="spellEnd"/>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96"/>
          <w:sz w:val="18"/>
          <w:szCs w:val="18"/>
          <w:highlight w:val="white"/>
          <w:lang w:val="en-US"/>
        </w:rPr>
        <w:t>/&gt;</w:t>
      </w:r>
      <w:r w:rsidRPr="00E814FD">
        <w:rPr>
          <w:rFonts w:asciiTheme="minorHAnsi" w:hAnsiTheme="minorHAnsi" w:cstheme="minorHAnsi"/>
          <w:color w:val="000000"/>
          <w:sz w:val="18"/>
          <w:szCs w:val="18"/>
          <w:highlight w:val="white"/>
          <w:lang w:val="en-US"/>
        </w:rPr>
        <w:t>.</w:t>
      </w:r>
      <w:r w:rsidRPr="00E814FD">
        <w:rPr>
          <w:rFonts w:asciiTheme="minorHAnsi" w:hAnsiTheme="minorHAnsi" w:cstheme="minorHAnsi"/>
          <w:color w:val="000000"/>
          <w:sz w:val="18"/>
          <w:szCs w:val="18"/>
          <w:highlight w:val="white"/>
          <w:lang w:val="en-US"/>
        </w:rPr>
        <w:br/>
        <w:t xml:space="preserve">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rule</w:t>
      </w:r>
      <w:proofErr w:type="spellEnd"/>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&lt;/pattern&gt;</w:t>
      </w:r>
      <w:r w:rsidRPr="00E814FD">
        <w:rPr>
          <w:rFonts w:asciiTheme="minorHAnsi" w:hAnsiTheme="minorHAnsi" w:cstheme="minorHAnsi"/>
          <w:color w:val="000000"/>
          <w:sz w:val="18"/>
          <w:szCs w:val="18"/>
          <w:highlight w:val="white"/>
        </w:rPr>
        <w:t xml:space="preserve">   </w:t>
      </w:r>
    </w:p>
    <w:p w14:paraId="31276DC8" w14:textId="77777777" w:rsidR="00475046" w:rsidRPr="00E814FD" w:rsidRDefault="00475046" w:rsidP="00903FB0">
      <w:pPr>
        <w:jc w:val="left"/>
        <w:rPr>
          <w:rFonts w:asciiTheme="minorHAnsi" w:hAnsiTheme="minorHAnsi" w:cstheme="minorHAnsi"/>
          <w:sz w:val="18"/>
          <w:szCs w:val="18"/>
        </w:rPr>
      </w:pPr>
    </w:p>
    <w:p w14:paraId="50AB5BD6" w14:textId="77777777" w:rsidR="00475046" w:rsidRPr="00E814FD" w:rsidRDefault="00475046" w:rsidP="00903FB0">
      <w:pPr>
        <w:pStyle w:val="Titre5"/>
        <w:jc w:val="left"/>
        <w:rPr>
          <w:rFonts w:asciiTheme="minorHAnsi" w:hAnsiTheme="minorHAnsi" w:cstheme="minorHAnsi"/>
          <w:sz w:val="18"/>
          <w:szCs w:val="18"/>
        </w:rPr>
      </w:pPr>
      <w:r w:rsidRPr="00E814FD">
        <w:rPr>
          <w:rFonts w:asciiTheme="minorHAnsi" w:hAnsiTheme="minorHAnsi" w:cstheme="minorHAnsi"/>
          <w:sz w:val="18"/>
          <w:szCs w:val="18"/>
        </w:rPr>
        <w:t>Fonctionnement</w:t>
      </w:r>
    </w:p>
    <w:p w14:paraId="58EEF3D6" w14:textId="77777777" w:rsidR="00475046" w:rsidRPr="00E814FD" w:rsidRDefault="00475046" w:rsidP="00903FB0">
      <w:pPr>
        <w:jc w:val="left"/>
        <w:rPr>
          <w:rFonts w:asciiTheme="minorHAnsi" w:hAnsiTheme="minorHAnsi" w:cstheme="minorHAnsi"/>
          <w:b/>
          <w:sz w:val="18"/>
          <w:szCs w:val="18"/>
        </w:rPr>
      </w:pPr>
      <w:r w:rsidRPr="00E814FD">
        <w:rPr>
          <w:rFonts w:asciiTheme="minorHAnsi" w:hAnsiTheme="minorHAnsi" w:cstheme="minorHAnsi"/>
          <w:b/>
          <w:sz w:val="18"/>
          <w:szCs w:val="18"/>
        </w:rPr>
        <w:t xml:space="preserve">Ils sont appelés par d’autres </w:t>
      </w:r>
      <w:proofErr w:type="spellStart"/>
      <w:r w:rsidRPr="00E814FD">
        <w:rPr>
          <w:rFonts w:asciiTheme="minorHAnsi" w:hAnsiTheme="minorHAnsi" w:cstheme="minorHAnsi"/>
          <w:b/>
          <w:sz w:val="18"/>
          <w:szCs w:val="18"/>
        </w:rPr>
        <w:t>schématrons</w:t>
      </w:r>
      <w:proofErr w:type="spellEnd"/>
      <w:r w:rsidRPr="00E814FD">
        <w:rPr>
          <w:rFonts w:asciiTheme="minorHAnsi" w:hAnsiTheme="minorHAnsi" w:cstheme="minorHAnsi"/>
          <w:b/>
          <w:sz w:val="18"/>
          <w:szCs w:val="18"/>
        </w:rPr>
        <w:t xml:space="preserve"> qui spécifient alors le contexte lors de l’appel.</w:t>
      </w:r>
    </w:p>
    <w:p w14:paraId="620D4370"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Ils ne peuvent pas être utilisés directement.</w:t>
      </w:r>
    </w:p>
    <w:p w14:paraId="31E112B4" w14:textId="77777777" w:rsidR="00475046" w:rsidRPr="00E814FD" w:rsidRDefault="00475046" w:rsidP="00903FB0">
      <w:pPr>
        <w:jc w:val="left"/>
        <w:rPr>
          <w:rFonts w:asciiTheme="minorHAnsi" w:hAnsiTheme="minorHAnsi" w:cstheme="minorHAnsi"/>
          <w:color w:val="FF0000"/>
          <w:sz w:val="18"/>
          <w:szCs w:val="18"/>
        </w:rPr>
      </w:pPr>
      <w:r w:rsidRPr="00E814FD">
        <w:rPr>
          <w:rFonts w:asciiTheme="minorHAnsi" w:hAnsiTheme="minorHAnsi" w:cstheme="minorHAnsi"/>
          <w:sz w:val="18"/>
          <w:szCs w:val="18"/>
        </w:rPr>
        <w:t xml:space="preserve">Un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fait appel à un Abstract pattern grâce à l'attribut</w:t>
      </w:r>
      <w:r w:rsidRPr="00E814FD">
        <w:rPr>
          <w:rFonts w:asciiTheme="minorHAnsi" w:hAnsiTheme="minorHAnsi" w:cstheme="minorHAnsi"/>
          <w:color w:val="000096"/>
          <w:sz w:val="18"/>
          <w:szCs w:val="18"/>
          <w:highlight w:val="white"/>
        </w:rPr>
        <w:t xml:space="preserve"> </w:t>
      </w:r>
      <w:proofErr w:type="spellStart"/>
      <w:r w:rsidRPr="00E814FD">
        <w:rPr>
          <w:rFonts w:asciiTheme="minorHAnsi" w:hAnsiTheme="minorHAnsi" w:cstheme="minorHAnsi"/>
          <w:color w:val="F5844C"/>
          <w:sz w:val="18"/>
          <w:szCs w:val="18"/>
          <w:highlight w:val="white"/>
        </w:rPr>
        <w:t>is</w:t>
      </w:r>
      <w:proofErr w:type="spellEnd"/>
      <w:r w:rsidRPr="00E814FD">
        <w:rPr>
          <w:rFonts w:asciiTheme="minorHAnsi" w:hAnsiTheme="minorHAnsi" w:cstheme="minorHAnsi"/>
          <w:color w:val="F5844C"/>
          <w:sz w:val="18"/>
          <w:szCs w:val="18"/>
          <w:highlight w:val="white"/>
        </w:rPr>
        <w:t>-a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"nom-abstract"</w:t>
      </w:r>
      <w:r w:rsidRPr="00E814FD">
        <w:rPr>
          <w:rFonts w:asciiTheme="minorHAnsi" w:hAnsiTheme="minorHAnsi" w:cstheme="minorHAnsi"/>
          <w:sz w:val="18"/>
          <w:szCs w:val="18"/>
        </w:rPr>
        <w:t xml:space="preserve"> de l’élément </w:t>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000096"/>
          <w:sz w:val="18"/>
          <w:szCs w:val="18"/>
        </w:rPr>
        <w:t>&gt;.</w:t>
      </w:r>
    </w:p>
    <w:tbl>
      <w:tblPr>
        <w:tblStyle w:val="Grilledutableau"/>
        <w:tblW w:w="0" w:type="auto"/>
        <w:tblLook w:val="04A0" w:firstRow="1" w:lastRow="0" w:firstColumn="1" w:lastColumn="0" w:noHBand="0" w:noVBand="1"/>
      </w:tblPr>
      <w:tblGrid>
        <w:gridCol w:w="3397"/>
        <w:gridCol w:w="5663"/>
      </w:tblGrid>
      <w:tr w:rsidR="00475046" w:rsidRPr="00E814FD" w14:paraId="64F1D75D" w14:textId="77777777" w:rsidTr="0012182F">
        <w:tc>
          <w:tcPr>
            <w:tcW w:w="3397" w:type="dxa"/>
            <w:shd w:val="clear" w:color="auto" w:fill="DBE5F1" w:themeFill="accent1" w:themeFillTint="33"/>
          </w:tcPr>
          <w:p w14:paraId="22975643" w14:textId="77777777" w:rsidR="00475046" w:rsidRPr="00E814FD" w:rsidRDefault="00475046"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w:t>
            </w:r>
          </w:p>
        </w:tc>
        <w:tc>
          <w:tcPr>
            <w:tcW w:w="5663" w:type="dxa"/>
            <w:shd w:val="clear" w:color="auto" w:fill="DBE5F1" w:themeFill="accent1" w:themeFillTint="33"/>
          </w:tcPr>
          <w:p w14:paraId="22D51E23" w14:textId="77777777" w:rsidR="00475046" w:rsidRPr="00E814FD" w:rsidRDefault="00475046" w:rsidP="00903FB0">
            <w:pPr>
              <w:jc w:val="left"/>
              <w:rPr>
                <w:rFonts w:asciiTheme="minorHAnsi" w:hAnsiTheme="minorHAnsi" w:cstheme="minorHAnsi"/>
                <w:b/>
                <w:sz w:val="18"/>
                <w:szCs w:val="18"/>
              </w:rPr>
            </w:pPr>
            <w:proofErr w:type="spellStart"/>
            <w:r w:rsidRPr="00E814FD">
              <w:rPr>
                <w:rFonts w:asciiTheme="minorHAnsi" w:hAnsiTheme="minorHAnsi" w:cstheme="minorHAnsi"/>
                <w:b/>
                <w:sz w:val="18"/>
                <w:szCs w:val="18"/>
              </w:rPr>
              <w:t>Schématron</w:t>
            </w:r>
            <w:proofErr w:type="spellEnd"/>
            <w:r w:rsidRPr="00E814FD">
              <w:rPr>
                <w:rFonts w:asciiTheme="minorHAnsi" w:hAnsiTheme="minorHAnsi" w:cstheme="minorHAnsi"/>
                <w:b/>
                <w:sz w:val="18"/>
                <w:szCs w:val="18"/>
              </w:rPr>
              <w:t xml:space="preserve"> appelant</w:t>
            </w:r>
          </w:p>
        </w:tc>
      </w:tr>
      <w:tr w:rsidR="00475046" w:rsidRPr="00E814FD" w14:paraId="457844A5" w14:textId="77777777" w:rsidTr="0012182F">
        <w:tc>
          <w:tcPr>
            <w:tcW w:w="3397" w:type="dxa"/>
          </w:tcPr>
          <w:p w14:paraId="2CE002E6" w14:textId="77777777" w:rsidR="00475046" w:rsidRPr="00E814FD" w:rsidRDefault="00475046" w:rsidP="00903FB0">
            <w:pPr>
              <w:jc w:val="left"/>
              <w:rPr>
                <w:rFonts w:asciiTheme="minorHAnsi" w:hAnsiTheme="minorHAnsi" w:cstheme="minorHAnsi"/>
                <w:sz w:val="18"/>
                <w:szCs w:val="18"/>
              </w:rPr>
            </w:pPr>
            <w:proofErr w:type="spellStart"/>
            <w:proofErr w:type="gramStart"/>
            <w:r w:rsidRPr="00E814FD">
              <w:rPr>
                <w:rFonts w:asciiTheme="minorHAnsi" w:hAnsiTheme="minorHAnsi" w:cstheme="minorHAnsi"/>
                <w:sz w:val="18"/>
                <w:szCs w:val="18"/>
              </w:rPr>
              <w:lastRenderedPageBreak/>
              <w:t>abstractEncompassingEncounterCode</w:t>
            </w:r>
            <w:proofErr w:type="spellEnd"/>
            <w:proofErr w:type="gramEnd"/>
          </w:p>
        </w:tc>
        <w:tc>
          <w:tcPr>
            <w:tcW w:w="5663" w:type="dxa"/>
          </w:tcPr>
          <w:p w14:paraId="28DBEB8D" w14:textId="77777777" w:rsidR="00475046" w:rsidRPr="00E814FD" w:rsidRDefault="00475046" w:rsidP="00903FB0">
            <w:pPr>
              <w:shd w:val="clear" w:color="auto" w:fill="FFFFFF"/>
              <w:autoSpaceDE w:val="0"/>
              <w:autoSpaceDN w:val="0"/>
              <w:adjustRightInd w:val="0"/>
              <w:jc w:val="left"/>
              <w:rPr>
                <w:rFonts w:asciiTheme="minorHAnsi" w:hAnsiTheme="minorHAnsi" w:cstheme="minorHAnsi"/>
                <w:sz w:val="18"/>
                <w:szCs w:val="18"/>
              </w:rPr>
            </w:pP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effectuant le contrôle de l'élément :</w:t>
            </w:r>
          </w:p>
          <w:p w14:paraId="17E84A54" w14:textId="77777777" w:rsidR="00475046" w:rsidRPr="00E814FD" w:rsidRDefault="00475046" w:rsidP="00903FB0">
            <w:pPr>
              <w:shd w:val="clear" w:color="auto" w:fill="FFFFFF"/>
              <w:autoSpaceDE w:val="0"/>
              <w:autoSpaceDN w:val="0"/>
              <w:adjustRightInd w:val="0"/>
              <w:jc w:val="left"/>
              <w:rPr>
                <w:rFonts w:asciiTheme="minorHAnsi" w:hAnsiTheme="minorHAnsi" w:cstheme="minorHAnsi"/>
                <w:sz w:val="18"/>
                <w:szCs w:val="18"/>
              </w:rPr>
            </w:pPr>
            <w:proofErr w:type="spellStart"/>
            <w:proofErr w:type="gramStart"/>
            <w:r w:rsidRPr="00E814FD">
              <w:rPr>
                <w:rFonts w:asciiTheme="minorHAnsi" w:hAnsiTheme="minorHAnsi" w:cstheme="minorHAnsi"/>
                <w:sz w:val="18"/>
                <w:szCs w:val="18"/>
              </w:rPr>
              <w:t>componentOf</w:t>
            </w:r>
            <w:proofErr w:type="spellEnd"/>
            <w:proofErr w:type="gram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encompassingEncounter</w:t>
            </w:r>
            <w:proofErr w:type="spellEnd"/>
            <w:r w:rsidRPr="00E814FD">
              <w:rPr>
                <w:rFonts w:asciiTheme="minorHAnsi" w:hAnsiTheme="minorHAnsi" w:cstheme="minorHAnsi"/>
                <w:sz w:val="18"/>
                <w:szCs w:val="18"/>
              </w:rPr>
              <w:t>/code</w:t>
            </w:r>
          </w:p>
        </w:tc>
      </w:tr>
      <w:tr w:rsidR="00475046" w:rsidRPr="00E814FD" w14:paraId="5DFB335F" w14:textId="77777777" w:rsidTr="0012182F">
        <w:tc>
          <w:tcPr>
            <w:tcW w:w="3397" w:type="dxa"/>
          </w:tcPr>
          <w:p w14:paraId="31EE3666"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abstractFunctionCode.sch</w:t>
            </w:r>
            <w:proofErr w:type="spellEnd"/>
          </w:p>
        </w:tc>
        <w:tc>
          <w:tcPr>
            <w:tcW w:w="5663" w:type="dxa"/>
          </w:tcPr>
          <w:p w14:paraId="1AA9B356" w14:textId="77777777" w:rsidR="00475046" w:rsidRPr="00E814FD" w:rsidRDefault="00475046" w:rsidP="00903FB0">
            <w:pPr>
              <w:shd w:val="clear" w:color="auto" w:fill="FFFFFF"/>
              <w:autoSpaceDE w:val="0"/>
              <w:autoSpaceDN w:val="0"/>
              <w:adjustRightInd w:val="0"/>
              <w:jc w:val="left"/>
              <w:rPr>
                <w:rFonts w:asciiTheme="minorHAnsi" w:hAnsiTheme="minorHAnsi" w:cstheme="minorHAnsi"/>
                <w:sz w:val="18"/>
                <w:szCs w:val="18"/>
              </w:rPr>
            </w:pP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effectuant le contrôle de l'élément :</w:t>
            </w:r>
          </w:p>
          <w:p w14:paraId="7B519A45" w14:textId="77777777" w:rsidR="00475046" w:rsidRPr="00E814FD" w:rsidRDefault="00475046" w:rsidP="00903FB0">
            <w:pPr>
              <w:shd w:val="clear" w:color="auto" w:fill="FFFFFF"/>
              <w:autoSpaceDE w:val="0"/>
              <w:autoSpaceDN w:val="0"/>
              <w:adjustRightInd w:val="0"/>
              <w:jc w:val="left"/>
              <w:rPr>
                <w:rFonts w:asciiTheme="minorHAnsi" w:hAnsiTheme="minorHAnsi" w:cstheme="minorHAnsi"/>
                <w:sz w:val="18"/>
                <w:szCs w:val="18"/>
              </w:rPr>
            </w:pPr>
            <w:proofErr w:type="spellStart"/>
            <w:proofErr w:type="gramStart"/>
            <w:r w:rsidRPr="00E814FD">
              <w:rPr>
                <w:rFonts w:asciiTheme="minorHAnsi" w:hAnsiTheme="minorHAnsi" w:cstheme="minorHAnsi"/>
                <w:sz w:val="18"/>
                <w:szCs w:val="18"/>
              </w:rPr>
              <w:t>author</w:t>
            </w:r>
            <w:proofErr w:type="spellEnd"/>
            <w:proofErr w:type="gram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functionCode</w:t>
            </w:r>
            <w:proofErr w:type="spellEnd"/>
          </w:p>
          <w:p w14:paraId="04983378" w14:textId="77777777" w:rsidR="00475046" w:rsidRPr="00E814FD" w:rsidRDefault="00475046" w:rsidP="00903FB0">
            <w:pPr>
              <w:shd w:val="clear" w:color="auto" w:fill="FFFFFF"/>
              <w:autoSpaceDE w:val="0"/>
              <w:autoSpaceDN w:val="0"/>
              <w:adjustRightInd w:val="0"/>
              <w:jc w:val="left"/>
              <w:rPr>
                <w:rFonts w:asciiTheme="minorHAnsi" w:hAnsiTheme="minorHAnsi" w:cstheme="minorHAnsi"/>
                <w:sz w:val="18"/>
                <w:szCs w:val="18"/>
              </w:rPr>
            </w:pPr>
            <w:proofErr w:type="gramStart"/>
            <w:r w:rsidRPr="00E814FD">
              <w:rPr>
                <w:rFonts w:asciiTheme="minorHAnsi" w:hAnsiTheme="minorHAnsi" w:cstheme="minorHAnsi"/>
                <w:sz w:val="18"/>
                <w:szCs w:val="18"/>
              </w:rPr>
              <w:t>participant</w:t>
            </w:r>
            <w:proofErr w:type="gram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functionCode</w:t>
            </w:r>
            <w:proofErr w:type="spellEnd"/>
          </w:p>
        </w:tc>
      </w:tr>
      <w:tr w:rsidR="00475046" w:rsidRPr="00E814FD" w14:paraId="79CE681B" w14:textId="77777777" w:rsidTr="0012182F">
        <w:tc>
          <w:tcPr>
            <w:tcW w:w="3397" w:type="dxa"/>
          </w:tcPr>
          <w:p w14:paraId="08EEA6DF"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abstractSpecialty.sch</w:t>
            </w:r>
            <w:proofErr w:type="spellEnd"/>
          </w:p>
        </w:tc>
        <w:tc>
          <w:tcPr>
            <w:tcW w:w="5663" w:type="dxa"/>
          </w:tcPr>
          <w:p w14:paraId="468466F1" w14:textId="77777777" w:rsidR="00475046" w:rsidRPr="00E814FD" w:rsidRDefault="00475046" w:rsidP="00903FB0">
            <w:pPr>
              <w:shd w:val="clear" w:color="auto" w:fill="FFFFFF"/>
              <w:autoSpaceDE w:val="0"/>
              <w:autoSpaceDN w:val="0"/>
              <w:adjustRightInd w:val="0"/>
              <w:jc w:val="left"/>
              <w:rPr>
                <w:rFonts w:asciiTheme="minorHAnsi" w:hAnsiTheme="minorHAnsi" w:cstheme="minorHAnsi"/>
                <w:sz w:val="18"/>
                <w:szCs w:val="18"/>
              </w:rPr>
            </w:pP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effectuant le contrôle de l'élément :</w:t>
            </w:r>
          </w:p>
          <w:p w14:paraId="606E12A7" w14:textId="77777777" w:rsidR="00475046" w:rsidRPr="00E814FD" w:rsidRDefault="00475046" w:rsidP="00903FB0">
            <w:pPr>
              <w:shd w:val="clear" w:color="auto" w:fill="FFFFFF"/>
              <w:autoSpaceDE w:val="0"/>
              <w:autoSpaceDN w:val="0"/>
              <w:adjustRightInd w:val="0"/>
              <w:jc w:val="left"/>
              <w:rPr>
                <w:rFonts w:asciiTheme="minorHAnsi" w:hAnsiTheme="minorHAnsi" w:cstheme="minorHAnsi"/>
                <w:sz w:val="18"/>
                <w:szCs w:val="18"/>
                <w:highlight w:val="white"/>
              </w:rPr>
            </w:pPr>
            <w:r w:rsidRPr="00E814FD">
              <w:rPr>
                <w:rFonts w:asciiTheme="minorHAnsi" w:hAnsiTheme="minorHAnsi" w:cstheme="minorHAnsi"/>
                <w:sz w:val="18"/>
                <w:szCs w:val="18"/>
              </w:rPr>
              <w:t xml:space="preserve"> </w:t>
            </w:r>
            <w:proofErr w:type="spellStart"/>
            <w:proofErr w:type="gramStart"/>
            <w:r w:rsidRPr="00E814FD">
              <w:rPr>
                <w:rFonts w:asciiTheme="minorHAnsi" w:hAnsiTheme="minorHAnsi" w:cstheme="minorHAnsi"/>
                <w:sz w:val="18"/>
                <w:szCs w:val="18"/>
              </w:rPr>
              <w:t>author</w:t>
            </w:r>
            <w:proofErr w:type="spellEnd"/>
            <w:proofErr w:type="gram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assignedAuthor</w:t>
            </w:r>
            <w:proofErr w:type="spellEnd"/>
            <w:r w:rsidRPr="00E814FD">
              <w:rPr>
                <w:rFonts w:asciiTheme="minorHAnsi" w:hAnsiTheme="minorHAnsi" w:cstheme="minorHAnsi"/>
                <w:sz w:val="18"/>
                <w:szCs w:val="18"/>
              </w:rPr>
              <w:t>/code</w:t>
            </w:r>
          </w:p>
        </w:tc>
      </w:tr>
      <w:tr w:rsidR="00475046" w:rsidRPr="00E814FD" w14:paraId="720C9977" w14:textId="77777777" w:rsidTr="0012182F">
        <w:tc>
          <w:tcPr>
            <w:tcW w:w="3397" w:type="dxa"/>
          </w:tcPr>
          <w:p w14:paraId="7E7CD309"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abstractHealthcareFacilityCode.sch</w:t>
            </w:r>
            <w:proofErr w:type="spellEnd"/>
          </w:p>
        </w:tc>
        <w:tc>
          <w:tcPr>
            <w:tcW w:w="5663" w:type="dxa"/>
          </w:tcPr>
          <w:p w14:paraId="15B8EA98" w14:textId="77777777" w:rsidR="00475046" w:rsidRPr="00E814FD" w:rsidRDefault="00475046" w:rsidP="00903FB0">
            <w:pPr>
              <w:shd w:val="clear" w:color="auto" w:fill="FFFFFF"/>
              <w:autoSpaceDE w:val="0"/>
              <w:autoSpaceDN w:val="0"/>
              <w:adjustRightInd w:val="0"/>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effectuant le contrôle de l'élément </w:t>
            </w:r>
            <w:proofErr w:type="spellStart"/>
            <w:r w:rsidRPr="00E814FD">
              <w:rPr>
                <w:rFonts w:asciiTheme="minorHAnsi" w:hAnsiTheme="minorHAnsi" w:cstheme="minorHAnsi"/>
                <w:sz w:val="18"/>
                <w:szCs w:val="18"/>
              </w:rPr>
              <w:t>healthcareFacility</w:t>
            </w:r>
            <w:proofErr w:type="spellEnd"/>
            <w:r w:rsidRPr="00E814FD">
              <w:rPr>
                <w:rFonts w:asciiTheme="minorHAnsi" w:hAnsiTheme="minorHAnsi" w:cstheme="minorHAnsi"/>
                <w:sz w:val="18"/>
                <w:szCs w:val="18"/>
              </w:rPr>
              <w:t>/code</w:t>
            </w:r>
          </w:p>
        </w:tc>
      </w:tr>
      <w:tr w:rsidR="00475046" w:rsidRPr="00E814FD" w14:paraId="630AC8AE" w14:textId="77777777" w:rsidTr="0012182F">
        <w:tc>
          <w:tcPr>
            <w:tcW w:w="3397" w:type="dxa"/>
          </w:tcPr>
          <w:p w14:paraId="686858AC"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abstractInformantRelatedEntityCode.sch</w:t>
            </w:r>
            <w:proofErr w:type="spellEnd"/>
          </w:p>
        </w:tc>
        <w:tc>
          <w:tcPr>
            <w:tcW w:w="5663" w:type="dxa"/>
          </w:tcPr>
          <w:p w14:paraId="061EB4CD" w14:textId="77777777" w:rsidR="00475046" w:rsidRPr="00E814FD" w:rsidRDefault="00475046" w:rsidP="00903FB0">
            <w:pPr>
              <w:shd w:val="clear" w:color="auto" w:fill="FFFFFF"/>
              <w:autoSpaceDE w:val="0"/>
              <w:autoSpaceDN w:val="0"/>
              <w:adjustRightInd w:val="0"/>
              <w:jc w:val="left"/>
              <w:rPr>
                <w:rFonts w:asciiTheme="minorHAnsi" w:hAnsiTheme="minorHAnsi" w:cstheme="minorHAnsi"/>
                <w:sz w:val="18"/>
                <w:szCs w:val="18"/>
              </w:rPr>
            </w:pP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effectuant le contrôle de l'élément informant/</w:t>
            </w:r>
            <w:proofErr w:type="spellStart"/>
            <w:r w:rsidRPr="00E814FD">
              <w:rPr>
                <w:rFonts w:asciiTheme="minorHAnsi" w:hAnsiTheme="minorHAnsi" w:cstheme="minorHAnsi"/>
                <w:sz w:val="18"/>
                <w:szCs w:val="18"/>
              </w:rPr>
              <w:t>relatedEntity</w:t>
            </w:r>
            <w:proofErr w:type="spellEnd"/>
            <w:r w:rsidRPr="00E814FD">
              <w:rPr>
                <w:rFonts w:asciiTheme="minorHAnsi" w:hAnsiTheme="minorHAnsi" w:cstheme="minorHAnsi"/>
                <w:sz w:val="18"/>
                <w:szCs w:val="18"/>
              </w:rPr>
              <w:t>/code</w:t>
            </w:r>
          </w:p>
        </w:tc>
      </w:tr>
      <w:tr w:rsidR="00475046" w:rsidRPr="00E814FD" w14:paraId="4137BFAE" w14:textId="77777777" w:rsidTr="0012182F">
        <w:tc>
          <w:tcPr>
            <w:tcW w:w="3397" w:type="dxa"/>
          </w:tcPr>
          <w:p w14:paraId="2FC19B7F"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abstractStandardIndustryClassCode.sch</w:t>
            </w:r>
            <w:proofErr w:type="spellEnd"/>
          </w:p>
        </w:tc>
        <w:tc>
          <w:tcPr>
            <w:tcW w:w="5663" w:type="dxa"/>
          </w:tcPr>
          <w:p w14:paraId="31771A46" w14:textId="77777777" w:rsidR="00475046" w:rsidRPr="00E814FD" w:rsidRDefault="00475046" w:rsidP="00903FB0">
            <w:pPr>
              <w:shd w:val="clear" w:color="auto" w:fill="FFFFFF"/>
              <w:autoSpaceDE w:val="0"/>
              <w:autoSpaceDN w:val="0"/>
              <w:adjustRightInd w:val="0"/>
              <w:jc w:val="left"/>
              <w:rPr>
                <w:rFonts w:asciiTheme="minorHAnsi" w:hAnsiTheme="minorHAnsi" w:cstheme="minorHAnsi"/>
                <w:sz w:val="18"/>
                <w:szCs w:val="18"/>
              </w:rPr>
            </w:pP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effectuant le contrôle de l'élément </w:t>
            </w:r>
            <w:proofErr w:type="spellStart"/>
            <w:r w:rsidRPr="00E814FD">
              <w:rPr>
                <w:rFonts w:asciiTheme="minorHAnsi" w:hAnsiTheme="minorHAnsi" w:cstheme="minorHAnsi"/>
                <w:sz w:val="18"/>
                <w:szCs w:val="18"/>
              </w:rPr>
              <w:t>standardIndustryClassCode</w:t>
            </w:r>
            <w:proofErr w:type="spellEnd"/>
          </w:p>
        </w:tc>
      </w:tr>
      <w:tr w:rsidR="00475046" w:rsidRPr="00E814FD" w14:paraId="438EB3CC" w14:textId="77777777" w:rsidTr="0012182F">
        <w:tc>
          <w:tcPr>
            <w:tcW w:w="3397" w:type="dxa"/>
          </w:tcPr>
          <w:p w14:paraId="12C13E4C" w14:textId="77777777" w:rsidR="00475046" w:rsidRPr="00E814FD" w:rsidRDefault="00475046" w:rsidP="00903FB0">
            <w:pPr>
              <w:jc w:val="left"/>
              <w:rPr>
                <w:rFonts w:asciiTheme="minorHAnsi" w:hAnsiTheme="minorHAnsi" w:cstheme="minorHAnsi"/>
                <w:sz w:val="18"/>
                <w:szCs w:val="18"/>
                <w:highlight w:val="yellow"/>
              </w:rPr>
            </w:pPr>
            <w:proofErr w:type="spellStart"/>
            <w:r w:rsidRPr="00E814FD">
              <w:rPr>
                <w:rFonts w:asciiTheme="minorHAnsi" w:hAnsiTheme="minorHAnsi" w:cstheme="minorHAnsi"/>
                <w:sz w:val="18"/>
                <w:szCs w:val="18"/>
              </w:rPr>
              <w:t>abstractTypeCode.sch</w:t>
            </w:r>
            <w:proofErr w:type="spellEnd"/>
          </w:p>
        </w:tc>
        <w:tc>
          <w:tcPr>
            <w:tcW w:w="5663" w:type="dxa"/>
          </w:tcPr>
          <w:p w14:paraId="1A7F930C" w14:textId="77777777" w:rsidR="00475046" w:rsidRPr="00E814FD" w:rsidRDefault="00475046" w:rsidP="00903FB0">
            <w:pPr>
              <w:shd w:val="clear" w:color="auto" w:fill="FFFFFF"/>
              <w:autoSpaceDE w:val="0"/>
              <w:autoSpaceDN w:val="0"/>
              <w:adjustRightInd w:val="0"/>
              <w:jc w:val="left"/>
              <w:rPr>
                <w:rFonts w:asciiTheme="minorHAnsi" w:hAnsiTheme="minorHAnsi" w:cstheme="minorHAnsi"/>
                <w:sz w:val="18"/>
                <w:szCs w:val="18"/>
              </w:rPr>
            </w:pP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effectuant le contrôle de l'élément :</w:t>
            </w:r>
          </w:p>
          <w:p w14:paraId="2B38F7FF" w14:textId="77777777" w:rsidR="00475046" w:rsidRPr="00E814FD" w:rsidRDefault="00475046" w:rsidP="00903FB0">
            <w:pPr>
              <w:shd w:val="clear" w:color="auto" w:fill="FFFFFF"/>
              <w:autoSpaceDE w:val="0"/>
              <w:autoSpaceDN w:val="0"/>
              <w:adjustRightInd w:val="0"/>
              <w:jc w:val="left"/>
              <w:rPr>
                <w:rFonts w:asciiTheme="minorHAnsi" w:hAnsiTheme="minorHAnsi" w:cstheme="minorHAnsi"/>
                <w:sz w:val="18"/>
                <w:szCs w:val="18"/>
              </w:rPr>
            </w:pPr>
            <w:proofErr w:type="spellStart"/>
            <w:r w:rsidRPr="00E814FD">
              <w:rPr>
                <w:rFonts w:asciiTheme="minorHAnsi" w:hAnsiTheme="minorHAnsi" w:cstheme="minorHAnsi"/>
                <w:sz w:val="18"/>
                <w:szCs w:val="18"/>
              </w:rPr>
              <w:t>ClinicalDocument</w:t>
            </w:r>
            <w:proofErr w:type="spellEnd"/>
            <w:r w:rsidRPr="00E814FD">
              <w:rPr>
                <w:rFonts w:asciiTheme="minorHAnsi" w:hAnsiTheme="minorHAnsi" w:cstheme="minorHAnsi"/>
                <w:sz w:val="18"/>
                <w:szCs w:val="18"/>
              </w:rPr>
              <w:t>/code</w:t>
            </w:r>
          </w:p>
        </w:tc>
      </w:tr>
      <w:tr w:rsidR="00475046" w:rsidRPr="00E814FD" w14:paraId="297CAAB3" w14:textId="77777777" w:rsidTr="0012182F">
        <w:tc>
          <w:tcPr>
            <w:tcW w:w="3397" w:type="dxa"/>
          </w:tcPr>
          <w:p w14:paraId="549481DC"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dansJeuDeValeurs.sch</w:t>
            </w:r>
            <w:proofErr w:type="spellEnd"/>
          </w:p>
        </w:tc>
        <w:tc>
          <w:tcPr>
            <w:tcW w:w="5663" w:type="dxa"/>
          </w:tcPr>
          <w:p w14:paraId="6046AC36"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effectuant le contrôle d'appartenance d'une valeur codée obligatoire à un jeu de valeurs externe : code, </w:t>
            </w:r>
            <w:proofErr w:type="spellStart"/>
            <w:r w:rsidRPr="00E814FD">
              <w:rPr>
                <w:rFonts w:asciiTheme="minorHAnsi" w:hAnsiTheme="minorHAnsi" w:cstheme="minorHAnsi"/>
                <w:sz w:val="18"/>
                <w:szCs w:val="18"/>
              </w:rPr>
              <w:t>displayName</w:t>
            </w:r>
            <w:proofErr w:type="spellEnd"/>
            <w:r w:rsidRPr="00E814FD">
              <w:rPr>
                <w:rFonts w:asciiTheme="minorHAnsi" w:hAnsiTheme="minorHAnsi" w:cstheme="minorHAnsi"/>
                <w:sz w:val="18"/>
                <w:szCs w:val="18"/>
              </w:rPr>
              <w:t xml:space="preserve"> et </w:t>
            </w:r>
            <w:proofErr w:type="spellStart"/>
            <w:r w:rsidRPr="00E814FD">
              <w:rPr>
                <w:rFonts w:asciiTheme="minorHAnsi" w:hAnsiTheme="minorHAnsi" w:cstheme="minorHAnsi"/>
                <w:sz w:val="18"/>
                <w:szCs w:val="18"/>
              </w:rPr>
              <w:t>codeSystem</w:t>
            </w:r>
            <w:proofErr w:type="spellEnd"/>
          </w:p>
          <w:p w14:paraId="124984E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tc>
      </w:tr>
      <w:tr w:rsidR="00475046" w:rsidRPr="00E814FD" w14:paraId="151810B7" w14:textId="77777777" w:rsidTr="0012182F">
        <w:tc>
          <w:tcPr>
            <w:tcW w:w="3397" w:type="dxa"/>
          </w:tcPr>
          <w:p w14:paraId="2EAD5684"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IVL_TS.sch</w:t>
            </w:r>
            <w:proofErr w:type="spellEnd"/>
          </w:p>
        </w:tc>
        <w:tc>
          <w:tcPr>
            <w:tcW w:w="5663" w:type="dxa"/>
          </w:tcPr>
          <w:p w14:paraId="4ADCD65A"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Vérification de la conformité au CI-SIS d'un élément de type IVL_TS ou TS du standard CDAr2.</w:t>
            </w:r>
          </w:p>
        </w:tc>
      </w:tr>
      <w:tr w:rsidR="00475046" w:rsidRPr="00E814FD" w14:paraId="657A3F9B" w14:textId="77777777" w:rsidTr="0012182F">
        <w:tc>
          <w:tcPr>
            <w:tcW w:w="3397" w:type="dxa"/>
          </w:tcPr>
          <w:p w14:paraId="57460409"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typeCodeDansJeuDeValeurs.sch</w:t>
            </w:r>
            <w:proofErr w:type="spellEnd"/>
          </w:p>
        </w:tc>
        <w:tc>
          <w:tcPr>
            <w:tcW w:w="5663" w:type="dxa"/>
          </w:tcPr>
          <w:p w14:paraId="3415B904"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effectuant le contrôle d'appartenance d'une valeur codée obligatoire à un jeu de valeurs externe : code, </w:t>
            </w:r>
            <w:proofErr w:type="spellStart"/>
            <w:r w:rsidRPr="00E814FD">
              <w:rPr>
                <w:rFonts w:asciiTheme="minorHAnsi" w:hAnsiTheme="minorHAnsi" w:cstheme="minorHAnsi"/>
                <w:sz w:val="18"/>
                <w:szCs w:val="18"/>
              </w:rPr>
              <w:t>displayName</w:t>
            </w:r>
            <w:proofErr w:type="spellEnd"/>
            <w:r w:rsidRPr="00E814FD">
              <w:rPr>
                <w:rFonts w:asciiTheme="minorHAnsi" w:hAnsiTheme="minorHAnsi" w:cstheme="minorHAnsi"/>
                <w:sz w:val="18"/>
                <w:szCs w:val="18"/>
              </w:rPr>
              <w:t xml:space="preserve"> et </w:t>
            </w:r>
            <w:proofErr w:type="spellStart"/>
            <w:r w:rsidRPr="00E814FD">
              <w:rPr>
                <w:rFonts w:asciiTheme="minorHAnsi" w:hAnsiTheme="minorHAnsi" w:cstheme="minorHAnsi"/>
                <w:sz w:val="18"/>
                <w:szCs w:val="18"/>
              </w:rPr>
              <w:t>codeSystem</w:t>
            </w:r>
            <w:proofErr w:type="spellEnd"/>
          </w:p>
          <w:p w14:paraId="4067AFE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p w14:paraId="64D549BA" w14:textId="77777777" w:rsidR="00475046" w:rsidRPr="00E814FD" w:rsidRDefault="00475046" w:rsidP="00903FB0">
            <w:pPr>
              <w:jc w:val="left"/>
              <w:rPr>
                <w:rFonts w:asciiTheme="minorHAnsi" w:hAnsiTheme="minorHAnsi" w:cstheme="minorHAnsi"/>
                <w:color w:val="993300"/>
                <w:sz w:val="18"/>
                <w:szCs w:val="18"/>
                <w:highlight w:val="white"/>
              </w:rPr>
            </w:pPr>
            <w:r w:rsidRPr="00E814FD">
              <w:rPr>
                <w:rFonts w:asciiTheme="minorHAnsi" w:hAnsiTheme="minorHAnsi" w:cstheme="minorHAnsi"/>
                <w:sz w:val="18"/>
                <w:szCs w:val="18"/>
              </w:rPr>
              <w:t>Il est appelé par</w:t>
            </w:r>
            <w:r w:rsidRPr="00E814FD">
              <w:rPr>
                <w:rFonts w:asciiTheme="minorHAnsi" w:hAnsiTheme="minorHAnsi" w:cstheme="minorHAnsi"/>
                <w:sz w:val="18"/>
                <w:szCs w:val="18"/>
                <w:highlight w:val="white"/>
              </w:rPr>
              <w:t xml:space="preserve"> </w:t>
            </w:r>
            <w:r w:rsidRPr="00E814FD">
              <w:rPr>
                <w:rFonts w:asciiTheme="minorHAnsi" w:hAnsiTheme="minorHAnsi" w:cstheme="minorHAnsi"/>
                <w:color w:val="993300"/>
                <w:sz w:val="18"/>
                <w:szCs w:val="18"/>
              </w:rPr>
              <w:t>CI-</w:t>
            </w:r>
            <w:proofErr w:type="spellStart"/>
            <w:r w:rsidRPr="00E814FD">
              <w:rPr>
                <w:rFonts w:asciiTheme="minorHAnsi" w:hAnsiTheme="minorHAnsi" w:cstheme="minorHAnsi"/>
                <w:color w:val="993300"/>
                <w:sz w:val="18"/>
                <w:szCs w:val="18"/>
              </w:rPr>
              <w:t>SIS_StructurationMinimale</w:t>
            </w:r>
            <w:r w:rsidRPr="00E814FD">
              <w:rPr>
                <w:rFonts w:asciiTheme="minorHAnsi" w:hAnsiTheme="minorHAnsi" w:cstheme="minorHAnsi"/>
                <w:color w:val="993300"/>
                <w:sz w:val="18"/>
                <w:szCs w:val="18"/>
                <w:highlight w:val="white"/>
              </w:rPr>
              <w:t>.sch</w:t>
            </w:r>
            <w:proofErr w:type="spellEnd"/>
          </w:p>
        </w:tc>
      </w:tr>
    </w:tbl>
    <w:p w14:paraId="1DE711C0" w14:textId="77777777" w:rsidR="00475046" w:rsidRPr="00E814FD" w:rsidRDefault="00475046" w:rsidP="00903FB0">
      <w:pPr>
        <w:jc w:val="left"/>
        <w:rPr>
          <w:rFonts w:asciiTheme="minorHAnsi" w:hAnsiTheme="minorHAnsi" w:cstheme="minorHAnsi"/>
          <w:sz w:val="18"/>
          <w:szCs w:val="18"/>
        </w:rPr>
      </w:pPr>
    </w:p>
    <w:p w14:paraId="44A0B091"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b/>
          <w:bCs/>
          <w:sz w:val="18"/>
          <w:szCs w:val="18"/>
          <w:highlight w:val="white"/>
        </w:rPr>
      </w:pPr>
      <w:r w:rsidRPr="00E814FD">
        <w:rPr>
          <w:rFonts w:asciiTheme="minorHAnsi" w:hAnsiTheme="minorHAnsi" w:cstheme="minorHAnsi"/>
          <w:b/>
          <w:bCs/>
          <w:sz w:val="18"/>
          <w:szCs w:val="18"/>
          <w:highlight w:val="white"/>
        </w:rPr>
        <w:t xml:space="preserve">Exemple d’appel de l’abstract pattern </w:t>
      </w:r>
      <w:proofErr w:type="spellStart"/>
      <w:r w:rsidRPr="00E814FD">
        <w:rPr>
          <w:rFonts w:asciiTheme="minorHAnsi" w:hAnsiTheme="minorHAnsi" w:cstheme="minorHAnsi"/>
          <w:color w:val="993300"/>
          <w:sz w:val="18"/>
          <w:szCs w:val="18"/>
          <w:highlight w:val="white"/>
        </w:rPr>
        <w:t>dansJeuDeValeurs.sch</w:t>
      </w:r>
      <w:proofErr w:type="spellEnd"/>
      <w:r w:rsidRPr="00E814FD">
        <w:rPr>
          <w:rFonts w:asciiTheme="minorHAnsi" w:hAnsiTheme="minorHAnsi" w:cstheme="minorHAnsi"/>
          <w:b/>
          <w:bCs/>
          <w:sz w:val="18"/>
          <w:szCs w:val="18"/>
          <w:highlight w:val="white"/>
        </w:rPr>
        <w:t> :</w:t>
      </w:r>
    </w:p>
    <w:p w14:paraId="63A27EE5"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color w:val="993300"/>
          <w:sz w:val="18"/>
          <w:szCs w:val="18"/>
        </w:rPr>
      </w:pPr>
      <w:r w:rsidRPr="00E814FD">
        <w:rPr>
          <w:rFonts w:asciiTheme="minorHAnsi" w:hAnsiTheme="minorHAnsi" w:cstheme="minorHAnsi"/>
          <w:sz w:val="18"/>
          <w:szCs w:val="18"/>
        </w:rPr>
        <w:t xml:space="preserve">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color w:val="006400"/>
          <w:sz w:val="18"/>
          <w:szCs w:val="18"/>
        </w:rPr>
        <w:t>JDV_clinicalStatusCodes.sch</w:t>
      </w:r>
      <w:proofErr w:type="spellEnd"/>
      <w:r w:rsidRPr="00E814FD">
        <w:rPr>
          <w:rFonts w:asciiTheme="minorHAnsi" w:hAnsiTheme="minorHAnsi" w:cstheme="minorHAnsi"/>
          <w:color w:val="006400"/>
          <w:sz w:val="18"/>
          <w:szCs w:val="18"/>
          <w:highlight w:val="white"/>
        </w:rPr>
        <w:t xml:space="preserve"> </w:t>
      </w:r>
      <w:r w:rsidRPr="00E814FD">
        <w:rPr>
          <w:rFonts w:asciiTheme="minorHAnsi" w:hAnsiTheme="minorHAnsi" w:cstheme="minorHAnsi"/>
          <w:sz w:val="18"/>
          <w:szCs w:val="18"/>
        </w:rPr>
        <w:t xml:space="preserve">fait appel à l’abstract pattern </w:t>
      </w:r>
      <w:proofErr w:type="spellStart"/>
      <w:r w:rsidRPr="00E814FD">
        <w:rPr>
          <w:rFonts w:asciiTheme="minorHAnsi" w:hAnsiTheme="minorHAnsi" w:cstheme="minorHAnsi"/>
          <w:color w:val="993300"/>
          <w:sz w:val="18"/>
          <w:szCs w:val="18"/>
          <w:highlight w:val="white"/>
        </w:rPr>
        <w:t>dansJeuDeValeurs.sch</w:t>
      </w:r>
      <w:proofErr w:type="spellEnd"/>
      <w:r w:rsidRPr="00E814FD">
        <w:rPr>
          <w:rFonts w:asciiTheme="minorHAnsi" w:hAnsiTheme="minorHAnsi" w:cstheme="minorHAnsi"/>
          <w:sz w:val="18"/>
          <w:szCs w:val="18"/>
        </w:rPr>
        <w:t xml:space="preserve"> dans l’élément</w:t>
      </w:r>
      <w:r w:rsidRPr="00E814FD">
        <w:rPr>
          <w:rFonts w:asciiTheme="minorHAnsi" w:hAnsiTheme="minorHAnsi" w:cstheme="minorHAnsi"/>
          <w:color w:val="993300"/>
          <w:sz w:val="18"/>
          <w:szCs w:val="18"/>
        </w:rPr>
        <w:t xml:space="preserve"> </w:t>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000096"/>
          <w:sz w:val="18"/>
          <w:szCs w:val="18"/>
        </w:rPr>
        <w:t xml:space="preserve">&gt; </w:t>
      </w:r>
      <w:r w:rsidRPr="00E814FD">
        <w:rPr>
          <w:rFonts w:asciiTheme="minorHAnsi" w:hAnsiTheme="minorHAnsi" w:cstheme="minorHAnsi"/>
          <w:sz w:val="18"/>
          <w:szCs w:val="18"/>
        </w:rPr>
        <w:t xml:space="preserve">attribut </w:t>
      </w:r>
      <w:proofErr w:type="spellStart"/>
      <w:r w:rsidRPr="00E814FD">
        <w:rPr>
          <w:rFonts w:asciiTheme="minorHAnsi" w:hAnsiTheme="minorHAnsi" w:cstheme="minorHAnsi"/>
          <w:color w:val="F5844C"/>
          <w:sz w:val="18"/>
          <w:szCs w:val="18"/>
          <w:highlight w:val="white"/>
        </w:rPr>
        <w:t>is</w:t>
      </w:r>
      <w:proofErr w:type="spellEnd"/>
      <w:r w:rsidRPr="00E814FD">
        <w:rPr>
          <w:rFonts w:asciiTheme="minorHAnsi" w:hAnsiTheme="minorHAnsi" w:cstheme="minorHAnsi"/>
          <w:color w:val="F5844C"/>
          <w:sz w:val="18"/>
          <w:szCs w:val="18"/>
          <w:highlight w:val="white"/>
        </w:rPr>
        <w:t>-a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dansJeuDeValeurs</w:t>
      </w:r>
      <w:proofErr w:type="spellEnd"/>
      <w:r w:rsidRPr="00E814FD">
        <w:rPr>
          <w:rFonts w:asciiTheme="minorHAnsi" w:hAnsiTheme="minorHAnsi" w:cstheme="minorHAnsi"/>
          <w:color w:val="993300"/>
          <w:sz w:val="18"/>
          <w:szCs w:val="18"/>
          <w:highlight w:val="white"/>
        </w:rPr>
        <w:t>"</w:t>
      </w:r>
    </w:p>
    <w:p w14:paraId="6BEAF752" w14:textId="77777777" w:rsidR="00475046" w:rsidRPr="00E814FD" w:rsidRDefault="00475046" w:rsidP="00903FB0">
      <w:pPr>
        <w:jc w:val="left"/>
        <w:rPr>
          <w:rFonts w:asciiTheme="minorHAnsi" w:hAnsiTheme="minorHAnsi" w:cstheme="minorHAnsi"/>
          <w:b/>
          <w:bCs/>
          <w:sz w:val="18"/>
          <w:szCs w:val="18"/>
        </w:rPr>
      </w:pPr>
    </w:p>
    <w:p w14:paraId="301F06B7" w14:textId="77777777" w:rsidR="00475046" w:rsidRPr="00E814FD" w:rsidRDefault="00475046" w:rsidP="00903FB0">
      <w:pPr>
        <w:jc w:val="left"/>
        <w:rPr>
          <w:rFonts w:asciiTheme="minorHAnsi" w:hAnsiTheme="minorHAnsi" w:cstheme="minorHAnsi"/>
          <w:b/>
          <w:bCs/>
          <w:sz w:val="18"/>
          <w:szCs w:val="18"/>
        </w:rPr>
      </w:pPr>
      <w:r w:rsidRPr="00E814FD">
        <w:rPr>
          <w:rFonts w:asciiTheme="minorHAnsi" w:hAnsiTheme="minorHAnsi" w:cstheme="minorHAnsi"/>
          <w:b/>
          <w:bCs/>
          <w:sz w:val="18"/>
          <w:szCs w:val="18"/>
        </w:rPr>
        <w:t>Exemple :</w:t>
      </w:r>
    </w:p>
    <w:p w14:paraId="3151731F" w14:textId="4EFC133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proofErr w:type="gramStart"/>
      <w:r w:rsidRPr="00E814FD">
        <w:rPr>
          <w:rFonts w:asciiTheme="minorHAnsi" w:hAnsiTheme="minorHAnsi" w:cstheme="minorHAnsi"/>
          <w:color w:val="006400"/>
          <w:sz w:val="18"/>
          <w:szCs w:val="18"/>
          <w:highlight w:val="white"/>
        </w:rPr>
        <w:t>&lt;!--</w:t>
      </w:r>
      <w:proofErr w:type="spellStart"/>
      <w:r w:rsidRPr="00E814FD">
        <w:rPr>
          <w:rFonts w:asciiTheme="minorHAnsi" w:hAnsiTheme="minorHAnsi" w:cstheme="minorHAnsi"/>
          <w:color w:val="006400"/>
          <w:sz w:val="18"/>
          <w:szCs w:val="18"/>
        </w:rPr>
        <w:t>JDV_clinicalStatusCodes.sch</w:t>
      </w:r>
      <w:proofErr w:type="spellEnd"/>
      <w:proofErr w:type="gramEnd"/>
      <w:r w:rsidRPr="00E814FD">
        <w:rPr>
          <w:rFonts w:asciiTheme="minorHAnsi" w:hAnsiTheme="minorHAnsi" w:cstheme="minorHAnsi"/>
          <w:color w:val="006400"/>
          <w:sz w:val="18"/>
          <w:szCs w:val="18"/>
          <w:highlight w:val="white"/>
        </w:rPr>
        <w:t xml:space="preserve">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xmlns</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"http://purl.oclc.org/</w:t>
      </w:r>
      <w:proofErr w:type="spellStart"/>
      <w:r w:rsidRPr="00E814FD">
        <w:rPr>
          <w:rFonts w:asciiTheme="minorHAnsi" w:hAnsiTheme="minorHAnsi" w:cstheme="minorHAnsi"/>
          <w:color w:val="993300"/>
          <w:sz w:val="18"/>
          <w:szCs w:val="18"/>
          <w:highlight w:val="white"/>
        </w:rPr>
        <w:t>dsdl</w:t>
      </w:r>
      <w:proofErr w:type="spellEnd"/>
      <w:r w:rsidRPr="00E814FD">
        <w:rPr>
          <w:rFonts w:asciiTheme="minorHAnsi" w:hAnsiTheme="minorHAnsi" w:cstheme="minorHAnsi"/>
          <w:color w:val="993300"/>
          <w:sz w:val="18"/>
          <w:szCs w:val="18"/>
          <w:highlight w:val="white"/>
        </w:rPr>
        <w:t>/schematron"</w:t>
      </w:r>
      <w:r w:rsidRPr="00E814FD">
        <w:rPr>
          <w:rFonts w:asciiTheme="minorHAnsi" w:hAnsiTheme="minorHAnsi" w:cstheme="minorHAnsi"/>
          <w:color w:val="F5844C"/>
          <w:sz w:val="18"/>
          <w:szCs w:val="18"/>
          <w:highlight w:val="white"/>
        </w:rPr>
        <w:t xml:space="preserve"> id</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JDV_clinicalStatusCodes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is</w:t>
      </w:r>
      <w:proofErr w:type="spellEnd"/>
      <w:r w:rsidRPr="00E814FD">
        <w:rPr>
          <w:rFonts w:asciiTheme="minorHAnsi" w:hAnsiTheme="minorHAnsi" w:cstheme="minorHAnsi"/>
          <w:color w:val="F5844C"/>
          <w:sz w:val="18"/>
          <w:szCs w:val="18"/>
          <w:highlight w:val="white"/>
        </w:rPr>
        <w:t>-a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dansJeuDeValeurs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t>Conformité PCC du statut de santé d'un patient</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path_jdv</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jdv_clinicalStatusCodes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vue_elt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"'observation/value'"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"cda:observation[cda:templateId/@root='1.3.6.1.4.1.19376.1.5.3.1.4.1.1']/cda:value"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nullFlavor</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"0"</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&lt;/pattern&gt;</w:t>
      </w:r>
    </w:p>
    <w:p w14:paraId="1CBA4188"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243B0D5D" w14:textId="77777777" w:rsidR="00BF5627" w:rsidRPr="00E814FD" w:rsidRDefault="00475046" w:rsidP="00903FB0">
      <w:pPr>
        <w:pStyle w:val="Titre2"/>
        <w:jc w:val="left"/>
        <w:rPr>
          <w:rFonts w:asciiTheme="minorHAnsi" w:hAnsiTheme="minorHAnsi" w:cstheme="minorHAnsi"/>
          <w:sz w:val="18"/>
          <w:szCs w:val="18"/>
        </w:rPr>
      </w:pPr>
      <w:r w:rsidRPr="00E814FD">
        <w:rPr>
          <w:rFonts w:asciiTheme="minorHAnsi" w:hAnsiTheme="minorHAnsi" w:cstheme="minorHAnsi"/>
          <w:sz w:val="18"/>
          <w:szCs w:val="18"/>
        </w:rPr>
        <w:br w:type="page"/>
      </w:r>
      <w:bookmarkStart w:id="44" w:name="_Toc122352548"/>
      <w:bookmarkStart w:id="45" w:name="_Toc122428842"/>
      <w:proofErr w:type="spellStart"/>
      <w:r w:rsidR="00BF5627" w:rsidRPr="00E814FD">
        <w:rPr>
          <w:rFonts w:asciiTheme="minorHAnsi" w:hAnsiTheme="minorHAnsi" w:cstheme="minorHAnsi"/>
          <w:sz w:val="18"/>
          <w:szCs w:val="18"/>
        </w:rPr>
        <w:lastRenderedPageBreak/>
        <w:t>Schématrons</w:t>
      </w:r>
      <w:proofErr w:type="spellEnd"/>
      <w:r w:rsidR="00BF5627" w:rsidRPr="00E814FD">
        <w:rPr>
          <w:rFonts w:asciiTheme="minorHAnsi" w:hAnsiTheme="minorHAnsi" w:cstheme="minorHAnsi"/>
          <w:sz w:val="18"/>
          <w:szCs w:val="18"/>
        </w:rPr>
        <w:t xml:space="preserve"> des jeux de valeurs</w:t>
      </w:r>
      <w:bookmarkEnd w:id="44"/>
      <w:bookmarkEnd w:id="45"/>
    </w:p>
    <w:p w14:paraId="087C6542" w14:textId="77777777" w:rsidR="00BF5627" w:rsidRPr="00E814FD" w:rsidRDefault="00BF5627" w:rsidP="00903FB0">
      <w:pPr>
        <w:spacing w:before="120"/>
        <w:jc w:val="left"/>
        <w:rPr>
          <w:rFonts w:asciiTheme="minorHAnsi" w:hAnsiTheme="minorHAnsi" w:cstheme="minorHAnsi"/>
          <w:sz w:val="18"/>
          <w:szCs w:val="18"/>
        </w:rPr>
      </w:pPr>
      <w:r w:rsidRPr="00E814FD">
        <w:rPr>
          <w:rFonts w:asciiTheme="minorHAnsi" w:hAnsiTheme="minorHAnsi" w:cstheme="minorHAnsi"/>
          <w:sz w:val="18"/>
          <w:szCs w:val="18"/>
        </w:rPr>
        <w:t xml:space="preserve">Le contrôle des codes utilisés dans les documents CDA et issus des JDV est effectué à l’aide de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w:t>
      </w:r>
    </w:p>
    <w:p w14:paraId="2745387F"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On distingue deux types de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jeux de valeurs : générique et spécifique</w:t>
      </w:r>
    </w:p>
    <w:p w14:paraId="2595175C" w14:textId="77777777" w:rsidR="00BF5627" w:rsidRPr="00E814FD" w:rsidRDefault="00BF5627">
      <w:pPr>
        <w:pStyle w:val="Paragraphedeliste"/>
        <w:numPr>
          <w:ilvl w:val="0"/>
          <w:numId w:val="52"/>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 xml:space="preserve">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JDV spécifiques à l’en-tête</w:t>
      </w:r>
    </w:p>
    <w:p w14:paraId="63ADF93D" w14:textId="77777777" w:rsidR="00BF5627" w:rsidRPr="00E814FD" w:rsidRDefault="00BF5627">
      <w:pPr>
        <w:pStyle w:val="Paragraphedeliste"/>
        <w:numPr>
          <w:ilvl w:val="0"/>
          <w:numId w:val="52"/>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 xml:space="preserve">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JDV génériques</w:t>
      </w:r>
    </w:p>
    <w:p w14:paraId="243F8AAE" w14:textId="77777777" w:rsidR="00BF5627" w:rsidRPr="00E814FD" w:rsidRDefault="00BF5627">
      <w:pPr>
        <w:pStyle w:val="Paragraphedeliste"/>
        <w:numPr>
          <w:ilvl w:val="0"/>
          <w:numId w:val="52"/>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 xml:space="preserve">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JDV spécifiques à un volet</w:t>
      </w:r>
    </w:p>
    <w:p w14:paraId="34B7EFCE"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L’implémentation de ces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diffèrent avant tout par la manière dont ils sont appelés :</w:t>
      </w:r>
    </w:p>
    <w:p w14:paraId="0F778D54" w14:textId="77777777" w:rsidR="00BF5627" w:rsidRPr="00E814FD" w:rsidRDefault="00BF5627">
      <w:pPr>
        <w:pStyle w:val="Paragraphedeliste"/>
        <w:numPr>
          <w:ilvl w:val="0"/>
          <w:numId w:val="53"/>
        </w:numPr>
        <w:spacing w:after="160" w:line="259" w:lineRule="auto"/>
        <w:jc w:val="left"/>
        <w:rPr>
          <w:rFonts w:asciiTheme="minorHAnsi" w:hAnsiTheme="minorHAnsi" w:cstheme="minorHAnsi"/>
          <w:bCs/>
          <w:sz w:val="18"/>
          <w:szCs w:val="18"/>
        </w:rPr>
      </w:pPr>
      <w:r w:rsidRPr="00E814FD">
        <w:rPr>
          <w:rFonts w:asciiTheme="minorHAnsi" w:hAnsiTheme="minorHAnsi" w:cstheme="minorHAnsi"/>
          <w:sz w:val="18"/>
          <w:szCs w:val="18"/>
        </w:rPr>
        <w:t xml:space="preserve">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spécifiques à l’en-tête sont appelés depuis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r w:rsidRPr="00E814FD">
        <w:rPr>
          <w:rFonts w:asciiTheme="minorHAnsi" w:hAnsiTheme="minorHAnsi" w:cstheme="minorHAnsi"/>
          <w:b/>
          <w:bCs/>
          <w:sz w:val="18"/>
          <w:szCs w:val="18"/>
        </w:rPr>
        <w:t>CI-</w:t>
      </w:r>
      <w:proofErr w:type="spellStart"/>
      <w:r w:rsidRPr="00E814FD">
        <w:rPr>
          <w:rFonts w:asciiTheme="minorHAnsi" w:hAnsiTheme="minorHAnsi" w:cstheme="minorHAnsi"/>
          <w:b/>
          <w:bCs/>
          <w:sz w:val="18"/>
          <w:szCs w:val="18"/>
        </w:rPr>
        <w:t>SIS_StructurationMinimale.sch</w:t>
      </w:r>
      <w:proofErr w:type="spellEnd"/>
      <w:r w:rsidRPr="00E814FD">
        <w:rPr>
          <w:rFonts w:asciiTheme="minorHAnsi" w:hAnsiTheme="minorHAnsi" w:cstheme="minorHAnsi"/>
          <w:b/>
          <w:bCs/>
          <w:sz w:val="18"/>
          <w:szCs w:val="18"/>
        </w:rPr>
        <w:t xml:space="preserve"> </w:t>
      </w:r>
      <w:r w:rsidRPr="00E814FD">
        <w:rPr>
          <w:rFonts w:asciiTheme="minorHAnsi" w:hAnsiTheme="minorHAnsi" w:cstheme="minorHAnsi"/>
          <w:bCs/>
          <w:sz w:val="18"/>
          <w:szCs w:val="18"/>
        </w:rPr>
        <w:t xml:space="preserve">(ce choix a été fait car le </w:t>
      </w:r>
      <w:proofErr w:type="spellStart"/>
      <w:r w:rsidRPr="00E814FD">
        <w:rPr>
          <w:rFonts w:asciiTheme="minorHAnsi" w:hAnsiTheme="minorHAnsi" w:cstheme="minorHAnsi"/>
          <w:bCs/>
          <w:sz w:val="18"/>
          <w:szCs w:val="18"/>
        </w:rPr>
        <w:t>schématron</w:t>
      </w:r>
      <w:proofErr w:type="spellEnd"/>
      <w:r w:rsidRPr="00E814FD">
        <w:rPr>
          <w:rFonts w:asciiTheme="minorHAnsi" w:hAnsiTheme="minorHAnsi" w:cstheme="minorHAnsi"/>
          <w:bCs/>
          <w:sz w:val="18"/>
          <w:szCs w:val="18"/>
        </w:rPr>
        <w:t xml:space="preserve"> CI-</w:t>
      </w:r>
      <w:proofErr w:type="spellStart"/>
      <w:r w:rsidRPr="00E814FD">
        <w:rPr>
          <w:rFonts w:asciiTheme="minorHAnsi" w:hAnsiTheme="minorHAnsi" w:cstheme="minorHAnsi"/>
          <w:bCs/>
          <w:sz w:val="18"/>
          <w:szCs w:val="18"/>
        </w:rPr>
        <w:t>SIS_StructurationMinimale.sch</w:t>
      </w:r>
      <w:proofErr w:type="spellEnd"/>
      <w:r w:rsidRPr="00E814FD">
        <w:rPr>
          <w:rFonts w:asciiTheme="minorHAnsi" w:hAnsiTheme="minorHAnsi" w:cstheme="minorHAnsi"/>
          <w:bCs/>
          <w:sz w:val="18"/>
          <w:szCs w:val="18"/>
        </w:rPr>
        <w:t xml:space="preserve"> est toujours exécuté pour tous les documents).</w:t>
      </w:r>
    </w:p>
    <w:p w14:paraId="78757AAC" w14:textId="77777777" w:rsidR="00BF5627" w:rsidRPr="00E814FD" w:rsidRDefault="00BF5627">
      <w:pPr>
        <w:pStyle w:val="Paragraphedeliste"/>
        <w:numPr>
          <w:ilvl w:val="0"/>
          <w:numId w:val="53"/>
        </w:numPr>
        <w:spacing w:after="160" w:line="259" w:lineRule="auto"/>
        <w:jc w:val="left"/>
        <w:rPr>
          <w:rFonts w:asciiTheme="minorHAnsi" w:hAnsiTheme="minorHAnsi" w:cstheme="minorHAnsi"/>
          <w:bCs/>
          <w:sz w:val="18"/>
          <w:szCs w:val="18"/>
        </w:rPr>
      </w:pPr>
      <w:r w:rsidRPr="00E814FD">
        <w:rPr>
          <w:rFonts w:asciiTheme="minorHAnsi" w:hAnsiTheme="minorHAnsi" w:cstheme="minorHAnsi"/>
          <w:sz w:val="18"/>
          <w:szCs w:val="18"/>
        </w:rPr>
        <w:t xml:space="preserve">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génériques sont appelés depuis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r w:rsidRPr="00E814FD">
        <w:rPr>
          <w:rFonts w:asciiTheme="minorHAnsi" w:hAnsiTheme="minorHAnsi" w:cstheme="minorHAnsi"/>
          <w:b/>
          <w:bCs/>
          <w:sz w:val="18"/>
          <w:szCs w:val="18"/>
        </w:rPr>
        <w:t>CI-</w:t>
      </w:r>
      <w:proofErr w:type="spellStart"/>
      <w:r w:rsidRPr="00E814FD">
        <w:rPr>
          <w:rFonts w:asciiTheme="minorHAnsi" w:hAnsiTheme="minorHAnsi" w:cstheme="minorHAnsi"/>
          <w:b/>
          <w:bCs/>
          <w:sz w:val="18"/>
          <w:szCs w:val="18"/>
        </w:rPr>
        <w:t>SIS_StructurationMinimale.sch</w:t>
      </w:r>
      <w:proofErr w:type="spellEnd"/>
      <w:r w:rsidRPr="00E814FD">
        <w:rPr>
          <w:rFonts w:asciiTheme="minorHAnsi" w:hAnsiTheme="minorHAnsi" w:cstheme="minorHAnsi"/>
          <w:b/>
          <w:bCs/>
          <w:sz w:val="18"/>
          <w:szCs w:val="18"/>
        </w:rPr>
        <w:t xml:space="preserve"> </w:t>
      </w:r>
      <w:r w:rsidRPr="00E814FD">
        <w:rPr>
          <w:rFonts w:asciiTheme="minorHAnsi" w:hAnsiTheme="minorHAnsi" w:cstheme="minorHAnsi"/>
          <w:bCs/>
          <w:sz w:val="18"/>
          <w:szCs w:val="18"/>
        </w:rPr>
        <w:t xml:space="preserve">(ce choix a été fait car le </w:t>
      </w:r>
      <w:proofErr w:type="spellStart"/>
      <w:r w:rsidRPr="00E814FD">
        <w:rPr>
          <w:rFonts w:asciiTheme="minorHAnsi" w:hAnsiTheme="minorHAnsi" w:cstheme="minorHAnsi"/>
          <w:bCs/>
          <w:sz w:val="18"/>
          <w:szCs w:val="18"/>
        </w:rPr>
        <w:t>schématron</w:t>
      </w:r>
      <w:proofErr w:type="spellEnd"/>
      <w:r w:rsidRPr="00E814FD">
        <w:rPr>
          <w:rFonts w:asciiTheme="minorHAnsi" w:hAnsiTheme="minorHAnsi" w:cstheme="minorHAnsi"/>
          <w:bCs/>
          <w:sz w:val="18"/>
          <w:szCs w:val="18"/>
        </w:rPr>
        <w:t xml:space="preserve"> CI-</w:t>
      </w:r>
      <w:proofErr w:type="spellStart"/>
      <w:r w:rsidRPr="00E814FD">
        <w:rPr>
          <w:rFonts w:asciiTheme="minorHAnsi" w:hAnsiTheme="minorHAnsi" w:cstheme="minorHAnsi"/>
          <w:bCs/>
          <w:sz w:val="18"/>
          <w:szCs w:val="18"/>
        </w:rPr>
        <w:t>SIS_StructurationMinimale.sch</w:t>
      </w:r>
      <w:proofErr w:type="spellEnd"/>
      <w:r w:rsidRPr="00E814FD">
        <w:rPr>
          <w:rFonts w:asciiTheme="minorHAnsi" w:hAnsiTheme="minorHAnsi" w:cstheme="minorHAnsi"/>
          <w:bCs/>
          <w:sz w:val="18"/>
          <w:szCs w:val="18"/>
        </w:rPr>
        <w:t xml:space="preserve"> est toujours exécuté pour tous les documents).</w:t>
      </w:r>
    </w:p>
    <w:p w14:paraId="4DF00A4D" w14:textId="77777777" w:rsidR="00BF5627" w:rsidRPr="00E814FD" w:rsidRDefault="00BF5627">
      <w:pPr>
        <w:pStyle w:val="Paragraphedeliste"/>
        <w:numPr>
          <w:ilvl w:val="0"/>
          <w:numId w:val="53"/>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 xml:space="preserve">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spécifiques à un volet sont appelés depuis le </w:t>
      </w:r>
      <w:proofErr w:type="spellStart"/>
      <w:r w:rsidRPr="00E814FD">
        <w:rPr>
          <w:rFonts w:asciiTheme="minorHAnsi" w:hAnsiTheme="minorHAnsi" w:cstheme="minorHAnsi"/>
          <w:b/>
          <w:sz w:val="18"/>
          <w:szCs w:val="18"/>
        </w:rPr>
        <w:t>schématron</w:t>
      </w:r>
      <w:proofErr w:type="spellEnd"/>
      <w:r w:rsidRPr="00E814FD">
        <w:rPr>
          <w:rFonts w:asciiTheme="minorHAnsi" w:hAnsiTheme="minorHAnsi" w:cstheme="minorHAnsi"/>
          <w:b/>
          <w:sz w:val="18"/>
          <w:szCs w:val="18"/>
        </w:rPr>
        <w:t xml:space="preserve"> du modèle du document</w:t>
      </w:r>
      <w:r w:rsidRPr="00E814FD">
        <w:rPr>
          <w:rFonts w:asciiTheme="minorHAnsi" w:hAnsiTheme="minorHAnsi" w:cstheme="minorHAnsi"/>
          <w:sz w:val="18"/>
          <w:szCs w:val="18"/>
        </w:rPr>
        <w:t xml:space="preserve"> concerné</w:t>
      </w:r>
    </w:p>
    <w:p w14:paraId="0CC80285" w14:textId="77777777" w:rsidR="00BF5627" w:rsidRPr="00E814FD" w:rsidRDefault="00BF5627" w:rsidP="00903FB0">
      <w:pPr>
        <w:jc w:val="left"/>
        <w:rPr>
          <w:rFonts w:asciiTheme="minorHAnsi" w:hAnsiTheme="minorHAnsi" w:cstheme="minorHAnsi"/>
          <w:sz w:val="18"/>
          <w:szCs w:val="18"/>
        </w:rPr>
      </w:pPr>
    </w:p>
    <w:p w14:paraId="701553EC" w14:textId="77777777" w:rsidR="00BF5627" w:rsidRPr="00E814FD" w:rsidRDefault="00BF5627" w:rsidP="00903FB0">
      <w:pPr>
        <w:pStyle w:val="Titre3"/>
        <w:jc w:val="left"/>
        <w:rPr>
          <w:rFonts w:asciiTheme="minorHAnsi" w:hAnsiTheme="minorHAnsi" w:cstheme="minorHAnsi"/>
          <w:sz w:val="18"/>
          <w:szCs w:val="18"/>
        </w:rPr>
      </w:pPr>
      <w:bookmarkStart w:id="46" w:name="_Toc122352549"/>
      <w:bookmarkStart w:id="47" w:name="_Toc122428843"/>
      <w:r w:rsidRPr="00E814FD">
        <w:rPr>
          <w:rFonts w:asciiTheme="minorHAnsi" w:hAnsiTheme="minorHAnsi" w:cstheme="minorHAnsi"/>
          <w:sz w:val="18"/>
          <w:szCs w:val="18"/>
        </w:rPr>
        <w:t xml:space="preserve">Comment distinguer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générique et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spécifique ?</w:t>
      </w:r>
      <w:bookmarkEnd w:id="46"/>
      <w:bookmarkEnd w:id="47"/>
    </w:p>
    <w:p w14:paraId="7D4179FE" w14:textId="77777777" w:rsidR="00BF5627" w:rsidRPr="00E814FD" w:rsidRDefault="00BF5627" w:rsidP="00903FB0">
      <w:pPr>
        <w:spacing w:before="120" w:after="0"/>
        <w:jc w:val="left"/>
        <w:rPr>
          <w:rFonts w:asciiTheme="minorHAnsi" w:hAnsiTheme="minorHAnsi" w:cstheme="minorHAnsi"/>
          <w:sz w:val="18"/>
          <w:szCs w:val="18"/>
        </w:rPr>
      </w:pPr>
      <w:r w:rsidRPr="00E814FD">
        <w:rPr>
          <w:rFonts w:asciiTheme="minorHAnsi" w:hAnsiTheme="minorHAnsi" w:cstheme="minorHAnsi"/>
          <w:sz w:val="18"/>
          <w:szCs w:val="18"/>
        </w:rPr>
        <w:t xml:space="preserve">Si le code à contrôler </w:t>
      </w:r>
      <w:proofErr w:type="gramStart"/>
      <w:r w:rsidRPr="00E814FD">
        <w:rPr>
          <w:rFonts w:asciiTheme="minorHAnsi" w:hAnsiTheme="minorHAnsi" w:cstheme="minorHAnsi"/>
          <w:sz w:val="18"/>
          <w:szCs w:val="18"/>
        </w:rPr>
        <w:t>peut être</w:t>
      </w:r>
      <w:proofErr w:type="gramEnd"/>
      <w:r w:rsidRPr="00E814FD">
        <w:rPr>
          <w:rFonts w:asciiTheme="minorHAnsi" w:hAnsiTheme="minorHAnsi" w:cstheme="minorHAnsi"/>
          <w:sz w:val="18"/>
          <w:szCs w:val="18"/>
        </w:rPr>
        <w:t xml:space="preserve"> localisé de manière non ambigüe (et non pas unique), il faut créer un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générique, car</w:t>
      </w:r>
      <w:r w:rsidRPr="00E814FD">
        <w:rPr>
          <w:rFonts w:asciiTheme="minorHAnsi" w:hAnsiTheme="minorHAnsi" w:cstheme="minorHAnsi"/>
          <w:b/>
          <w:sz w:val="18"/>
          <w:szCs w:val="18"/>
        </w:rPr>
        <w:t xml:space="preserve"> le paramètre</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color w:val="993300"/>
          <w:sz w:val="18"/>
          <w:szCs w:val="18"/>
        </w:rPr>
        <w:t xml:space="preserve"> </w:t>
      </w:r>
      <w:r w:rsidRPr="00E814FD">
        <w:rPr>
          <w:rFonts w:asciiTheme="minorHAnsi" w:hAnsiTheme="minorHAnsi" w:cstheme="minorHAnsi"/>
          <w:b/>
          <w:sz w:val="18"/>
          <w:szCs w:val="18"/>
        </w:rPr>
        <w:t xml:space="preserve">du </w:t>
      </w:r>
      <w:proofErr w:type="spellStart"/>
      <w:r w:rsidRPr="00E814FD">
        <w:rPr>
          <w:rFonts w:asciiTheme="minorHAnsi" w:hAnsiTheme="minorHAnsi" w:cstheme="minorHAnsi"/>
          <w:b/>
          <w:sz w:val="18"/>
          <w:szCs w:val="18"/>
        </w:rPr>
        <w:t>schématron</w:t>
      </w:r>
      <w:proofErr w:type="spellEnd"/>
      <w:r w:rsidRPr="00E814FD">
        <w:rPr>
          <w:rFonts w:asciiTheme="minorHAnsi" w:hAnsiTheme="minorHAnsi" w:cstheme="minorHAnsi"/>
          <w:color w:val="993300"/>
          <w:sz w:val="18"/>
          <w:szCs w:val="18"/>
        </w:rPr>
        <w:t xml:space="preserve"> </w:t>
      </w:r>
      <w:r w:rsidRPr="00E814FD">
        <w:rPr>
          <w:rFonts w:asciiTheme="minorHAnsi" w:hAnsiTheme="minorHAnsi" w:cstheme="minorHAnsi"/>
          <w:b/>
          <w:sz w:val="18"/>
          <w:szCs w:val="18"/>
        </w:rPr>
        <w:t>doit uniquement être non ambigüe</w:t>
      </w:r>
      <w:r w:rsidRPr="00E814FD">
        <w:rPr>
          <w:rFonts w:asciiTheme="minorHAnsi" w:hAnsiTheme="minorHAnsi" w:cstheme="minorHAnsi"/>
          <w:sz w:val="18"/>
          <w:szCs w:val="18"/>
        </w:rPr>
        <w:t xml:space="preserve"> (et non pas unique).</w:t>
      </w:r>
    </w:p>
    <w:p w14:paraId="53F20FD1" w14:textId="77777777" w:rsidR="00BF5627" w:rsidRPr="00E814FD" w:rsidRDefault="00BF5627" w:rsidP="00903FB0">
      <w:pPr>
        <w:spacing w:before="120" w:after="0"/>
        <w:jc w:val="left"/>
        <w:rPr>
          <w:rFonts w:asciiTheme="minorHAnsi" w:hAnsiTheme="minorHAnsi" w:cstheme="minorHAnsi"/>
          <w:sz w:val="18"/>
          <w:szCs w:val="18"/>
        </w:rPr>
      </w:pPr>
      <w:proofErr w:type="gramStart"/>
      <w:r w:rsidRPr="00E814FD">
        <w:rPr>
          <w:rFonts w:asciiTheme="minorHAnsi" w:hAnsiTheme="minorHAnsi" w:cstheme="minorHAnsi"/>
          <w:sz w:val="18"/>
          <w:szCs w:val="18"/>
        </w:rPr>
        <w:t>Par contre</w:t>
      </w:r>
      <w:proofErr w:type="gramEnd"/>
      <w:r w:rsidRPr="00E814FD">
        <w:rPr>
          <w:rFonts w:asciiTheme="minorHAnsi" w:hAnsiTheme="minorHAnsi" w:cstheme="minorHAnsi"/>
          <w:sz w:val="18"/>
          <w:szCs w:val="18"/>
        </w:rPr>
        <w:t xml:space="preserve">, si le code à contrôler ne peut être localisé de manière non ambigüe, il faut créer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un JDV spécifique.</w:t>
      </w:r>
    </w:p>
    <w:p w14:paraId="08559939" w14:textId="77777777" w:rsidR="00BF5627" w:rsidRPr="00E814FD" w:rsidRDefault="00BF5627" w:rsidP="00903FB0">
      <w:pPr>
        <w:shd w:val="clear" w:color="auto" w:fill="FFFFFF"/>
        <w:spacing w:before="120" w:after="0"/>
        <w:jc w:val="left"/>
        <w:rPr>
          <w:rFonts w:asciiTheme="minorHAnsi" w:hAnsiTheme="minorHAnsi" w:cstheme="minorHAnsi"/>
          <w:sz w:val="18"/>
          <w:szCs w:val="18"/>
          <w:lang w:eastAsia="fr-FR"/>
        </w:rPr>
      </w:pPr>
    </w:p>
    <w:p w14:paraId="56E3E072" w14:textId="77777777" w:rsidR="00BF5627" w:rsidRPr="00E814FD" w:rsidRDefault="00BF5627" w:rsidP="00903FB0">
      <w:pPr>
        <w:shd w:val="clear" w:color="auto" w:fill="FFFFFF"/>
        <w:spacing w:after="0"/>
        <w:jc w:val="left"/>
        <w:rPr>
          <w:rFonts w:asciiTheme="minorHAnsi" w:hAnsiTheme="minorHAnsi" w:cstheme="minorHAnsi"/>
          <w:sz w:val="18"/>
          <w:szCs w:val="18"/>
          <w:lang w:eastAsia="fr-FR"/>
        </w:rPr>
      </w:pPr>
      <w:r w:rsidRPr="00E814FD">
        <w:rPr>
          <w:rFonts w:asciiTheme="minorHAnsi" w:hAnsiTheme="minorHAnsi" w:cstheme="minorHAnsi"/>
          <w:sz w:val="18"/>
          <w:szCs w:val="18"/>
          <w:lang w:eastAsia="fr-FR"/>
        </w:rPr>
        <w:t>Voici 2 exemples qui permettent d’illustrer les 2 situations :</w:t>
      </w:r>
    </w:p>
    <w:p w14:paraId="7F264CDA" w14:textId="77777777" w:rsidR="00BF5627" w:rsidRPr="00E814FD" w:rsidRDefault="00BF5627" w:rsidP="00903FB0">
      <w:pPr>
        <w:shd w:val="clear" w:color="auto" w:fill="FFFFFF"/>
        <w:spacing w:after="0"/>
        <w:jc w:val="left"/>
        <w:rPr>
          <w:rFonts w:asciiTheme="minorHAnsi" w:hAnsiTheme="minorHAnsi" w:cstheme="minorHAnsi"/>
          <w:sz w:val="18"/>
          <w:szCs w:val="18"/>
          <w:lang w:eastAsia="fr-FR"/>
        </w:rPr>
      </w:pPr>
    </w:p>
    <w:p w14:paraId="7B5F466C" w14:textId="77777777" w:rsidR="00BF5627" w:rsidRPr="00E814FD" w:rsidRDefault="00BF5627" w:rsidP="00903FB0">
      <w:pPr>
        <w:shd w:val="clear" w:color="auto" w:fill="FFFFFF"/>
        <w:spacing w:after="0"/>
        <w:jc w:val="left"/>
        <w:rPr>
          <w:rFonts w:asciiTheme="minorHAnsi" w:hAnsiTheme="minorHAnsi" w:cstheme="minorHAnsi"/>
          <w:b/>
          <w:sz w:val="18"/>
          <w:szCs w:val="18"/>
          <w:lang w:eastAsia="fr-FR"/>
        </w:rPr>
      </w:pPr>
      <w:r w:rsidRPr="00E814FD">
        <w:rPr>
          <w:rFonts w:asciiTheme="minorHAnsi" w:hAnsiTheme="minorHAnsi" w:cstheme="minorHAnsi"/>
          <w:b/>
          <w:sz w:val="18"/>
          <w:szCs w:val="18"/>
          <w:lang w:eastAsia="fr-FR"/>
        </w:rPr>
        <w:t xml:space="preserve">Exemple 1 : </w:t>
      </w:r>
      <w:proofErr w:type="spellStart"/>
      <w:r w:rsidRPr="00E814FD">
        <w:rPr>
          <w:rFonts w:asciiTheme="minorHAnsi" w:hAnsiTheme="minorHAnsi" w:cstheme="minorHAnsi"/>
          <w:b/>
          <w:sz w:val="18"/>
          <w:szCs w:val="18"/>
          <w:lang w:eastAsia="fr-FR"/>
        </w:rPr>
        <w:t>schématron</w:t>
      </w:r>
      <w:proofErr w:type="spellEnd"/>
      <w:r w:rsidRPr="00E814FD">
        <w:rPr>
          <w:rFonts w:asciiTheme="minorHAnsi" w:hAnsiTheme="minorHAnsi" w:cstheme="minorHAnsi"/>
          <w:b/>
          <w:sz w:val="18"/>
          <w:szCs w:val="18"/>
          <w:lang w:eastAsia="fr-FR"/>
        </w:rPr>
        <w:t xml:space="preserve"> de JDV spécifique</w:t>
      </w:r>
    </w:p>
    <w:p w14:paraId="111D8790" w14:textId="77777777" w:rsidR="00BF5627" w:rsidRPr="00E814FD" w:rsidRDefault="00BF5627" w:rsidP="00903FB0">
      <w:pPr>
        <w:shd w:val="clear" w:color="auto" w:fill="FFFFFF"/>
        <w:spacing w:after="0"/>
        <w:jc w:val="left"/>
        <w:rPr>
          <w:rFonts w:asciiTheme="minorHAnsi" w:hAnsiTheme="minorHAnsi" w:cstheme="minorHAnsi"/>
          <w:sz w:val="18"/>
          <w:szCs w:val="18"/>
          <w:lang w:eastAsia="fr-FR"/>
        </w:rPr>
      </w:pPr>
      <w:r w:rsidRPr="00E814FD">
        <w:rPr>
          <w:rFonts w:asciiTheme="minorHAnsi" w:hAnsiTheme="minorHAnsi" w:cstheme="minorHAnsi"/>
          <w:sz w:val="18"/>
          <w:szCs w:val="18"/>
          <w:lang w:eastAsia="fr-FR"/>
        </w:rPr>
        <w:t xml:space="preserve">On veut contrôler l’élément </w:t>
      </w:r>
      <w:r w:rsidRPr="00E814FD">
        <w:rPr>
          <w:rFonts w:asciiTheme="minorHAnsi" w:hAnsiTheme="minorHAnsi" w:cstheme="minorHAnsi"/>
          <w:color w:val="943634" w:themeColor="accent2" w:themeShade="BF"/>
          <w:sz w:val="18"/>
          <w:szCs w:val="18"/>
          <w:lang w:eastAsia="fr-FR"/>
        </w:rPr>
        <w:t xml:space="preserve">value </w:t>
      </w:r>
      <w:r w:rsidRPr="00E814FD">
        <w:rPr>
          <w:rFonts w:asciiTheme="minorHAnsi" w:hAnsiTheme="minorHAnsi" w:cstheme="minorHAnsi"/>
          <w:sz w:val="18"/>
          <w:szCs w:val="18"/>
          <w:lang w:eastAsia="fr-FR"/>
        </w:rPr>
        <w:t xml:space="preserve">d’une entrée FR-Habitus-Mode-de-vie </w:t>
      </w:r>
      <w:r w:rsidRPr="00E814FD">
        <w:rPr>
          <w:rFonts w:asciiTheme="minorHAnsi" w:hAnsiTheme="minorHAnsi" w:cstheme="minorHAnsi"/>
          <w:sz w:val="18"/>
          <w:szCs w:val="18"/>
          <w:highlight w:val="white"/>
        </w:rPr>
        <w:t>(1.3.6.1.4.1.19376.1.5.3.1.4.13.4</w:t>
      </w:r>
      <w:r w:rsidRPr="00E814FD">
        <w:rPr>
          <w:rFonts w:asciiTheme="minorHAnsi" w:hAnsiTheme="minorHAnsi" w:cstheme="minorHAnsi"/>
          <w:sz w:val="18"/>
          <w:szCs w:val="18"/>
        </w:rPr>
        <w:t xml:space="preserve">) </w:t>
      </w:r>
      <w:r w:rsidRPr="00E814FD">
        <w:rPr>
          <w:rFonts w:asciiTheme="minorHAnsi" w:hAnsiTheme="minorHAnsi" w:cstheme="minorHAnsi"/>
          <w:sz w:val="18"/>
          <w:szCs w:val="18"/>
          <w:lang w:eastAsia="fr-FR"/>
        </w:rPr>
        <w:t xml:space="preserve">mais le JDV utilisé pour l’élément </w:t>
      </w:r>
      <w:r w:rsidRPr="00E814FD">
        <w:rPr>
          <w:rFonts w:asciiTheme="minorHAnsi" w:hAnsiTheme="minorHAnsi" w:cstheme="minorHAnsi"/>
          <w:color w:val="943634" w:themeColor="accent2" w:themeShade="BF"/>
          <w:sz w:val="18"/>
          <w:szCs w:val="18"/>
          <w:lang w:eastAsia="fr-FR"/>
        </w:rPr>
        <w:t xml:space="preserve">value </w:t>
      </w:r>
      <w:r w:rsidRPr="00E814FD">
        <w:rPr>
          <w:rFonts w:asciiTheme="minorHAnsi" w:hAnsiTheme="minorHAnsi" w:cstheme="minorHAnsi"/>
          <w:sz w:val="18"/>
          <w:szCs w:val="18"/>
          <w:lang w:eastAsia="fr-FR"/>
        </w:rPr>
        <w:t xml:space="preserve">dépend du contexte de l’entrée qui est spécifié par son </w:t>
      </w:r>
      <w:r w:rsidRPr="00E814FD">
        <w:rPr>
          <w:rFonts w:asciiTheme="minorHAnsi" w:hAnsiTheme="minorHAnsi" w:cstheme="minorHAnsi"/>
          <w:color w:val="943634" w:themeColor="accent2" w:themeShade="BF"/>
          <w:sz w:val="18"/>
          <w:szCs w:val="18"/>
          <w:lang w:eastAsia="fr-FR"/>
        </w:rPr>
        <w:t>code</w:t>
      </w:r>
      <w:r w:rsidRPr="00E814FD">
        <w:rPr>
          <w:rFonts w:asciiTheme="minorHAnsi" w:hAnsiTheme="minorHAnsi" w:cstheme="minorHAnsi"/>
          <w:sz w:val="18"/>
          <w:szCs w:val="18"/>
          <w:lang w:eastAsia="fr-FR"/>
        </w:rPr>
        <w:t>. Ainsi :</w:t>
      </w:r>
    </w:p>
    <w:p w14:paraId="34E64933" w14:textId="77777777" w:rsidR="00BF5627" w:rsidRPr="00E814FD"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18"/>
          <w:szCs w:val="18"/>
        </w:rPr>
      </w:pPr>
      <w:proofErr w:type="gramStart"/>
      <w:r w:rsidRPr="00E814FD">
        <w:rPr>
          <w:rFonts w:asciiTheme="minorHAnsi" w:hAnsiTheme="minorHAnsi" w:cstheme="minorHAnsi"/>
          <w:sz w:val="18"/>
          <w:szCs w:val="18"/>
          <w:lang w:eastAsia="fr-FR"/>
        </w:rPr>
        <w:t>pour</w:t>
      </w:r>
      <w:proofErr w:type="gramEnd"/>
      <w:r w:rsidRPr="00E814FD">
        <w:rPr>
          <w:rFonts w:asciiTheme="minorHAnsi" w:hAnsiTheme="minorHAnsi" w:cstheme="minorHAnsi"/>
          <w:sz w:val="18"/>
          <w:szCs w:val="18"/>
          <w:lang w:eastAsia="fr-FR"/>
        </w:rPr>
        <w:t xml:space="preserve"> une entrée FR-Habitus-Mode-de-vie </w:t>
      </w:r>
      <w:r w:rsidRPr="00E814FD">
        <w:rPr>
          <w:rFonts w:asciiTheme="minorHAnsi" w:hAnsiTheme="minorHAnsi" w:cstheme="minorHAnsi"/>
          <w:sz w:val="18"/>
          <w:szCs w:val="18"/>
          <w:highlight w:val="white"/>
        </w:rPr>
        <w:t xml:space="preserve">de </w:t>
      </w:r>
      <w:r w:rsidRPr="00E814FD">
        <w:rPr>
          <w:rFonts w:asciiTheme="minorHAnsi" w:hAnsiTheme="minorHAnsi" w:cstheme="minorHAnsi"/>
          <w:color w:val="943634" w:themeColor="accent2" w:themeShade="BF"/>
          <w:sz w:val="18"/>
          <w:szCs w:val="18"/>
          <w:lang w:eastAsia="fr-FR"/>
        </w:rPr>
        <w:t>code</w:t>
      </w:r>
      <w:r w:rsidRPr="00E814FD">
        <w:rPr>
          <w:rFonts w:asciiTheme="minorHAnsi" w:hAnsiTheme="minorHAnsi" w:cstheme="minorHAnsi"/>
          <w:sz w:val="18"/>
          <w:szCs w:val="18"/>
        </w:rPr>
        <w:t xml:space="preserve"> "</w:t>
      </w:r>
      <w:r w:rsidRPr="00E814FD">
        <w:rPr>
          <w:rFonts w:asciiTheme="minorHAnsi" w:hAnsiTheme="minorHAnsi" w:cstheme="minorHAnsi"/>
          <w:sz w:val="18"/>
          <w:szCs w:val="18"/>
          <w:highlight w:val="white"/>
        </w:rPr>
        <w:t>ORG-075</w:t>
      </w:r>
      <w:r w:rsidRPr="00E814FD">
        <w:rPr>
          <w:rFonts w:asciiTheme="minorHAnsi" w:hAnsiTheme="minorHAnsi" w:cstheme="minorHAnsi"/>
          <w:sz w:val="18"/>
          <w:szCs w:val="18"/>
        </w:rPr>
        <w:t>"</w:t>
      </w:r>
      <w:r w:rsidRPr="00E814FD">
        <w:rPr>
          <w:rFonts w:asciiTheme="minorHAnsi" w:hAnsiTheme="minorHAnsi" w:cstheme="minorHAnsi"/>
          <w:sz w:val="18"/>
          <w:szCs w:val="18"/>
          <w:highlight w:val="white"/>
        </w:rPr>
        <w:t xml:space="preserve"> </w:t>
      </w:r>
      <w:r w:rsidRPr="00E814FD">
        <w:rPr>
          <w:rFonts w:asciiTheme="minorHAnsi" w:hAnsiTheme="minorHAnsi" w:cstheme="minorHAnsi"/>
          <w:sz w:val="18"/>
          <w:szCs w:val="18"/>
        </w:rPr>
        <w:t xml:space="preserve">"Activité professionnelle", on doit vérifier que la </w:t>
      </w:r>
      <w:r w:rsidRPr="00E814FD">
        <w:rPr>
          <w:rFonts w:asciiTheme="minorHAnsi" w:hAnsiTheme="minorHAnsi" w:cstheme="minorHAnsi"/>
          <w:color w:val="943634" w:themeColor="accent2" w:themeShade="BF"/>
          <w:sz w:val="18"/>
          <w:szCs w:val="18"/>
          <w:lang w:eastAsia="fr-FR"/>
        </w:rPr>
        <w:t xml:space="preserve">value </w:t>
      </w:r>
      <w:r w:rsidRPr="00E814FD">
        <w:rPr>
          <w:rFonts w:asciiTheme="minorHAnsi" w:hAnsiTheme="minorHAnsi" w:cstheme="minorHAnsi"/>
          <w:sz w:val="18"/>
          <w:szCs w:val="18"/>
        </w:rPr>
        <w:t xml:space="preserve">appartient au </w:t>
      </w:r>
      <w:proofErr w:type="spellStart"/>
      <w:r w:rsidRPr="00E814FD">
        <w:rPr>
          <w:rFonts w:asciiTheme="minorHAnsi" w:hAnsiTheme="minorHAnsi" w:cstheme="minorHAnsi"/>
          <w:color w:val="365F91" w:themeColor="accent1" w:themeShade="BF"/>
          <w:sz w:val="18"/>
          <w:szCs w:val="18"/>
          <w:highlight w:val="white"/>
        </w:rPr>
        <w:t>JDV_Activité</w:t>
      </w:r>
      <w:proofErr w:type="spellEnd"/>
      <w:r w:rsidRPr="00E814FD">
        <w:rPr>
          <w:rFonts w:asciiTheme="minorHAnsi" w:hAnsiTheme="minorHAnsi" w:cstheme="minorHAnsi"/>
          <w:color w:val="365F91" w:themeColor="accent1" w:themeShade="BF"/>
          <w:sz w:val="18"/>
          <w:szCs w:val="18"/>
          <w:highlight w:val="white"/>
        </w:rPr>
        <w:t>-CISIS</w:t>
      </w:r>
    </w:p>
    <w:p w14:paraId="0192F19D" w14:textId="77777777" w:rsidR="00BF5627" w:rsidRPr="00E814FD"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18"/>
          <w:szCs w:val="18"/>
        </w:rPr>
      </w:pPr>
      <w:proofErr w:type="gramStart"/>
      <w:r w:rsidRPr="00E814FD">
        <w:rPr>
          <w:rFonts w:asciiTheme="minorHAnsi" w:hAnsiTheme="minorHAnsi" w:cstheme="minorHAnsi"/>
          <w:sz w:val="18"/>
          <w:szCs w:val="18"/>
          <w:lang w:eastAsia="fr-FR"/>
        </w:rPr>
        <w:t>pour</w:t>
      </w:r>
      <w:proofErr w:type="gramEnd"/>
      <w:r w:rsidRPr="00E814FD">
        <w:rPr>
          <w:rFonts w:asciiTheme="minorHAnsi" w:hAnsiTheme="minorHAnsi" w:cstheme="minorHAnsi"/>
          <w:sz w:val="18"/>
          <w:szCs w:val="18"/>
          <w:lang w:eastAsia="fr-FR"/>
        </w:rPr>
        <w:t xml:space="preserve"> une entrée FR-Habitus-Mode-de-vie </w:t>
      </w:r>
      <w:r w:rsidRPr="00E814FD">
        <w:rPr>
          <w:rFonts w:asciiTheme="minorHAnsi" w:hAnsiTheme="minorHAnsi" w:cstheme="minorHAnsi"/>
          <w:sz w:val="18"/>
          <w:szCs w:val="18"/>
          <w:highlight w:val="white"/>
        </w:rPr>
        <w:t xml:space="preserve">de </w:t>
      </w:r>
      <w:r w:rsidRPr="00E814FD">
        <w:rPr>
          <w:rFonts w:asciiTheme="minorHAnsi" w:hAnsiTheme="minorHAnsi" w:cstheme="minorHAnsi"/>
          <w:color w:val="943634" w:themeColor="accent2" w:themeShade="BF"/>
          <w:sz w:val="18"/>
          <w:szCs w:val="18"/>
          <w:lang w:eastAsia="fr-FR"/>
        </w:rPr>
        <w:t>code</w:t>
      </w:r>
      <w:r w:rsidRPr="00E814FD">
        <w:rPr>
          <w:rFonts w:asciiTheme="minorHAnsi" w:hAnsiTheme="minorHAnsi" w:cstheme="minorHAnsi"/>
          <w:sz w:val="18"/>
          <w:szCs w:val="18"/>
        </w:rPr>
        <w:t xml:space="preserve"> "57712-2" "Niveau d’étude de la mère", on doit vérifier que la </w:t>
      </w:r>
      <w:r w:rsidRPr="00E814FD">
        <w:rPr>
          <w:rFonts w:asciiTheme="minorHAnsi" w:hAnsiTheme="minorHAnsi" w:cstheme="minorHAnsi"/>
          <w:color w:val="943634" w:themeColor="accent2" w:themeShade="BF"/>
          <w:sz w:val="18"/>
          <w:szCs w:val="18"/>
          <w:lang w:eastAsia="fr-FR"/>
        </w:rPr>
        <w:t xml:space="preserve">value </w:t>
      </w:r>
      <w:r w:rsidRPr="00E814FD">
        <w:rPr>
          <w:rFonts w:asciiTheme="minorHAnsi" w:hAnsiTheme="minorHAnsi" w:cstheme="minorHAnsi"/>
          <w:sz w:val="18"/>
          <w:szCs w:val="18"/>
        </w:rPr>
        <w:t xml:space="preserve">appartient au </w:t>
      </w:r>
      <w:proofErr w:type="spellStart"/>
      <w:r w:rsidRPr="00E814FD">
        <w:rPr>
          <w:rFonts w:asciiTheme="minorHAnsi" w:hAnsiTheme="minorHAnsi" w:cstheme="minorHAnsi"/>
          <w:color w:val="365F91" w:themeColor="accent1" w:themeShade="BF"/>
          <w:sz w:val="18"/>
          <w:szCs w:val="18"/>
          <w:highlight w:val="white"/>
        </w:rPr>
        <w:t>JDV_niveauEtude</w:t>
      </w:r>
      <w:proofErr w:type="spellEnd"/>
      <w:r w:rsidRPr="00E814FD">
        <w:rPr>
          <w:rFonts w:asciiTheme="minorHAnsi" w:hAnsiTheme="minorHAnsi" w:cstheme="minorHAnsi"/>
          <w:color w:val="365F91" w:themeColor="accent1" w:themeShade="BF"/>
          <w:sz w:val="18"/>
          <w:szCs w:val="18"/>
          <w:highlight w:val="white"/>
        </w:rPr>
        <w:t>-CISIS</w:t>
      </w:r>
    </w:p>
    <w:p w14:paraId="7D4BBD78"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5DB08F97"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r w:rsidRPr="00E814FD">
        <w:rPr>
          <w:rFonts w:asciiTheme="minorHAnsi" w:hAnsiTheme="minorHAnsi" w:cstheme="minorHAnsi"/>
          <w:sz w:val="18"/>
          <w:szCs w:val="18"/>
        </w:rPr>
        <w:t xml:space="preserve">Si on ne précise pas le </w:t>
      </w:r>
      <w:r w:rsidRPr="00E814FD">
        <w:rPr>
          <w:rFonts w:asciiTheme="minorHAnsi" w:hAnsiTheme="minorHAnsi" w:cstheme="minorHAnsi"/>
          <w:color w:val="943634" w:themeColor="accent2" w:themeShade="BF"/>
          <w:sz w:val="18"/>
          <w:szCs w:val="18"/>
          <w:lang w:eastAsia="fr-FR"/>
        </w:rPr>
        <w:t>code</w:t>
      </w:r>
      <w:r w:rsidRPr="00E814FD">
        <w:rPr>
          <w:rFonts w:asciiTheme="minorHAnsi" w:hAnsiTheme="minorHAnsi" w:cstheme="minorHAnsi"/>
          <w:sz w:val="18"/>
          <w:szCs w:val="18"/>
        </w:rPr>
        <w:t xml:space="preserve"> dans le paramètre </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color w:val="993300"/>
          <w:sz w:val="18"/>
          <w:szCs w:val="18"/>
          <w:highlight w:val="white"/>
        </w:rPr>
        <w:t xml:space="preserve"> </w:t>
      </w:r>
      <w:r w:rsidRPr="00E814FD">
        <w:rPr>
          <w:rFonts w:asciiTheme="minorHAnsi" w:hAnsiTheme="minorHAnsi" w:cstheme="minorHAnsi"/>
          <w:sz w:val="18"/>
          <w:szCs w:val="18"/>
        </w:rPr>
        <w:t>on reste dans l’ambiguïté (on ne sait pas quel JDV utiliser)</w:t>
      </w:r>
    </w:p>
    <w:p w14:paraId="598187EB" w14:textId="77777777" w:rsidR="00BF5627" w:rsidRPr="00E814FD" w:rsidRDefault="00BF5627" w:rsidP="00903FB0">
      <w:pPr>
        <w:shd w:val="clear" w:color="auto" w:fill="FFFFFF"/>
        <w:spacing w:after="0"/>
        <w:jc w:val="left"/>
        <w:rPr>
          <w:rFonts w:asciiTheme="minorHAnsi" w:hAnsiTheme="minorHAnsi" w:cstheme="minorHAnsi"/>
          <w:sz w:val="18"/>
          <w:szCs w:val="18"/>
          <w:lang w:eastAsia="fr-FR"/>
        </w:rPr>
      </w:pPr>
    </w:p>
    <w:p w14:paraId="59482A12" w14:textId="77777777" w:rsidR="00BF5627" w:rsidRPr="00E814FD" w:rsidRDefault="00BF5627" w:rsidP="00903FB0">
      <w:pPr>
        <w:shd w:val="clear" w:color="auto" w:fill="FFFFFF"/>
        <w:spacing w:after="0"/>
        <w:jc w:val="left"/>
        <w:rPr>
          <w:rFonts w:asciiTheme="minorHAnsi" w:hAnsiTheme="minorHAnsi" w:cstheme="minorHAnsi"/>
          <w:b/>
          <w:sz w:val="18"/>
          <w:szCs w:val="18"/>
          <w:lang w:eastAsia="fr-FR"/>
        </w:rPr>
      </w:pPr>
      <w:r w:rsidRPr="00E814FD">
        <w:rPr>
          <w:rFonts w:asciiTheme="minorHAnsi" w:hAnsiTheme="minorHAnsi" w:cstheme="minorHAnsi"/>
          <w:b/>
          <w:sz w:val="18"/>
          <w:szCs w:val="18"/>
          <w:lang w:eastAsia="fr-FR"/>
        </w:rPr>
        <w:t xml:space="preserve">Exemple 2 : </w:t>
      </w:r>
      <w:proofErr w:type="spellStart"/>
      <w:r w:rsidRPr="00E814FD">
        <w:rPr>
          <w:rFonts w:asciiTheme="minorHAnsi" w:hAnsiTheme="minorHAnsi" w:cstheme="minorHAnsi"/>
          <w:b/>
          <w:sz w:val="18"/>
          <w:szCs w:val="18"/>
          <w:lang w:eastAsia="fr-FR"/>
        </w:rPr>
        <w:t>schématron</w:t>
      </w:r>
      <w:proofErr w:type="spellEnd"/>
      <w:r w:rsidRPr="00E814FD">
        <w:rPr>
          <w:rFonts w:asciiTheme="minorHAnsi" w:hAnsiTheme="minorHAnsi" w:cstheme="minorHAnsi"/>
          <w:b/>
          <w:sz w:val="18"/>
          <w:szCs w:val="18"/>
          <w:lang w:eastAsia="fr-FR"/>
        </w:rPr>
        <w:t xml:space="preserve"> de JDV générique</w:t>
      </w:r>
    </w:p>
    <w:p w14:paraId="4082DD5D"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lang w:eastAsia="fr-FR"/>
        </w:rPr>
      </w:pPr>
      <w:r w:rsidRPr="00E814FD">
        <w:rPr>
          <w:rFonts w:asciiTheme="minorHAnsi" w:hAnsiTheme="minorHAnsi" w:cstheme="minorHAnsi"/>
          <w:sz w:val="18"/>
          <w:szCs w:val="18"/>
          <w:lang w:eastAsia="fr-FR"/>
        </w:rPr>
        <w:t xml:space="preserve">Un veut contrôler l’élément </w:t>
      </w:r>
      <w:r w:rsidRPr="00E814FD">
        <w:rPr>
          <w:rFonts w:asciiTheme="minorHAnsi" w:hAnsiTheme="minorHAnsi" w:cstheme="minorHAnsi"/>
          <w:color w:val="943634" w:themeColor="accent2" w:themeShade="BF"/>
          <w:sz w:val="18"/>
          <w:szCs w:val="18"/>
          <w:lang w:eastAsia="fr-FR"/>
        </w:rPr>
        <w:t xml:space="preserve">value </w:t>
      </w:r>
      <w:r w:rsidRPr="00E814FD">
        <w:rPr>
          <w:rFonts w:asciiTheme="minorHAnsi" w:hAnsiTheme="minorHAnsi" w:cstheme="minorHAnsi"/>
          <w:sz w:val="18"/>
          <w:szCs w:val="18"/>
          <w:lang w:eastAsia="fr-FR"/>
        </w:rPr>
        <w:t>dans une entrée FR-Statut-clinique-du-patient (1.3.6.1.4.1.19376.1.5.3.1.4.1.2) quelle que soit la position de cette entrée dans le CDA.</w:t>
      </w:r>
    </w:p>
    <w:p w14:paraId="7773170B" w14:textId="77777777" w:rsidR="00BF5627" w:rsidRPr="00E814FD" w:rsidRDefault="00BF5627" w:rsidP="00903FB0">
      <w:pPr>
        <w:shd w:val="clear" w:color="auto" w:fill="FFFFFF"/>
        <w:spacing w:after="0"/>
        <w:jc w:val="left"/>
        <w:rPr>
          <w:rFonts w:asciiTheme="minorHAnsi" w:hAnsiTheme="minorHAnsi" w:cstheme="minorHAnsi"/>
          <w:sz w:val="18"/>
          <w:szCs w:val="18"/>
          <w:lang w:eastAsia="fr-FR"/>
        </w:rPr>
      </w:pPr>
    </w:p>
    <w:p w14:paraId="1547EE2B"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lang w:eastAsia="fr-FR"/>
        </w:rPr>
      </w:pPr>
      <w:r w:rsidRPr="00E814FD">
        <w:rPr>
          <w:rFonts w:asciiTheme="minorHAnsi" w:hAnsiTheme="minorHAnsi" w:cstheme="minorHAnsi"/>
          <w:sz w:val="18"/>
          <w:szCs w:val="18"/>
          <w:lang w:eastAsia="fr-FR"/>
        </w:rPr>
        <w:t xml:space="preserve">L’élément </w:t>
      </w:r>
      <w:r w:rsidRPr="00E814FD">
        <w:rPr>
          <w:rFonts w:asciiTheme="minorHAnsi" w:hAnsiTheme="minorHAnsi" w:cstheme="minorHAnsi"/>
          <w:color w:val="943634" w:themeColor="accent2" w:themeShade="BF"/>
          <w:sz w:val="18"/>
          <w:szCs w:val="18"/>
          <w:lang w:eastAsia="fr-FR"/>
        </w:rPr>
        <w:t>value</w:t>
      </w:r>
      <w:r w:rsidRPr="00E814FD">
        <w:rPr>
          <w:rFonts w:asciiTheme="minorHAnsi" w:hAnsiTheme="minorHAnsi" w:cstheme="minorHAnsi"/>
          <w:sz w:val="18"/>
          <w:szCs w:val="18"/>
          <w:lang w:eastAsia="fr-FR"/>
        </w:rPr>
        <w:t xml:space="preserve"> est non </w:t>
      </w:r>
      <w:proofErr w:type="gramStart"/>
      <w:r w:rsidRPr="00E814FD">
        <w:rPr>
          <w:rFonts w:asciiTheme="minorHAnsi" w:hAnsiTheme="minorHAnsi" w:cstheme="minorHAnsi"/>
          <w:sz w:val="18"/>
          <w:szCs w:val="18"/>
          <w:lang w:eastAsia="fr-FR"/>
        </w:rPr>
        <w:t>ambigüe</w:t>
      </w:r>
      <w:proofErr w:type="gramEnd"/>
      <w:r w:rsidRPr="00E814FD">
        <w:rPr>
          <w:rFonts w:asciiTheme="minorHAnsi" w:hAnsiTheme="minorHAnsi" w:cstheme="minorHAnsi"/>
          <w:sz w:val="18"/>
          <w:szCs w:val="18"/>
          <w:lang w:eastAsia="fr-FR"/>
        </w:rPr>
        <w:t xml:space="preserve"> ici puisque c’est toujours dans le même type d’entrée qui toujours le même </w:t>
      </w:r>
      <w:r w:rsidRPr="00E814FD">
        <w:rPr>
          <w:rFonts w:asciiTheme="minorHAnsi" w:hAnsiTheme="minorHAnsi" w:cstheme="minorHAnsi"/>
          <w:color w:val="943634" w:themeColor="accent2" w:themeShade="BF"/>
          <w:sz w:val="18"/>
          <w:szCs w:val="18"/>
          <w:lang w:eastAsia="fr-FR"/>
        </w:rPr>
        <w:t>code</w:t>
      </w:r>
      <w:r w:rsidRPr="00E814FD">
        <w:rPr>
          <w:rFonts w:asciiTheme="minorHAnsi" w:hAnsiTheme="minorHAnsi" w:cstheme="minorHAnsi"/>
          <w:sz w:val="18"/>
          <w:szCs w:val="18"/>
          <w:lang w:eastAsia="fr-FR"/>
        </w:rPr>
        <w:t xml:space="preserve">. On a donc créé un </w:t>
      </w:r>
      <w:proofErr w:type="spellStart"/>
      <w:r w:rsidRPr="00E814FD">
        <w:rPr>
          <w:rFonts w:asciiTheme="minorHAnsi" w:hAnsiTheme="minorHAnsi" w:cstheme="minorHAnsi"/>
          <w:sz w:val="18"/>
          <w:szCs w:val="18"/>
          <w:lang w:eastAsia="fr-FR"/>
        </w:rPr>
        <w:t>schématron</w:t>
      </w:r>
      <w:proofErr w:type="spellEnd"/>
      <w:r w:rsidRPr="00E814FD">
        <w:rPr>
          <w:rFonts w:asciiTheme="minorHAnsi" w:hAnsiTheme="minorHAnsi" w:cstheme="minorHAnsi"/>
          <w:sz w:val="18"/>
          <w:szCs w:val="18"/>
          <w:lang w:eastAsia="fr-FR"/>
        </w:rPr>
        <w:t xml:space="preserve"> </w:t>
      </w:r>
      <w:proofErr w:type="spellStart"/>
      <w:r w:rsidRPr="00E814FD">
        <w:rPr>
          <w:rFonts w:asciiTheme="minorHAnsi" w:hAnsiTheme="minorHAnsi" w:cstheme="minorHAnsi"/>
          <w:color w:val="006400"/>
          <w:sz w:val="18"/>
          <w:szCs w:val="18"/>
        </w:rPr>
        <w:t>JDV_healthStatusCodes.sch</w:t>
      </w:r>
      <w:proofErr w:type="spellEnd"/>
      <w:r w:rsidRPr="00E814FD">
        <w:rPr>
          <w:rFonts w:asciiTheme="minorHAnsi" w:hAnsiTheme="minorHAnsi" w:cstheme="minorHAnsi"/>
          <w:sz w:val="18"/>
          <w:szCs w:val="18"/>
          <w:lang w:eastAsia="fr-FR"/>
        </w:rPr>
        <w:t xml:space="preserve"> générique avec le paramètre </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color w:val="993300"/>
          <w:sz w:val="18"/>
          <w:szCs w:val="18"/>
        </w:rPr>
        <w:t xml:space="preserve"> </w:t>
      </w:r>
      <w:r w:rsidRPr="00E814FD">
        <w:rPr>
          <w:rFonts w:asciiTheme="minorHAnsi" w:hAnsiTheme="minorHAnsi" w:cstheme="minorHAnsi"/>
          <w:sz w:val="18"/>
          <w:szCs w:val="18"/>
          <w:lang w:eastAsia="fr-FR"/>
        </w:rPr>
        <w:t>suivant :</w:t>
      </w:r>
    </w:p>
    <w:p w14:paraId="0388B420"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2E72F48F"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lang w:val="en-US"/>
        </w:rPr>
      </w:pPr>
      <w:r w:rsidRPr="00E814FD">
        <w:rPr>
          <w:rFonts w:asciiTheme="minorHAnsi" w:hAnsiTheme="minorHAnsi" w:cstheme="minorHAnsi"/>
          <w:color w:val="000096"/>
          <w:sz w:val="18"/>
          <w:szCs w:val="18"/>
          <w:highlight w:val="white"/>
          <w:lang w:val="en-US"/>
        </w:rPr>
        <w:t>&lt;param</w:t>
      </w:r>
      <w:r w:rsidRPr="00E814FD">
        <w:rPr>
          <w:rFonts w:asciiTheme="minorHAnsi" w:hAnsiTheme="minorHAnsi" w:cstheme="minorHAnsi"/>
          <w:color w:val="F5844C"/>
          <w:sz w:val="18"/>
          <w:szCs w:val="18"/>
          <w:highlight w:val="white"/>
          <w:lang w:val="en-US"/>
        </w:rPr>
        <w:t xml:space="preserve"> name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spellStart"/>
      <w:r w:rsidRPr="00E814FD">
        <w:rPr>
          <w:rFonts w:asciiTheme="minorHAnsi" w:hAnsiTheme="minorHAnsi" w:cstheme="minorHAnsi"/>
          <w:color w:val="993300"/>
          <w:sz w:val="18"/>
          <w:szCs w:val="18"/>
          <w:highlight w:val="white"/>
          <w:lang w:val="en-US"/>
        </w:rPr>
        <w:t>xpath_elt</w:t>
      </w:r>
      <w:proofErr w:type="spellEnd"/>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F5844C"/>
          <w:sz w:val="18"/>
          <w:szCs w:val="18"/>
          <w:highlight w:val="white"/>
          <w:lang w:val="en-US"/>
        </w:rPr>
        <w:t xml:space="preserve"> value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gramStart"/>
      <w:r w:rsidRPr="00E814FD">
        <w:rPr>
          <w:rFonts w:asciiTheme="minorHAnsi" w:hAnsiTheme="minorHAnsi" w:cstheme="minorHAnsi"/>
          <w:color w:val="993300"/>
          <w:sz w:val="18"/>
          <w:szCs w:val="18"/>
          <w:lang w:val="en-US"/>
        </w:rPr>
        <w:t>cda:observation</w:t>
      </w:r>
      <w:proofErr w:type="gramEnd"/>
      <w:r w:rsidRPr="00E814FD">
        <w:rPr>
          <w:rFonts w:asciiTheme="minorHAnsi" w:hAnsiTheme="minorHAnsi" w:cstheme="minorHAnsi"/>
          <w:color w:val="993300"/>
          <w:sz w:val="18"/>
          <w:szCs w:val="18"/>
          <w:lang w:val="en-US"/>
        </w:rPr>
        <w:t>[cda:templateId/@root='1.3.6.1.4.1.19376.1.5.3.1.4.1.2']/cda:value</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96"/>
          <w:sz w:val="18"/>
          <w:szCs w:val="18"/>
          <w:highlight w:val="white"/>
          <w:lang w:val="en-US"/>
        </w:rPr>
        <w:t>/&gt;</w:t>
      </w:r>
    </w:p>
    <w:p w14:paraId="0B1CEFFD" w14:textId="77777777" w:rsidR="00BF5627" w:rsidRPr="00E814FD" w:rsidRDefault="00BF5627" w:rsidP="00903FB0">
      <w:pPr>
        <w:jc w:val="left"/>
        <w:rPr>
          <w:rFonts w:asciiTheme="minorHAnsi" w:hAnsiTheme="minorHAnsi" w:cstheme="minorHAnsi"/>
          <w:sz w:val="18"/>
          <w:szCs w:val="18"/>
          <w:lang w:val="en-US"/>
        </w:rPr>
      </w:pPr>
    </w:p>
    <w:p w14:paraId="702F6ECF" w14:textId="77777777" w:rsidR="00BF5627" w:rsidRPr="00E814FD" w:rsidRDefault="00BF5627" w:rsidP="00903FB0">
      <w:pPr>
        <w:pStyle w:val="Titre3"/>
        <w:jc w:val="left"/>
        <w:rPr>
          <w:rFonts w:asciiTheme="minorHAnsi" w:hAnsiTheme="minorHAnsi" w:cstheme="minorHAnsi"/>
          <w:sz w:val="18"/>
          <w:szCs w:val="18"/>
        </w:rPr>
      </w:pPr>
      <w:bookmarkStart w:id="48" w:name="_Toc122352550"/>
      <w:bookmarkStart w:id="49" w:name="_Toc122428844"/>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JDV spécifiques à l’en-tête</w:t>
      </w:r>
      <w:bookmarkEnd w:id="48"/>
      <w:bookmarkEnd w:id="49"/>
    </w:p>
    <w:p w14:paraId="66BAFA5A" w14:textId="77777777" w:rsidR="00BF5627" w:rsidRPr="00E814FD" w:rsidRDefault="00BF5627" w:rsidP="00903FB0">
      <w:pPr>
        <w:pStyle w:val="Titre4"/>
        <w:jc w:val="left"/>
        <w:rPr>
          <w:rFonts w:asciiTheme="minorHAnsi" w:hAnsiTheme="minorHAnsi" w:cstheme="minorHAnsi"/>
          <w:sz w:val="18"/>
          <w:szCs w:val="18"/>
        </w:rPr>
      </w:pPr>
      <w:bookmarkStart w:id="50" w:name="_Toc122352551"/>
      <w:r w:rsidRPr="00E814FD">
        <w:rPr>
          <w:rFonts w:asciiTheme="minorHAnsi" w:hAnsiTheme="minorHAnsi" w:cstheme="minorHAnsi"/>
          <w:sz w:val="18"/>
          <w:szCs w:val="18"/>
        </w:rPr>
        <w:t xml:space="preserve">Liste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des JDV spécifiques à l’en-tête</w:t>
      </w:r>
      <w:bookmarkEnd w:id="50"/>
    </w:p>
    <w:p w14:paraId="2E2331FA"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sz w:val="18"/>
          <w:szCs w:val="18"/>
        </w:rPr>
        <w:t xml:space="preserve">Ces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JDV spécifiques à l’en-tête sont dans le répertoire </w:t>
      </w:r>
      <w:r w:rsidRPr="00E814FD">
        <w:rPr>
          <w:rFonts w:asciiTheme="minorHAnsi" w:hAnsiTheme="minorHAnsi" w:cstheme="minorHAnsi"/>
          <w:b/>
          <w:sz w:val="18"/>
          <w:szCs w:val="18"/>
        </w:rPr>
        <w:t>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\en-tête.</w:t>
      </w:r>
    </w:p>
    <w:p w14:paraId="17411126"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Ils font eux-mêmes appel à des abstract patterns différents, selon qu’ils utilisent 1 seul JDV (abstract pattern "</w:t>
      </w:r>
      <w:proofErr w:type="spellStart"/>
      <w:r w:rsidRPr="00E814FD">
        <w:rPr>
          <w:rFonts w:asciiTheme="minorHAnsi" w:hAnsiTheme="minorHAnsi" w:cstheme="minorHAnsi"/>
          <w:sz w:val="18"/>
          <w:szCs w:val="18"/>
        </w:rPr>
        <w:t>dansJeuDeValeurs</w:t>
      </w:r>
      <w:proofErr w:type="spellEnd"/>
      <w:r w:rsidRPr="00E814FD">
        <w:rPr>
          <w:rFonts w:asciiTheme="minorHAnsi" w:hAnsiTheme="minorHAnsi" w:cstheme="minorHAnsi"/>
          <w:sz w:val="18"/>
          <w:szCs w:val="18"/>
        </w:rPr>
        <w:t>") ou plusieurs JDV (abstract pattern spécifique).</w:t>
      </w:r>
    </w:p>
    <w:tbl>
      <w:tblPr>
        <w:tblStyle w:val="Grilledutableau"/>
        <w:tblW w:w="0" w:type="auto"/>
        <w:tblLook w:val="04A0" w:firstRow="1" w:lastRow="0" w:firstColumn="1" w:lastColumn="0" w:noHBand="0" w:noVBand="1"/>
      </w:tblPr>
      <w:tblGrid>
        <w:gridCol w:w="4530"/>
        <w:gridCol w:w="4530"/>
      </w:tblGrid>
      <w:tr w:rsidR="00BF5627" w:rsidRPr="00E814FD" w14:paraId="6121860A" w14:textId="77777777" w:rsidTr="0012182F">
        <w:tc>
          <w:tcPr>
            <w:tcW w:w="4530" w:type="dxa"/>
            <w:shd w:val="clear" w:color="auto" w:fill="D9D9D9" w:themeFill="background1" w:themeFillShade="D9"/>
          </w:tcPr>
          <w:p w14:paraId="363BA3AA"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JDV spécifiques à l’en-tête</w:t>
            </w:r>
          </w:p>
        </w:tc>
        <w:tc>
          <w:tcPr>
            <w:tcW w:w="4530" w:type="dxa"/>
            <w:shd w:val="clear" w:color="auto" w:fill="D9D9D9" w:themeFill="background1" w:themeFillShade="D9"/>
          </w:tcPr>
          <w:p w14:paraId="290287D4" w14:textId="77777777" w:rsidR="00BF5627" w:rsidRPr="00E814FD" w:rsidRDefault="00BF5627" w:rsidP="00903FB0">
            <w:pPr>
              <w:jc w:val="left"/>
              <w:rPr>
                <w:rFonts w:asciiTheme="minorHAnsi" w:hAnsiTheme="minorHAnsi" w:cstheme="minorHAnsi"/>
                <w:b/>
                <w:sz w:val="18"/>
                <w:szCs w:val="18"/>
              </w:rPr>
            </w:pPr>
            <w:proofErr w:type="gramStart"/>
            <w:r w:rsidRPr="00E814FD">
              <w:rPr>
                <w:rFonts w:asciiTheme="minorHAnsi" w:hAnsiTheme="minorHAnsi" w:cstheme="minorHAnsi"/>
                <w:b/>
                <w:sz w:val="18"/>
                <w:szCs w:val="18"/>
              </w:rPr>
              <w:t>abstract</w:t>
            </w:r>
            <w:proofErr w:type="gramEnd"/>
            <w:r w:rsidRPr="00E814FD">
              <w:rPr>
                <w:rFonts w:asciiTheme="minorHAnsi" w:hAnsiTheme="minorHAnsi" w:cstheme="minorHAnsi"/>
                <w:b/>
                <w:sz w:val="18"/>
                <w:szCs w:val="18"/>
              </w:rPr>
              <w:t xml:space="preserve"> pattern appelé</w:t>
            </w:r>
          </w:p>
        </w:tc>
      </w:tr>
      <w:tr w:rsidR="00BF5627" w:rsidRPr="00E814FD" w14:paraId="238BE3F5" w14:textId="77777777" w:rsidTr="0012182F">
        <w:tc>
          <w:tcPr>
            <w:tcW w:w="4530" w:type="dxa"/>
          </w:tcPr>
          <w:p w14:paraId="5E20060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JDV_authenticatorSpecialty.sch</w:t>
            </w:r>
            <w:proofErr w:type="spellEnd"/>
          </w:p>
        </w:tc>
        <w:tc>
          <w:tcPr>
            <w:tcW w:w="4530" w:type="dxa"/>
          </w:tcPr>
          <w:p w14:paraId="0D94E117"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7426C4CD" w14:textId="77777777" w:rsidTr="0012182F">
        <w:tc>
          <w:tcPr>
            <w:tcW w:w="4530" w:type="dxa"/>
          </w:tcPr>
          <w:p w14:paraId="48B4F51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JDV_authorFunctionCode.sch</w:t>
            </w:r>
            <w:proofErr w:type="spellEnd"/>
          </w:p>
        </w:tc>
        <w:tc>
          <w:tcPr>
            <w:tcW w:w="4530" w:type="dxa"/>
          </w:tcPr>
          <w:p w14:paraId="612C1B7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E36C0A" w:themeColor="accent6" w:themeShade="BF"/>
                <w:sz w:val="18"/>
                <w:szCs w:val="18"/>
              </w:rPr>
              <w:t>abstractFunctionCode.sch</w:t>
            </w:r>
            <w:proofErr w:type="spellEnd"/>
          </w:p>
        </w:tc>
      </w:tr>
      <w:tr w:rsidR="00BF5627" w:rsidRPr="00E814FD" w14:paraId="17AF411B" w14:textId="77777777" w:rsidTr="0012182F">
        <w:tc>
          <w:tcPr>
            <w:tcW w:w="4530" w:type="dxa"/>
          </w:tcPr>
          <w:p w14:paraId="0E58D021"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lastRenderedPageBreak/>
              <w:t>JDV_authorSpecialty.sch</w:t>
            </w:r>
            <w:proofErr w:type="spellEnd"/>
          </w:p>
        </w:tc>
        <w:tc>
          <w:tcPr>
            <w:tcW w:w="4530" w:type="dxa"/>
          </w:tcPr>
          <w:p w14:paraId="00354BF2"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943634" w:themeColor="accent2" w:themeShade="BF"/>
                <w:sz w:val="18"/>
                <w:szCs w:val="18"/>
              </w:rPr>
              <w:t>abstractSpecialty.sch</w:t>
            </w:r>
            <w:proofErr w:type="spellEnd"/>
          </w:p>
        </w:tc>
      </w:tr>
      <w:tr w:rsidR="00BF5627" w:rsidRPr="00E814FD" w14:paraId="0D4B67C6" w14:textId="77777777" w:rsidTr="0012182F">
        <w:tc>
          <w:tcPr>
            <w:tcW w:w="4530" w:type="dxa"/>
          </w:tcPr>
          <w:p w14:paraId="39617982"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JDV_componentOfResponsibleSpecialty.sch</w:t>
            </w:r>
            <w:proofErr w:type="spellEnd"/>
          </w:p>
        </w:tc>
        <w:tc>
          <w:tcPr>
            <w:tcW w:w="4530" w:type="dxa"/>
          </w:tcPr>
          <w:p w14:paraId="6B7F4A1F"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62785327" w14:textId="77777777" w:rsidTr="0012182F">
        <w:tc>
          <w:tcPr>
            <w:tcW w:w="4530" w:type="dxa"/>
          </w:tcPr>
          <w:p w14:paraId="20D8C89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JDV_confidentialityCode.sch</w:t>
            </w:r>
            <w:proofErr w:type="spellEnd"/>
          </w:p>
        </w:tc>
        <w:tc>
          <w:tcPr>
            <w:tcW w:w="4530" w:type="dxa"/>
          </w:tcPr>
          <w:p w14:paraId="3794CC8F" w14:textId="77777777" w:rsidR="00BF5627" w:rsidRPr="00E814FD" w:rsidRDefault="00BF5627" w:rsidP="00903FB0">
            <w:pPr>
              <w:jc w:val="left"/>
              <w:rPr>
                <w:rFonts w:asciiTheme="minorHAnsi" w:hAnsiTheme="minorHAnsi" w:cstheme="minorHAnsi"/>
                <w:color w:val="0070C0"/>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2BCD7188" w14:textId="77777777" w:rsidTr="0012182F">
        <w:tc>
          <w:tcPr>
            <w:tcW w:w="4530" w:type="dxa"/>
          </w:tcPr>
          <w:p w14:paraId="3D1AEAC4"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JDV_encompassingEncounterCode.sch</w:t>
            </w:r>
            <w:proofErr w:type="spellEnd"/>
          </w:p>
        </w:tc>
        <w:tc>
          <w:tcPr>
            <w:tcW w:w="4530" w:type="dxa"/>
          </w:tcPr>
          <w:p w14:paraId="4CAD34BF" w14:textId="77777777" w:rsidR="00BF5627" w:rsidRPr="00E814FD" w:rsidRDefault="00BF5627" w:rsidP="00903FB0">
            <w:pPr>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abstractEncompassingEncounterCode.sch</w:t>
            </w:r>
            <w:proofErr w:type="spellEnd"/>
          </w:p>
        </w:tc>
      </w:tr>
      <w:tr w:rsidR="00BF5627" w:rsidRPr="00E814FD" w14:paraId="2E9C44AF" w14:textId="77777777" w:rsidTr="0012182F">
        <w:tc>
          <w:tcPr>
            <w:tcW w:w="4530" w:type="dxa"/>
          </w:tcPr>
          <w:p w14:paraId="038948B3"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JDV_healthcareFacilityTypeCode.sch</w:t>
            </w:r>
            <w:proofErr w:type="spellEnd"/>
          </w:p>
        </w:tc>
        <w:tc>
          <w:tcPr>
            <w:tcW w:w="4530" w:type="dxa"/>
          </w:tcPr>
          <w:p w14:paraId="44B6A9C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abstractHealthcareFacilityCode.sch</w:t>
            </w:r>
            <w:proofErr w:type="spellEnd"/>
          </w:p>
        </w:tc>
      </w:tr>
      <w:tr w:rsidR="00BF5627" w:rsidRPr="00E814FD" w14:paraId="40B9ACC5" w14:textId="77777777" w:rsidTr="0012182F">
        <w:tc>
          <w:tcPr>
            <w:tcW w:w="4530" w:type="dxa"/>
          </w:tcPr>
          <w:p w14:paraId="3C03BE0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JDV_informantRelatedEntityCode.sch</w:t>
            </w:r>
            <w:proofErr w:type="spellEnd"/>
          </w:p>
        </w:tc>
        <w:tc>
          <w:tcPr>
            <w:tcW w:w="4530" w:type="dxa"/>
          </w:tcPr>
          <w:p w14:paraId="769EAF5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abstractInformantRelatedEntityCode.sch</w:t>
            </w:r>
            <w:proofErr w:type="spellEnd"/>
          </w:p>
        </w:tc>
      </w:tr>
      <w:tr w:rsidR="00BF5627" w:rsidRPr="00E814FD" w14:paraId="4D6ABED5" w14:textId="77777777" w:rsidTr="0012182F">
        <w:tc>
          <w:tcPr>
            <w:tcW w:w="4530" w:type="dxa"/>
          </w:tcPr>
          <w:p w14:paraId="2E25C753"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JDV_legalAuthenticatorSpecialty.sch</w:t>
            </w:r>
            <w:proofErr w:type="spellEnd"/>
          </w:p>
        </w:tc>
        <w:tc>
          <w:tcPr>
            <w:tcW w:w="4530" w:type="dxa"/>
          </w:tcPr>
          <w:p w14:paraId="7A5C991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0F70D341" w14:textId="77777777" w:rsidTr="0012182F">
        <w:tc>
          <w:tcPr>
            <w:tcW w:w="4530" w:type="dxa"/>
          </w:tcPr>
          <w:p w14:paraId="1327CE5E"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JDV_participantAssociatedEntityCode.sch</w:t>
            </w:r>
            <w:proofErr w:type="spellEnd"/>
          </w:p>
        </w:tc>
        <w:tc>
          <w:tcPr>
            <w:tcW w:w="4530" w:type="dxa"/>
          </w:tcPr>
          <w:p w14:paraId="7924AF95"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943634" w:themeColor="accent2" w:themeShade="BF"/>
                <w:sz w:val="18"/>
                <w:szCs w:val="18"/>
              </w:rPr>
              <w:t>abstractSpecialty.sch</w:t>
            </w:r>
            <w:proofErr w:type="spellEnd"/>
          </w:p>
        </w:tc>
      </w:tr>
      <w:tr w:rsidR="00BF5627" w:rsidRPr="00E814FD" w14:paraId="798D9BF5" w14:textId="77777777" w:rsidTr="0012182F">
        <w:tc>
          <w:tcPr>
            <w:tcW w:w="4530" w:type="dxa"/>
          </w:tcPr>
          <w:p w14:paraId="76651C4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JDV_participantFunctionCode.sch</w:t>
            </w:r>
            <w:proofErr w:type="spellEnd"/>
          </w:p>
        </w:tc>
        <w:tc>
          <w:tcPr>
            <w:tcW w:w="4530" w:type="dxa"/>
          </w:tcPr>
          <w:p w14:paraId="1FFAF4CA"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E36C0A" w:themeColor="accent6" w:themeShade="BF"/>
                <w:sz w:val="18"/>
                <w:szCs w:val="18"/>
              </w:rPr>
              <w:t>abstractFunctionCode.sch</w:t>
            </w:r>
            <w:proofErr w:type="spellEnd"/>
          </w:p>
        </w:tc>
      </w:tr>
      <w:tr w:rsidR="00BF5627" w:rsidRPr="00E814FD" w14:paraId="4A432934" w14:textId="77777777" w:rsidTr="0012182F">
        <w:tc>
          <w:tcPr>
            <w:tcW w:w="4530" w:type="dxa"/>
          </w:tcPr>
          <w:p w14:paraId="48A4F725"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JDV_standardIndustryClassCode.sch</w:t>
            </w:r>
            <w:proofErr w:type="spellEnd"/>
          </w:p>
        </w:tc>
        <w:tc>
          <w:tcPr>
            <w:tcW w:w="4530" w:type="dxa"/>
          </w:tcPr>
          <w:p w14:paraId="7BAA2B11"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abstractStandardIndustryClassCode.sch</w:t>
            </w:r>
            <w:proofErr w:type="spellEnd"/>
          </w:p>
        </w:tc>
      </w:tr>
      <w:tr w:rsidR="00BF5627" w:rsidRPr="00E814FD" w14:paraId="0D3B9A66" w14:textId="77777777" w:rsidTr="0012182F">
        <w:tc>
          <w:tcPr>
            <w:tcW w:w="4530" w:type="dxa"/>
          </w:tcPr>
          <w:p w14:paraId="0D909DD0"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JDV_typeCode.sch</w:t>
            </w:r>
            <w:proofErr w:type="spellEnd"/>
          </w:p>
        </w:tc>
        <w:tc>
          <w:tcPr>
            <w:tcW w:w="4530" w:type="dxa"/>
          </w:tcPr>
          <w:p w14:paraId="0002F9F3"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bl>
    <w:p w14:paraId="429EFA98"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68008217" w14:textId="77777777" w:rsidR="00BF5627" w:rsidRPr="00E814FD" w:rsidRDefault="00BF5627" w:rsidP="00903FB0">
      <w:pPr>
        <w:pStyle w:val="Titre4"/>
        <w:jc w:val="left"/>
        <w:rPr>
          <w:rFonts w:asciiTheme="minorHAnsi" w:hAnsiTheme="minorHAnsi" w:cstheme="minorHAnsi"/>
          <w:sz w:val="18"/>
          <w:szCs w:val="18"/>
        </w:rPr>
      </w:pPr>
      <w:bookmarkStart w:id="51" w:name="_Toc122352552"/>
      <w:r w:rsidRPr="00E814FD">
        <w:rPr>
          <w:rFonts w:asciiTheme="minorHAnsi" w:hAnsiTheme="minorHAnsi" w:cstheme="minorHAnsi"/>
          <w:sz w:val="18"/>
          <w:szCs w:val="18"/>
        </w:rPr>
        <w:t xml:space="preserve">Appel de ces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JDV spécifiques à l’en-tête par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CI-</w:t>
      </w:r>
      <w:proofErr w:type="spellStart"/>
      <w:r w:rsidRPr="00E814FD">
        <w:rPr>
          <w:rFonts w:asciiTheme="minorHAnsi" w:hAnsiTheme="minorHAnsi" w:cstheme="minorHAnsi"/>
          <w:sz w:val="18"/>
          <w:szCs w:val="18"/>
        </w:rPr>
        <w:t>SIS_StructurationMinimale.sch</w:t>
      </w:r>
      <w:bookmarkEnd w:id="51"/>
      <w:proofErr w:type="spellEnd"/>
    </w:p>
    <w:p w14:paraId="768B8A2A"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624056FB"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Ils sont appelés par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r w:rsidRPr="00E814FD">
        <w:rPr>
          <w:rFonts w:asciiTheme="minorHAnsi" w:hAnsiTheme="minorHAnsi" w:cstheme="minorHAnsi"/>
          <w:color w:val="993300"/>
          <w:sz w:val="18"/>
          <w:szCs w:val="18"/>
        </w:rPr>
        <w:t>CI-</w:t>
      </w:r>
      <w:proofErr w:type="spellStart"/>
      <w:r w:rsidRPr="00E814FD">
        <w:rPr>
          <w:rFonts w:asciiTheme="minorHAnsi" w:hAnsiTheme="minorHAnsi" w:cstheme="minorHAnsi"/>
          <w:color w:val="993300"/>
          <w:sz w:val="18"/>
          <w:szCs w:val="18"/>
        </w:rPr>
        <w:t>SIS_StructurationMinimale.sch</w:t>
      </w:r>
      <w:proofErr w:type="spellEnd"/>
      <w:r w:rsidRPr="00E814FD">
        <w:rPr>
          <w:rFonts w:asciiTheme="minorHAnsi" w:hAnsiTheme="minorHAnsi" w:cstheme="minorHAnsi"/>
          <w:color w:val="993300"/>
          <w:sz w:val="18"/>
          <w:szCs w:val="18"/>
        </w:rPr>
        <w:t xml:space="preserve"> </w:t>
      </w:r>
      <w:r w:rsidRPr="00E814FD">
        <w:rPr>
          <w:rFonts w:asciiTheme="minorHAnsi" w:hAnsiTheme="minorHAnsi" w:cstheme="minorHAnsi"/>
          <w:sz w:val="18"/>
          <w:szCs w:val="18"/>
        </w:rPr>
        <w:t>(dans le répertoire schematrons\profils).</w:t>
      </w:r>
    </w:p>
    <w:p w14:paraId="5955C069"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49C36532" w14:textId="77777777" w:rsidR="00BF5627" w:rsidRPr="00E814FD" w:rsidRDefault="00BF5627" w:rsidP="00903FB0">
      <w:pPr>
        <w:pStyle w:val="Titre4"/>
        <w:jc w:val="left"/>
        <w:rPr>
          <w:rFonts w:asciiTheme="minorHAnsi" w:hAnsiTheme="minorHAnsi" w:cstheme="minorHAnsi"/>
          <w:sz w:val="18"/>
          <w:szCs w:val="18"/>
        </w:rPr>
      </w:pPr>
      <w:bookmarkStart w:id="52" w:name="_Toc122352553"/>
      <w:r w:rsidRPr="00E814FD">
        <w:rPr>
          <w:rFonts w:asciiTheme="minorHAnsi" w:hAnsiTheme="minorHAnsi" w:cstheme="minorHAnsi"/>
          <w:sz w:val="18"/>
          <w:szCs w:val="18"/>
        </w:rPr>
        <w:t>Abstract pattern appelé</w:t>
      </w:r>
      <w:bookmarkEnd w:id="52"/>
    </w:p>
    <w:p w14:paraId="680DFBF7"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7B881389"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b/>
          <w:sz w:val="18"/>
          <w:szCs w:val="18"/>
        </w:rPr>
        <w:t xml:space="preserve">Exemple avec l’abstract pattern </w:t>
      </w:r>
      <w:proofErr w:type="spellStart"/>
      <w:r w:rsidRPr="00E814FD">
        <w:rPr>
          <w:rFonts w:asciiTheme="minorHAnsi" w:hAnsiTheme="minorHAnsi" w:cstheme="minorHAnsi"/>
          <w:b/>
          <w:sz w:val="18"/>
          <w:szCs w:val="18"/>
        </w:rPr>
        <w:t>dansJeuDeValeurs.sch</w:t>
      </w:r>
      <w:proofErr w:type="spellEnd"/>
    </w:p>
    <w:p w14:paraId="2E6262AF"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0F70AD6B"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sz w:val="18"/>
          <w:szCs w:val="18"/>
          <w:highlight w:val="white"/>
        </w:rPr>
        <w:t xml:space="preserve">Le </w:t>
      </w:r>
      <w:proofErr w:type="spellStart"/>
      <w:r w:rsidRPr="00E814FD">
        <w:rPr>
          <w:rFonts w:asciiTheme="minorHAnsi" w:hAnsiTheme="minorHAnsi" w:cstheme="minorHAnsi"/>
          <w:sz w:val="18"/>
          <w:szCs w:val="18"/>
          <w:highlight w:val="white"/>
        </w:rPr>
        <w:t>schématron</w:t>
      </w:r>
      <w:proofErr w:type="spellEnd"/>
      <w:r w:rsidRPr="00E814FD">
        <w:rPr>
          <w:rFonts w:asciiTheme="minorHAnsi" w:hAnsiTheme="minorHAnsi" w:cstheme="minorHAnsi"/>
          <w:sz w:val="18"/>
          <w:szCs w:val="18"/>
          <w:highlight w:val="white"/>
        </w:rPr>
        <w:t xml:space="preserve"> </w:t>
      </w:r>
      <w:proofErr w:type="spellStart"/>
      <w:r w:rsidRPr="00E814FD">
        <w:rPr>
          <w:rFonts w:asciiTheme="minorHAnsi" w:hAnsiTheme="minorHAnsi" w:cstheme="minorHAnsi"/>
          <w:color w:val="993300"/>
          <w:sz w:val="18"/>
          <w:szCs w:val="18"/>
        </w:rPr>
        <w:t>dansJeuDeValeurs.sch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est dans le répertoire testContenuCDA_V2_DeTravail\schematrons\abstract</w:t>
      </w:r>
    </w:p>
    <w:p w14:paraId="70B98D2D"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r w:rsidRPr="00E814FD">
        <w:rPr>
          <w:rFonts w:asciiTheme="minorHAnsi" w:hAnsiTheme="minorHAnsi" w:cstheme="minorHAnsi"/>
          <w:sz w:val="18"/>
          <w:szCs w:val="18"/>
        </w:rPr>
        <w:t xml:space="preserve">Il contrôle l'appartenance d'une valeur codée obligatoire à un jeu de valeurs (code, </w:t>
      </w:r>
      <w:proofErr w:type="spellStart"/>
      <w:r w:rsidRPr="00E814FD">
        <w:rPr>
          <w:rFonts w:asciiTheme="minorHAnsi" w:hAnsiTheme="minorHAnsi" w:cstheme="minorHAnsi"/>
          <w:sz w:val="18"/>
          <w:szCs w:val="18"/>
        </w:rPr>
        <w:t>displayName</w:t>
      </w:r>
      <w:proofErr w:type="spellEnd"/>
      <w:r w:rsidRPr="00E814FD">
        <w:rPr>
          <w:rFonts w:asciiTheme="minorHAnsi" w:hAnsiTheme="minorHAnsi" w:cstheme="minorHAnsi"/>
          <w:sz w:val="18"/>
          <w:szCs w:val="18"/>
        </w:rPr>
        <w:t xml:space="preserve"> et </w:t>
      </w:r>
      <w:proofErr w:type="spellStart"/>
      <w:r w:rsidRPr="00E814FD">
        <w:rPr>
          <w:rFonts w:asciiTheme="minorHAnsi" w:hAnsiTheme="minorHAnsi" w:cstheme="minorHAnsi"/>
          <w:sz w:val="18"/>
          <w:szCs w:val="18"/>
        </w:rPr>
        <w:t>codeSystem</w:t>
      </w:r>
      <w:proofErr w:type="spellEnd"/>
      <w:r w:rsidRPr="00E814FD">
        <w:rPr>
          <w:rFonts w:asciiTheme="minorHAnsi" w:hAnsiTheme="minorHAnsi" w:cstheme="minorHAnsi"/>
          <w:sz w:val="18"/>
          <w:szCs w:val="18"/>
        </w:rPr>
        <w:t>). L'élément n'est pas contrôlé s'il n'est pas de type CD ou CE.</w:t>
      </w:r>
    </w:p>
    <w:p w14:paraId="1969F71A" w14:textId="77777777" w:rsidR="00BF5627" w:rsidRPr="00E814FD" w:rsidRDefault="00BF5627" w:rsidP="00903FB0">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Si le code contrôlé n’existe pas dans le JDV générique, le message d’erreur suivant est ajouté dans le rapport :</w:t>
      </w:r>
    </w:p>
    <w:p w14:paraId="11396EC0"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sz w:val="18"/>
          <w:szCs w:val="18"/>
          <w:lang w:eastAsia="fr-FR"/>
        </w:rPr>
        <w:t>[</w:t>
      </w:r>
      <w:proofErr w:type="spellStart"/>
      <w:proofErr w:type="gramStart"/>
      <w:r w:rsidRPr="00E814FD">
        <w:rPr>
          <w:rFonts w:asciiTheme="minorHAnsi" w:hAnsiTheme="minorHAnsi" w:cstheme="minorHAnsi"/>
          <w:sz w:val="18"/>
          <w:szCs w:val="18"/>
          <w:lang w:eastAsia="fr-FR"/>
        </w:rPr>
        <w:t>dansJeuDeValeurs</w:t>
      </w:r>
      <w:proofErr w:type="spellEnd"/>
      <w:proofErr w:type="gramEnd"/>
      <w:r w:rsidRPr="00E814FD">
        <w:rPr>
          <w:rFonts w:asciiTheme="minorHAnsi" w:hAnsiTheme="minorHAnsi" w:cstheme="minorHAnsi"/>
          <w:sz w:val="18"/>
          <w:szCs w:val="18"/>
          <w:lang w:eastAsia="fr-FR"/>
        </w:rPr>
        <w:t xml:space="preserve">] L'élément </w:t>
      </w:r>
      <w:proofErr w:type="spellStart"/>
      <w:r w:rsidRPr="00E814FD">
        <w:rPr>
          <w:rFonts w:asciiTheme="minorHAnsi" w:hAnsiTheme="minorHAnsi" w:cstheme="minorHAnsi"/>
          <w:color w:val="993300"/>
          <w:sz w:val="18"/>
          <w:szCs w:val="18"/>
          <w:highlight w:val="white"/>
        </w:rPr>
        <w:t>vue_elt</w:t>
      </w:r>
      <w:proofErr w:type="spellEnd"/>
      <w:r w:rsidRPr="00E814FD">
        <w:rPr>
          <w:rFonts w:asciiTheme="minorHAnsi" w:hAnsiTheme="minorHAnsi" w:cstheme="minorHAnsi"/>
          <w:color w:val="808080" w:themeColor="background1" w:themeShade="80"/>
          <w:sz w:val="18"/>
          <w:szCs w:val="18"/>
          <w:lang w:eastAsia="fr-FR"/>
        </w:rPr>
        <w:t xml:space="preserve"> </w:t>
      </w:r>
      <w:r w:rsidRPr="00E814FD">
        <w:rPr>
          <w:rFonts w:asciiTheme="minorHAnsi" w:hAnsiTheme="minorHAnsi" w:cstheme="minorHAnsi"/>
          <w:sz w:val="18"/>
          <w:szCs w:val="18"/>
          <w:lang w:eastAsia="fr-FR"/>
        </w:rPr>
        <w:t>[</w:t>
      </w:r>
      <w:proofErr w:type="spellStart"/>
      <w:r w:rsidRPr="00E814FD">
        <w:rPr>
          <w:rFonts w:asciiTheme="minorHAnsi" w:hAnsiTheme="minorHAnsi" w:cstheme="minorHAnsi"/>
          <w:color w:val="993300"/>
          <w:sz w:val="18"/>
          <w:szCs w:val="18"/>
          <w:highlight w:val="white"/>
        </w:rPr>
        <w:t>att_code</w:t>
      </w:r>
      <w:r w:rsidRPr="00E814FD">
        <w:rPr>
          <w:rFonts w:asciiTheme="minorHAnsi" w:hAnsiTheme="minorHAnsi" w:cstheme="minorHAnsi"/>
          <w:sz w:val="18"/>
          <w:szCs w:val="18"/>
          <w:lang w:eastAsia="fr-FR"/>
        </w:rPr>
        <w:t>:</w:t>
      </w:r>
      <w:r w:rsidRPr="00E814FD">
        <w:rPr>
          <w:rFonts w:asciiTheme="minorHAnsi" w:hAnsiTheme="minorHAnsi" w:cstheme="minorHAnsi"/>
          <w:color w:val="993300"/>
          <w:sz w:val="18"/>
          <w:szCs w:val="18"/>
          <w:highlight w:val="white"/>
        </w:rPr>
        <w:t>att_displayName</w:t>
      </w:r>
      <w:r w:rsidRPr="00E814FD">
        <w:rPr>
          <w:rFonts w:asciiTheme="minorHAnsi" w:hAnsiTheme="minorHAnsi" w:cstheme="minorHAnsi"/>
          <w:sz w:val="18"/>
          <w:szCs w:val="18"/>
          <w:lang w:eastAsia="fr-FR"/>
        </w:rPr>
        <w:t>:</w:t>
      </w:r>
      <w:r w:rsidRPr="00E814FD">
        <w:rPr>
          <w:rFonts w:asciiTheme="minorHAnsi" w:hAnsiTheme="minorHAnsi" w:cstheme="minorHAnsi"/>
          <w:color w:val="993300"/>
          <w:sz w:val="18"/>
          <w:szCs w:val="18"/>
          <w:highlight w:val="white"/>
        </w:rPr>
        <w:t>att_codeSystem</w:t>
      </w:r>
      <w:proofErr w:type="spellEnd"/>
      <w:r w:rsidRPr="00E814FD">
        <w:rPr>
          <w:rFonts w:asciiTheme="minorHAnsi" w:hAnsiTheme="minorHAnsi" w:cstheme="minorHAnsi"/>
          <w:color w:val="808080" w:themeColor="background1" w:themeShade="80"/>
          <w:sz w:val="18"/>
          <w:szCs w:val="18"/>
          <w:lang w:eastAsia="fr-FR"/>
        </w:rPr>
        <w:t>]</w:t>
      </w:r>
      <w:r w:rsidRPr="00E814FD">
        <w:rPr>
          <w:rFonts w:asciiTheme="minorHAnsi" w:hAnsiTheme="minorHAnsi" w:cstheme="minorHAnsi"/>
          <w:sz w:val="18"/>
          <w:szCs w:val="18"/>
          <w:lang w:eastAsia="fr-FR"/>
        </w:rPr>
        <w:t xml:space="preserve"> doit faire partie du jeu de valeurs ../../</w:t>
      </w:r>
      <w:proofErr w:type="spellStart"/>
      <w:r w:rsidRPr="00E814FD">
        <w:rPr>
          <w:rFonts w:asciiTheme="minorHAnsi" w:hAnsiTheme="minorHAnsi" w:cstheme="minorHAnsi"/>
          <w:sz w:val="18"/>
          <w:szCs w:val="18"/>
          <w:lang w:eastAsia="fr-FR"/>
        </w:rPr>
        <w:t>jeuxDeValeurs</w:t>
      </w:r>
      <w:proofErr w:type="spellEnd"/>
      <w:r w:rsidRPr="00E814FD">
        <w:rPr>
          <w:rFonts w:asciiTheme="minorHAnsi" w:hAnsiTheme="minorHAnsi" w:cstheme="minorHAnsi"/>
          <w:sz w:val="18"/>
          <w:szCs w:val="18"/>
          <w:lang w:eastAsia="fr-FR"/>
        </w:rPr>
        <w:t>/</w:t>
      </w:r>
      <w:proofErr w:type="spellStart"/>
      <w:r w:rsidRPr="00E814FD">
        <w:rPr>
          <w:rFonts w:asciiTheme="minorHAnsi" w:hAnsiTheme="minorHAnsi" w:cstheme="minorHAnsi"/>
          <w:color w:val="993300"/>
          <w:sz w:val="18"/>
          <w:szCs w:val="18"/>
          <w:highlight w:val="white"/>
        </w:rPr>
        <w:t>path_jdv</w:t>
      </w:r>
      <w:proofErr w:type="spellEnd"/>
      <w:r w:rsidRPr="00E814FD">
        <w:rPr>
          <w:rFonts w:asciiTheme="minorHAnsi" w:hAnsiTheme="minorHAnsi" w:cstheme="minorHAnsi"/>
          <w:sz w:val="18"/>
          <w:szCs w:val="18"/>
          <w:lang w:eastAsia="fr-FR"/>
        </w:rPr>
        <w:t xml:space="preserve">. </w:t>
      </w:r>
    </w:p>
    <w:p w14:paraId="635A681B" w14:textId="77777777" w:rsidR="00BF5627" w:rsidRPr="00E814FD" w:rsidRDefault="00BF5627" w:rsidP="00903FB0">
      <w:pPr>
        <w:jc w:val="left"/>
        <w:rPr>
          <w:rFonts w:asciiTheme="minorHAnsi" w:hAnsiTheme="minorHAnsi" w:cstheme="minorHAnsi"/>
          <w:b/>
          <w:bCs/>
          <w:sz w:val="18"/>
          <w:szCs w:val="18"/>
        </w:rPr>
      </w:pPr>
    </w:p>
    <w:p w14:paraId="1E58C208" w14:textId="77777777" w:rsidR="00BF5627" w:rsidRPr="00E814FD" w:rsidRDefault="00BF5627" w:rsidP="00903FB0">
      <w:pPr>
        <w:spacing w:after="0"/>
        <w:jc w:val="left"/>
        <w:rPr>
          <w:rFonts w:asciiTheme="minorHAnsi" w:hAnsiTheme="minorHAnsi" w:cstheme="minorHAnsi"/>
          <w:sz w:val="18"/>
          <w:szCs w:val="18"/>
          <w:lang w:eastAsia="fr-FR"/>
        </w:rPr>
      </w:pPr>
      <w:r w:rsidRPr="00E814FD">
        <w:rPr>
          <w:rFonts w:asciiTheme="minorHAnsi" w:hAnsiTheme="minorHAnsi" w:cstheme="minorHAnsi"/>
          <w:sz w:val="18"/>
          <w:szCs w:val="18"/>
          <w:lang w:eastAsia="fr-FR"/>
        </w:rPr>
        <w:t>[</w:t>
      </w:r>
      <w:proofErr w:type="spellStart"/>
      <w:proofErr w:type="gramStart"/>
      <w:r w:rsidRPr="00E814FD">
        <w:rPr>
          <w:rFonts w:asciiTheme="minorHAnsi" w:hAnsiTheme="minorHAnsi" w:cstheme="minorHAnsi"/>
          <w:sz w:val="18"/>
          <w:szCs w:val="18"/>
          <w:lang w:eastAsia="fr-FR"/>
        </w:rPr>
        <w:t>dansJeuDeValeurs</w:t>
      </w:r>
      <w:proofErr w:type="spellEnd"/>
      <w:proofErr w:type="gramEnd"/>
      <w:r w:rsidRPr="00E814FD">
        <w:rPr>
          <w:rFonts w:asciiTheme="minorHAnsi" w:hAnsiTheme="minorHAnsi" w:cstheme="minorHAnsi"/>
          <w:sz w:val="18"/>
          <w:szCs w:val="18"/>
          <w:lang w:eastAsia="fr-FR"/>
        </w:rPr>
        <w:t xml:space="preserve">] L'élément </w:t>
      </w:r>
      <w:proofErr w:type="spellStart"/>
      <w:r w:rsidRPr="00E814FD">
        <w:rPr>
          <w:rFonts w:asciiTheme="minorHAnsi" w:hAnsiTheme="minorHAnsi" w:cstheme="minorHAnsi"/>
          <w:color w:val="808080" w:themeColor="background1" w:themeShade="80"/>
          <w:sz w:val="18"/>
          <w:szCs w:val="18"/>
          <w:lang w:eastAsia="fr-FR"/>
        </w:rPr>
        <w:t>entryRelationship</w:t>
      </w:r>
      <w:proofErr w:type="spellEnd"/>
      <w:r w:rsidRPr="00E814FD">
        <w:rPr>
          <w:rFonts w:asciiTheme="minorHAnsi" w:hAnsiTheme="minorHAnsi" w:cstheme="minorHAnsi"/>
          <w:color w:val="808080" w:themeColor="background1" w:themeShade="80"/>
          <w:sz w:val="18"/>
          <w:szCs w:val="18"/>
          <w:lang w:eastAsia="fr-FR"/>
        </w:rPr>
        <w:t>/observation/value [DF-D0000X:Décédé:1.2.250.1.213.2.12]</w:t>
      </w:r>
      <w:r w:rsidRPr="00E814FD">
        <w:rPr>
          <w:rFonts w:asciiTheme="minorHAnsi" w:hAnsiTheme="minorHAnsi" w:cstheme="minorHAnsi"/>
          <w:sz w:val="18"/>
          <w:szCs w:val="18"/>
          <w:lang w:eastAsia="fr-FR"/>
        </w:rPr>
        <w:t xml:space="preserve"> doit faire partie du jeu de valeurs ../../</w:t>
      </w:r>
      <w:proofErr w:type="spellStart"/>
      <w:r w:rsidRPr="00E814FD">
        <w:rPr>
          <w:rFonts w:asciiTheme="minorHAnsi" w:hAnsiTheme="minorHAnsi" w:cstheme="minorHAnsi"/>
          <w:sz w:val="18"/>
          <w:szCs w:val="18"/>
          <w:lang w:eastAsia="fr-FR"/>
        </w:rPr>
        <w:t>jeuxDeValeurs</w:t>
      </w:r>
      <w:proofErr w:type="spellEnd"/>
      <w:r w:rsidRPr="00E814FD">
        <w:rPr>
          <w:rFonts w:asciiTheme="minorHAnsi" w:hAnsiTheme="minorHAnsi" w:cstheme="minorHAnsi"/>
          <w:sz w:val="18"/>
          <w:szCs w:val="18"/>
          <w:lang w:eastAsia="fr-FR"/>
        </w:rPr>
        <w:t>/</w:t>
      </w:r>
      <w:r w:rsidRPr="00E814FD">
        <w:rPr>
          <w:rFonts w:asciiTheme="minorHAnsi" w:hAnsiTheme="minorHAnsi" w:cstheme="minorHAnsi"/>
          <w:color w:val="808080" w:themeColor="background1" w:themeShade="80"/>
          <w:sz w:val="18"/>
          <w:szCs w:val="18"/>
          <w:lang w:eastAsia="fr-FR"/>
        </w:rPr>
        <w:t>JDV_HealthStatusCodes-CISIS.xml</w:t>
      </w:r>
      <w:r w:rsidRPr="00E814FD">
        <w:rPr>
          <w:rFonts w:asciiTheme="minorHAnsi" w:hAnsiTheme="minorHAnsi" w:cstheme="minorHAnsi"/>
          <w:sz w:val="18"/>
          <w:szCs w:val="18"/>
          <w:lang w:eastAsia="fr-FR"/>
        </w:rPr>
        <w:t xml:space="preserve">. </w:t>
      </w:r>
    </w:p>
    <w:p w14:paraId="4E1867CD"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1952F4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1E7986FF" w14:textId="77777777" w:rsidR="00BF5627" w:rsidRPr="00E814FD" w:rsidRDefault="00BF5627" w:rsidP="00903FB0">
      <w:pPr>
        <w:jc w:val="left"/>
        <w:rPr>
          <w:rFonts w:asciiTheme="minorHAnsi" w:hAnsiTheme="minorHAnsi" w:cstheme="minorHAnsi"/>
          <w:sz w:val="18"/>
          <w:szCs w:val="18"/>
        </w:rPr>
      </w:pPr>
    </w:p>
    <w:p w14:paraId="373CB197" w14:textId="77777777" w:rsidR="00BF5627" w:rsidRPr="00E814FD" w:rsidRDefault="00BF5627" w:rsidP="00903FB0">
      <w:pPr>
        <w:pStyle w:val="Titre3"/>
        <w:jc w:val="left"/>
        <w:rPr>
          <w:rFonts w:asciiTheme="minorHAnsi" w:hAnsiTheme="minorHAnsi" w:cstheme="minorHAnsi"/>
          <w:sz w:val="18"/>
          <w:szCs w:val="18"/>
        </w:rPr>
      </w:pPr>
      <w:bookmarkStart w:id="53" w:name="_Toc122352554"/>
      <w:bookmarkStart w:id="54" w:name="_Toc122428845"/>
      <w:proofErr w:type="spellStart"/>
      <w:r w:rsidRPr="00E814FD">
        <w:rPr>
          <w:rFonts w:asciiTheme="minorHAnsi" w:hAnsiTheme="minorHAnsi" w:cstheme="minorHAnsi"/>
          <w:sz w:val="18"/>
          <w:szCs w:val="18"/>
        </w:rPr>
        <w:t>Shématrons</w:t>
      </w:r>
      <w:proofErr w:type="spellEnd"/>
      <w:r w:rsidRPr="00E814FD">
        <w:rPr>
          <w:rFonts w:asciiTheme="minorHAnsi" w:hAnsiTheme="minorHAnsi" w:cstheme="minorHAnsi"/>
          <w:sz w:val="18"/>
          <w:szCs w:val="18"/>
        </w:rPr>
        <w:t xml:space="preserve"> de JDV génériques</w:t>
      </w:r>
      <w:bookmarkEnd w:id="53"/>
      <w:bookmarkEnd w:id="54"/>
    </w:p>
    <w:p w14:paraId="2E75B63D"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Un JDV générique peut être utilisé dans plusieurs CDA différents.</w:t>
      </w:r>
    </w:p>
    <w:p w14:paraId="74DD0777" w14:textId="77777777" w:rsidR="00BF5627" w:rsidRPr="00E814FD" w:rsidRDefault="00BF5627" w:rsidP="00903FB0">
      <w:pPr>
        <w:pStyle w:val="Titre4"/>
        <w:jc w:val="left"/>
        <w:rPr>
          <w:rFonts w:asciiTheme="minorHAnsi" w:hAnsiTheme="minorHAnsi" w:cstheme="minorHAnsi"/>
          <w:sz w:val="18"/>
          <w:szCs w:val="18"/>
        </w:rPr>
      </w:pPr>
      <w:bookmarkStart w:id="55" w:name="_Toc122352555"/>
      <w:r w:rsidRPr="00E814FD">
        <w:rPr>
          <w:rFonts w:asciiTheme="minorHAnsi" w:hAnsiTheme="minorHAnsi" w:cstheme="minorHAnsi"/>
          <w:sz w:val="18"/>
          <w:szCs w:val="18"/>
        </w:rPr>
        <w:t xml:space="preserve">Liste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des JDV génériques</w:t>
      </w:r>
      <w:bookmarkEnd w:id="55"/>
    </w:p>
    <w:p w14:paraId="5E74611B"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sz w:val="18"/>
          <w:szCs w:val="18"/>
        </w:rPr>
        <w:t xml:space="preserve">Ces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JDV génériques sont dans le répertoire</w:t>
      </w:r>
      <w:r w:rsidRPr="00E814FD">
        <w:rPr>
          <w:rFonts w:asciiTheme="minorHAnsi" w:hAnsiTheme="minorHAnsi" w:cstheme="minorHAnsi"/>
          <w:b/>
          <w:sz w:val="18"/>
          <w:szCs w:val="18"/>
        </w:rPr>
        <w:t xml:space="preserve"> \schematrons\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p>
    <w:p w14:paraId="31BE32D5" w14:textId="77777777" w:rsidR="00BF5627" w:rsidRPr="00E814FD"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JDV_actSubstanceAdministrationImmunizationCode.sch</w:t>
      </w:r>
      <w:proofErr w:type="spellEnd"/>
    </w:p>
    <w:p w14:paraId="68B0F00A" w14:textId="77777777" w:rsidR="00BF5627" w:rsidRPr="00E814FD"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JDV_administrativeGenderCode.sch</w:t>
      </w:r>
      <w:proofErr w:type="spellEnd"/>
    </w:p>
    <w:p w14:paraId="66F5A797" w14:textId="77777777" w:rsidR="00BF5627" w:rsidRPr="00E814FD"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JDV_healthStatusCodes.sch</w:t>
      </w:r>
      <w:proofErr w:type="spellEnd"/>
    </w:p>
    <w:p w14:paraId="792B44A3" w14:textId="77777777" w:rsidR="00BF5627" w:rsidRPr="00E814FD"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sz w:val="18"/>
          <w:szCs w:val="18"/>
        </w:rPr>
        <w:t>JDV_HL7_allergyintolerance-clinical.sch</w:t>
      </w:r>
    </w:p>
    <w:p w14:paraId="0BF519EE" w14:textId="77777777" w:rsidR="00BF5627" w:rsidRPr="00E814FD"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sz w:val="18"/>
          <w:szCs w:val="18"/>
        </w:rPr>
        <w:t>JDV_HL7_conditionClinical.sch</w:t>
      </w:r>
    </w:p>
    <w:p w14:paraId="54F0648D" w14:textId="77777777" w:rsidR="00BF5627" w:rsidRPr="00E814FD"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JDV_observationIntoleranceType.sch</w:t>
      </w:r>
      <w:proofErr w:type="spellEnd"/>
    </w:p>
    <w:p w14:paraId="254E4BB1" w14:textId="77777777" w:rsidR="00BF5627" w:rsidRPr="00E814FD"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JDV_problemCodes.sch</w:t>
      </w:r>
      <w:proofErr w:type="spellEnd"/>
    </w:p>
    <w:p w14:paraId="47BA904E" w14:textId="77777777" w:rsidR="00BF5627" w:rsidRPr="00E814FD"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JDV_SocialHistoryCodes.sch</w:t>
      </w:r>
      <w:proofErr w:type="spellEnd"/>
    </w:p>
    <w:p w14:paraId="5B3ED35B" w14:textId="77777777" w:rsidR="00BF5627" w:rsidRPr="00E814FD"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JDV_substanceAdministration_approachSiteCode.sch</w:t>
      </w:r>
      <w:proofErr w:type="spellEnd"/>
    </w:p>
    <w:p w14:paraId="143F2DCB" w14:textId="77777777" w:rsidR="00BF5627" w:rsidRPr="00E814FD"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JDV_substanceAdministration_ImmunizationRouteCodes.sch</w:t>
      </w:r>
      <w:proofErr w:type="spellEnd"/>
    </w:p>
    <w:p w14:paraId="56CC6F28" w14:textId="77777777" w:rsidR="00BF5627" w:rsidRPr="00E814FD"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JDV_substanceAdministration_RouteOfAdministration.sch</w:t>
      </w:r>
      <w:proofErr w:type="spellEnd"/>
    </w:p>
    <w:p w14:paraId="7BD12406" w14:textId="77777777" w:rsidR="00BF5627" w:rsidRPr="00E814FD"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JDV_TypeDirectiveAnticipee.sch</w:t>
      </w:r>
      <w:proofErr w:type="spellEnd"/>
    </w:p>
    <w:p w14:paraId="215FF9DC" w14:textId="77777777" w:rsidR="00BF5627" w:rsidRPr="00E814FD"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JDV_vitalSignCode.sch</w:t>
      </w:r>
      <w:proofErr w:type="spellEnd"/>
    </w:p>
    <w:p w14:paraId="7A01342D"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1B3B9896"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b/>
          <w:sz w:val="18"/>
          <w:szCs w:val="18"/>
        </w:rPr>
      </w:pPr>
      <w:r w:rsidRPr="00E814FD">
        <w:rPr>
          <w:rFonts w:asciiTheme="minorHAnsi" w:hAnsiTheme="minorHAnsi" w:cstheme="minorHAnsi"/>
          <w:sz w:val="18"/>
          <w:szCs w:val="18"/>
        </w:rPr>
        <w:t>Les JDV eux-mêmes sont dans le répertoire</w:t>
      </w:r>
      <w:r w:rsidRPr="00E814FD">
        <w:rPr>
          <w:rFonts w:asciiTheme="minorHAnsi" w:hAnsiTheme="minorHAnsi" w:cstheme="minorHAnsi"/>
          <w:b/>
          <w:sz w:val="18"/>
          <w:szCs w:val="18"/>
        </w:rPr>
        <w:t xml:space="preserve"> testContenuCDA_V2_DeTravail\</w:t>
      </w:r>
      <w:proofErr w:type="spellStart"/>
      <w:r w:rsidRPr="00E814FD">
        <w:rPr>
          <w:rFonts w:asciiTheme="minorHAnsi" w:hAnsiTheme="minorHAnsi" w:cstheme="minorHAnsi"/>
          <w:b/>
          <w:sz w:val="18"/>
          <w:szCs w:val="18"/>
        </w:rPr>
        <w:t>jeuxDeValeurs</w:t>
      </w:r>
      <w:proofErr w:type="spellEnd"/>
    </w:p>
    <w:p w14:paraId="58597E3E"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7C4D02DC" w14:textId="77777777" w:rsidR="00BF5627" w:rsidRPr="00E814FD" w:rsidRDefault="00BF5627" w:rsidP="00903FB0">
      <w:pPr>
        <w:pStyle w:val="Titre4"/>
        <w:jc w:val="left"/>
        <w:rPr>
          <w:rFonts w:asciiTheme="minorHAnsi" w:hAnsiTheme="minorHAnsi" w:cstheme="minorHAnsi"/>
          <w:sz w:val="18"/>
          <w:szCs w:val="18"/>
        </w:rPr>
      </w:pPr>
      <w:bookmarkStart w:id="56" w:name="_Toc122352556"/>
      <w:r w:rsidRPr="00E814FD">
        <w:rPr>
          <w:rFonts w:asciiTheme="minorHAnsi" w:hAnsiTheme="minorHAnsi" w:cstheme="minorHAnsi"/>
          <w:sz w:val="18"/>
          <w:szCs w:val="18"/>
        </w:rPr>
        <w:t xml:space="preserve">Appel de ces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JDV génériques par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CI-</w:t>
      </w:r>
      <w:proofErr w:type="spellStart"/>
      <w:r w:rsidRPr="00E814FD">
        <w:rPr>
          <w:rFonts w:asciiTheme="minorHAnsi" w:hAnsiTheme="minorHAnsi" w:cstheme="minorHAnsi"/>
          <w:sz w:val="18"/>
          <w:szCs w:val="18"/>
        </w:rPr>
        <w:t>SIS_StructurationMinimale.sch</w:t>
      </w:r>
      <w:bookmarkEnd w:id="56"/>
      <w:proofErr w:type="spellEnd"/>
    </w:p>
    <w:p w14:paraId="3173B92B" w14:textId="77777777" w:rsidR="00BF5627" w:rsidRPr="00E814FD" w:rsidRDefault="00BF5627" w:rsidP="00903FB0">
      <w:pPr>
        <w:spacing w:before="120"/>
        <w:jc w:val="left"/>
        <w:rPr>
          <w:rFonts w:asciiTheme="minorHAnsi" w:hAnsiTheme="minorHAnsi" w:cstheme="minorHAnsi"/>
          <w:sz w:val="18"/>
          <w:szCs w:val="18"/>
        </w:rPr>
      </w:pPr>
      <w:r w:rsidRPr="00E814FD">
        <w:rPr>
          <w:rFonts w:asciiTheme="minorHAnsi" w:hAnsiTheme="minorHAnsi" w:cstheme="minorHAnsi"/>
          <w:sz w:val="18"/>
          <w:szCs w:val="18"/>
        </w:rPr>
        <w:t xml:space="preserve">Les valeurs de ces JDV génériques utilisés dans les documents CDA sont systématiquement contrôlées car 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ces JDV sont appelés par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r w:rsidRPr="00E814FD">
        <w:rPr>
          <w:rFonts w:asciiTheme="minorHAnsi" w:hAnsiTheme="minorHAnsi" w:cstheme="minorHAnsi"/>
          <w:b/>
          <w:bCs/>
          <w:sz w:val="18"/>
          <w:szCs w:val="18"/>
        </w:rPr>
        <w:t>CI-</w:t>
      </w:r>
      <w:proofErr w:type="spellStart"/>
      <w:r w:rsidRPr="00E814FD">
        <w:rPr>
          <w:rFonts w:asciiTheme="minorHAnsi" w:hAnsiTheme="minorHAnsi" w:cstheme="minorHAnsi"/>
          <w:b/>
          <w:bCs/>
          <w:sz w:val="18"/>
          <w:szCs w:val="18"/>
        </w:rPr>
        <w:t>SIS_StructurationMinimale.sch</w:t>
      </w:r>
      <w:proofErr w:type="spellEnd"/>
      <w:r w:rsidRPr="00E814FD">
        <w:rPr>
          <w:rFonts w:asciiTheme="minorHAnsi" w:hAnsiTheme="minorHAnsi" w:cstheme="minorHAnsi"/>
          <w:b/>
          <w:bCs/>
          <w:sz w:val="18"/>
          <w:szCs w:val="18"/>
        </w:rPr>
        <w:t xml:space="preserve"> </w:t>
      </w:r>
      <w:r w:rsidRPr="00E814FD">
        <w:rPr>
          <w:rFonts w:asciiTheme="minorHAnsi" w:hAnsiTheme="minorHAnsi" w:cstheme="minorHAnsi"/>
          <w:bCs/>
          <w:sz w:val="18"/>
          <w:szCs w:val="18"/>
        </w:rPr>
        <w:t>qui est lui-même systématiquement exécuté pour chaque document contrôlé.</w:t>
      </w:r>
    </w:p>
    <w:p w14:paraId="3F937B37"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r w:rsidRPr="00E814FD">
        <w:rPr>
          <w:rFonts w:asciiTheme="minorHAnsi" w:hAnsiTheme="minorHAnsi" w:cstheme="minorHAnsi"/>
          <w:sz w:val="18"/>
          <w:szCs w:val="18"/>
        </w:rPr>
        <w:t xml:space="preserve">Appel dans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r w:rsidRPr="00E814FD">
        <w:rPr>
          <w:rFonts w:asciiTheme="minorHAnsi" w:hAnsiTheme="minorHAnsi" w:cstheme="minorHAnsi"/>
          <w:b/>
          <w:bCs/>
          <w:sz w:val="18"/>
          <w:szCs w:val="18"/>
        </w:rPr>
        <w:t>CI-</w:t>
      </w:r>
      <w:proofErr w:type="spellStart"/>
      <w:r w:rsidRPr="00E814FD">
        <w:rPr>
          <w:rFonts w:asciiTheme="minorHAnsi" w:hAnsiTheme="minorHAnsi" w:cstheme="minorHAnsi"/>
          <w:b/>
          <w:bCs/>
          <w:sz w:val="18"/>
          <w:szCs w:val="18"/>
        </w:rPr>
        <w:t>SIS_StructurationMinimale.sch</w:t>
      </w:r>
      <w:proofErr w:type="spellEnd"/>
      <w:r w:rsidRPr="00E814FD">
        <w:rPr>
          <w:rFonts w:asciiTheme="minorHAnsi" w:hAnsiTheme="minorHAnsi" w:cstheme="minorHAnsi"/>
          <w:b/>
          <w:bCs/>
          <w:sz w:val="18"/>
          <w:szCs w:val="18"/>
        </w:rPr>
        <w:t xml:space="preserve"> </w:t>
      </w:r>
      <w:r w:rsidRPr="00E814FD">
        <w:rPr>
          <w:rFonts w:asciiTheme="minorHAnsi" w:hAnsiTheme="minorHAnsi" w:cstheme="minorHAnsi"/>
          <w:sz w:val="18"/>
          <w:szCs w:val="18"/>
        </w:rPr>
        <w:t>(dans l’élément</w:t>
      </w:r>
      <w:r w:rsidRPr="00E814FD">
        <w:rPr>
          <w:rFonts w:asciiTheme="minorHAnsi" w:hAnsiTheme="minorHAnsi" w:cstheme="minorHAnsi"/>
          <w:b/>
          <w:bCs/>
          <w:sz w:val="18"/>
          <w:szCs w:val="18"/>
        </w:rPr>
        <w:t xml:space="preserve"> </w:t>
      </w:r>
      <w:r w:rsidRPr="00E814FD">
        <w:rPr>
          <w:rFonts w:asciiTheme="minorHAnsi" w:hAnsiTheme="minorHAnsi" w:cstheme="minorHAnsi"/>
          <w:color w:val="000096"/>
          <w:sz w:val="18"/>
          <w:szCs w:val="18"/>
          <w:highlight w:val="white"/>
        </w:rPr>
        <w:t>&lt;phase&gt;</w:t>
      </w:r>
      <w:r w:rsidRPr="00E814FD">
        <w:rPr>
          <w:rFonts w:asciiTheme="minorHAnsi" w:hAnsiTheme="minorHAnsi" w:cstheme="minorHAnsi"/>
          <w:sz w:val="18"/>
          <w:szCs w:val="18"/>
        </w:rPr>
        <w:t>) :</w:t>
      </w:r>
    </w:p>
    <w:p w14:paraId="17EAC998"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proofErr w:type="gramStart"/>
      <w:r w:rsidRPr="00E814FD">
        <w:rPr>
          <w:rFonts w:asciiTheme="minorHAnsi" w:hAnsiTheme="minorHAnsi" w:cstheme="minorHAnsi"/>
          <w:color w:val="006400"/>
          <w:sz w:val="18"/>
          <w:szCs w:val="18"/>
          <w:highlight w:val="white"/>
        </w:rPr>
        <w:t>&lt;!--</w:t>
      </w:r>
      <w:proofErr w:type="gramEnd"/>
      <w:r w:rsidRPr="00E814FD">
        <w:rPr>
          <w:rFonts w:asciiTheme="minorHAnsi" w:hAnsiTheme="minorHAnsi" w:cstheme="minorHAnsi"/>
          <w:color w:val="006400"/>
          <w:sz w:val="18"/>
          <w:szCs w:val="18"/>
          <w:highlight w:val="white"/>
        </w:rPr>
        <w:t xml:space="preserve"> </w:t>
      </w:r>
      <w:proofErr w:type="spellStart"/>
      <w:r w:rsidRPr="00E814FD">
        <w:rPr>
          <w:rFonts w:asciiTheme="minorHAnsi" w:hAnsiTheme="minorHAnsi" w:cstheme="minorHAnsi"/>
          <w:color w:val="006400"/>
          <w:sz w:val="18"/>
          <w:szCs w:val="18"/>
          <w:highlight w:val="white"/>
        </w:rPr>
        <w:t>schématrons</w:t>
      </w:r>
      <w:proofErr w:type="spellEnd"/>
      <w:r w:rsidRPr="00E814FD">
        <w:rPr>
          <w:rFonts w:asciiTheme="minorHAnsi" w:hAnsiTheme="minorHAnsi" w:cstheme="minorHAnsi"/>
          <w:color w:val="006400"/>
          <w:sz w:val="18"/>
          <w:szCs w:val="18"/>
          <w:highlight w:val="white"/>
        </w:rPr>
        <w:t xml:space="preserve"> des JDV génériques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JDV_actSubstanceAdministrationImmunizationCode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JDV_administrativeGenderCode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2544932E"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active</w:t>
      </w:r>
      <w:proofErr w:type="gramEnd"/>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JDV_healthStatusCodes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"JDV_HL7_allergyintolerance-clinical"</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"JDV_HL7_conditionClinical"</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JDV_observationIntoleranceType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&gt;&lt;/active&gt;</w:t>
      </w:r>
      <w:r w:rsidRPr="00E814FD">
        <w:rPr>
          <w:rFonts w:asciiTheme="minorHAnsi" w:hAnsiTheme="minorHAnsi" w:cstheme="minorHAnsi"/>
          <w:color w:val="000000"/>
          <w:sz w:val="18"/>
          <w:szCs w:val="18"/>
          <w:highlight w:val="white"/>
        </w:rPr>
        <w:t xml:space="preserve">  </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JDV_problemCodes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w:t>
      </w:r>
    </w:p>
    <w:p w14:paraId="52CEFFB6"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active</w:t>
      </w:r>
      <w:proofErr w:type="gramEnd"/>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JDV_SocialHistoryCodes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JDV_substanceAdministration_approachSiteCode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JDV_substanceAdministration_ImmunizationRouteCodes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JDV_substanceAdministration_RouteOfAdministration</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6A34C53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active</w:t>
      </w:r>
      <w:proofErr w:type="gramEnd"/>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JDV_TypeDirectiveAnticipee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JDV_vitalSignCode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w:t>
      </w:r>
    </w:p>
    <w:p w14:paraId="057E3ECD"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573BE8F5"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color w:val="993300"/>
          <w:sz w:val="18"/>
          <w:szCs w:val="18"/>
        </w:rPr>
      </w:pPr>
      <w:r w:rsidRPr="00E814FD">
        <w:rPr>
          <w:rFonts w:asciiTheme="minorHAnsi" w:hAnsiTheme="minorHAnsi" w:cstheme="minorHAnsi"/>
          <w:sz w:val="18"/>
          <w:szCs w:val="18"/>
        </w:rPr>
        <w:t xml:space="preserve">Un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de JDV générique fait lui-même appel au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b/>
          <w:sz w:val="18"/>
          <w:szCs w:val="18"/>
        </w:rPr>
        <w:t>dansJeuDeValeurs.sch</w:t>
      </w:r>
      <w:proofErr w:type="spellEnd"/>
      <w:r w:rsidRPr="00E814FD">
        <w:rPr>
          <w:rFonts w:asciiTheme="minorHAnsi" w:hAnsiTheme="minorHAnsi" w:cstheme="minorHAnsi"/>
          <w:sz w:val="18"/>
          <w:szCs w:val="18"/>
        </w:rPr>
        <w:t xml:space="preserve"> dans l’élément</w:t>
      </w:r>
      <w:r w:rsidRPr="00E814FD">
        <w:rPr>
          <w:rFonts w:asciiTheme="minorHAnsi" w:hAnsiTheme="minorHAnsi" w:cstheme="minorHAnsi"/>
          <w:color w:val="993300"/>
          <w:sz w:val="18"/>
          <w:szCs w:val="18"/>
        </w:rPr>
        <w:t xml:space="preserve"> </w:t>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000096"/>
          <w:sz w:val="18"/>
          <w:szCs w:val="18"/>
        </w:rPr>
        <w:t xml:space="preserve">&gt; </w:t>
      </w:r>
      <w:r w:rsidRPr="00E814FD">
        <w:rPr>
          <w:rFonts w:asciiTheme="minorHAnsi" w:hAnsiTheme="minorHAnsi" w:cstheme="minorHAnsi"/>
          <w:sz w:val="18"/>
          <w:szCs w:val="18"/>
        </w:rPr>
        <w:t xml:space="preserve">attribut </w:t>
      </w:r>
      <w:proofErr w:type="spellStart"/>
      <w:r w:rsidRPr="00E814FD">
        <w:rPr>
          <w:rFonts w:asciiTheme="minorHAnsi" w:hAnsiTheme="minorHAnsi" w:cstheme="minorHAnsi"/>
          <w:color w:val="F5844C"/>
          <w:sz w:val="18"/>
          <w:szCs w:val="18"/>
          <w:highlight w:val="white"/>
        </w:rPr>
        <w:t>is</w:t>
      </w:r>
      <w:proofErr w:type="spellEnd"/>
      <w:r w:rsidRPr="00E814FD">
        <w:rPr>
          <w:rFonts w:asciiTheme="minorHAnsi" w:hAnsiTheme="minorHAnsi" w:cstheme="minorHAnsi"/>
          <w:color w:val="F5844C"/>
          <w:sz w:val="18"/>
          <w:szCs w:val="18"/>
          <w:highlight w:val="white"/>
        </w:rPr>
        <w:t>-a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dansJeuDeValeurs</w:t>
      </w:r>
      <w:proofErr w:type="spellEnd"/>
      <w:r w:rsidRPr="00E814FD">
        <w:rPr>
          <w:rFonts w:asciiTheme="minorHAnsi" w:hAnsiTheme="minorHAnsi" w:cstheme="minorHAnsi"/>
          <w:color w:val="993300"/>
          <w:sz w:val="18"/>
          <w:szCs w:val="18"/>
          <w:highlight w:val="white"/>
        </w:rPr>
        <w:t>"</w:t>
      </w:r>
    </w:p>
    <w:p w14:paraId="3064D878" w14:textId="77777777" w:rsidR="00BF5627" w:rsidRPr="00E814FD" w:rsidRDefault="00BF5627" w:rsidP="00903FB0">
      <w:pPr>
        <w:jc w:val="left"/>
        <w:rPr>
          <w:rFonts w:asciiTheme="minorHAnsi" w:hAnsiTheme="minorHAnsi" w:cstheme="minorHAnsi"/>
          <w:b/>
          <w:bCs/>
          <w:sz w:val="18"/>
          <w:szCs w:val="18"/>
        </w:rPr>
      </w:pPr>
      <w:r w:rsidRPr="00E814FD">
        <w:rPr>
          <w:rFonts w:asciiTheme="minorHAnsi" w:hAnsiTheme="minorHAnsi" w:cstheme="minorHAnsi"/>
          <w:b/>
          <w:bCs/>
          <w:sz w:val="18"/>
          <w:szCs w:val="18"/>
        </w:rPr>
        <w:t>Exemple :</w:t>
      </w:r>
    </w:p>
    <w:p w14:paraId="27D148CA"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6400"/>
          <w:sz w:val="18"/>
          <w:szCs w:val="18"/>
          <w:highlight w:val="white"/>
        </w:rPr>
        <w:t xml:space="preserve">&lt;!-- </w:t>
      </w:r>
      <w:proofErr w:type="spellStart"/>
      <w:r w:rsidRPr="00E814FD">
        <w:rPr>
          <w:rFonts w:asciiTheme="minorHAnsi" w:hAnsiTheme="minorHAnsi" w:cstheme="minorHAnsi"/>
          <w:color w:val="006400"/>
          <w:sz w:val="18"/>
          <w:szCs w:val="18"/>
        </w:rPr>
        <w:t>JDV_healthStatusCodes.sch</w:t>
      </w:r>
      <w:proofErr w:type="spellEnd"/>
      <w:r w:rsidRPr="00E814FD">
        <w:rPr>
          <w:rFonts w:asciiTheme="minorHAnsi" w:hAnsiTheme="minorHAnsi" w:cstheme="minorHAnsi"/>
          <w:color w:val="006400"/>
          <w:sz w:val="18"/>
          <w:szCs w:val="18"/>
          <w:highlight w:val="white"/>
        </w:rPr>
        <w:t xml:space="preserve">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xmlns</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"http://purl.oclc.org/</w:t>
      </w:r>
      <w:proofErr w:type="spellStart"/>
      <w:r w:rsidRPr="00E814FD">
        <w:rPr>
          <w:rFonts w:asciiTheme="minorHAnsi" w:hAnsiTheme="minorHAnsi" w:cstheme="minorHAnsi"/>
          <w:color w:val="993300"/>
          <w:sz w:val="18"/>
          <w:szCs w:val="18"/>
          <w:highlight w:val="white"/>
        </w:rPr>
        <w:t>dsdl</w:t>
      </w:r>
      <w:proofErr w:type="spellEnd"/>
      <w:r w:rsidRPr="00E814FD">
        <w:rPr>
          <w:rFonts w:asciiTheme="minorHAnsi" w:hAnsiTheme="minorHAnsi" w:cstheme="minorHAnsi"/>
          <w:color w:val="993300"/>
          <w:sz w:val="18"/>
          <w:szCs w:val="18"/>
          <w:highlight w:val="white"/>
        </w:rPr>
        <w:t>/schematron"</w:t>
      </w:r>
      <w:r w:rsidRPr="00E814FD">
        <w:rPr>
          <w:rFonts w:asciiTheme="minorHAnsi" w:hAnsiTheme="minorHAnsi" w:cstheme="minorHAnsi"/>
          <w:color w:val="F5844C"/>
          <w:sz w:val="18"/>
          <w:szCs w:val="18"/>
          <w:highlight w:val="white"/>
        </w:rPr>
        <w:t xml:space="preserve"> id</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JDV_healthStatusCodes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is</w:t>
      </w:r>
      <w:proofErr w:type="spellEnd"/>
      <w:r w:rsidRPr="00E814FD">
        <w:rPr>
          <w:rFonts w:asciiTheme="minorHAnsi" w:hAnsiTheme="minorHAnsi" w:cstheme="minorHAnsi"/>
          <w:color w:val="F5844C"/>
          <w:sz w:val="18"/>
          <w:szCs w:val="18"/>
          <w:highlight w:val="white"/>
        </w:rPr>
        <w:t>-a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dansJeuDeValeurs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t>Conformité PCC du statut de santé d'un patient</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path_jdv</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jdv_healthStatusCodes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vue_elt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entryRelationship</w:t>
      </w:r>
      <w:proofErr w:type="spellEnd"/>
      <w:r w:rsidRPr="00E814FD">
        <w:rPr>
          <w:rFonts w:asciiTheme="minorHAnsi" w:hAnsiTheme="minorHAnsi" w:cstheme="minorHAnsi"/>
          <w:color w:val="993300"/>
          <w:sz w:val="18"/>
          <w:szCs w:val="18"/>
          <w:highlight w:val="white"/>
        </w:rPr>
        <w:t>/observation/value'"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"cda:observation[cda:templateId/@root='1.3.6.1.4.1.19376.1.5.3.1.4.1.2']/cda:value"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nullFlavor</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"1"</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&lt;/pattern&gt;</w:t>
      </w:r>
    </w:p>
    <w:p w14:paraId="22E23504"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78ADA6EC" w14:textId="77777777" w:rsidR="00E8649F" w:rsidRPr="00E814FD" w:rsidRDefault="00E8649F" w:rsidP="00903FB0">
      <w:pPr>
        <w:shd w:val="clear" w:color="auto" w:fill="FFFFFF"/>
        <w:autoSpaceDE w:val="0"/>
        <w:autoSpaceDN w:val="0"/>
        <w:adjustRightInd w:val="0"/>
        <w:spacing w:after="0"/>
        <w:jc w:val="left"/>
        <w:rPr>
          <w:rFonts w:asciiTheme="minorHAnsi" w:hAnsiTheme="minorHAnsi" w:cstheme="minorHAnsi"/>
          <w:b/>
          <w:bCs/>
          <w:sz w:val="18"/>
          <w:szCs w:val="18"/>
        </w:rPr>
      </w:pPr>
    </w:p>
    <w:p w14:paraId="5B18A6CE" w14:textId="7C76E7F5"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b/>
          <w:sz w:val="18"/>
          <w:szCs w:val="18"/>
        </w:rPr>
      </w:pPr>
      <w:r w:rsidRPr="00E814FD">
        <w:rPr>
          <w:rFonts w:asciiTheme="minorHAnsi" w:hAnsiTheme="minorHAnsi" w:cstheme="minorHAnsi"/>
          <w:b/>
          <w:bCs/>
          <w:sz w:val="18"/>
          <w:szCs w:val="18"/>
        </w:rPr>
        <w:t xml:space="preserve">Les paramètres </w:t>
      </w:r>
      <w:r w:rsidRPr="00E814FD">
        <w:rPr>
          <w:rFonts w:asciiTheme="minorHAnsi" w:hAnsiTheme="minorHAnsi" w:cstheme="minorHAnsi"/>
          <w:b/>
          <w:sz w:val="18"/>
          <w:szCs w:val="18"/>
        </w:rPr>
        <w:t xml:space="preserve">du </w:t>
      </w:r>
      <w:proofErr w:type="spellStart"/>
      <w:r w:rsidRPr="00E814FD">
        <w:rPr>
          <w:rFonts w:asciiTheme="minorHAnsi" w:hAnsiTheme="minorHAnsi" w:cstheme="minorHAnsi"/>
          <w:b/>
          <w:sz w:val="18"/>
          <w:szCs w:val="18"/>
        </w:rPr>
        <w:t>schématron</w:t>
      </w:r>
      <w:proofErr w:type="spellEnd"/>
      <w:r w:rsidRPr="00E814FD">
        <w:rPr>
          <w:rFonts w:asciiTheme="minorHAnsi" w:hAnsiTheme="minorHAnsi" w:cstheme="minorHAnsi"/>
          <w:b/>
          <w:sz w:val="18"/>
          <w:szCs w:val="18"/>
        </w:rPr>
        <w:t xml:space="preserve"> d’un JDV générique :</w:t>
      </w:r>
    </w:p>
    <w:p w14:paraId="5BC40A32" w14:textId="77777777" w:rsidR="00BF5627" w:rsidRPr="00E814FD"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18"/>
          <w:szCs w:val="18"/>
          <w:highlight w:val="white"/>
        </w:rPr>
      </w:pPr>
      <w:proofErr w:type="spellStart"/>
      <w:proofErr w:type="gramStart"/>
      <w:r w:rsidRPr="00E814FD">
        <w:rPr>
          <w:rFonts w:asciiTheme="minorHAnsi" w:hAnsiTheme="minorHAnsi" w:cstheme="minorHAnsi"/>
          <w:color w:val="993300"/>
          <w:sz w:val="18"/>
          <w:szCs w:val="18"/>
          <w:highlight w:val="white"/>
        </w:rPr>
        <w:lastRenderedPageBreak/>
        <w:t>path</w:t>
      </w:r>
      <w:proofErr w:type="gramEnd"/>
      <w:r w:rsidRPr="00E814FD">
        <w:rPr>
          <w:rFonts w:asciiTheme="minorHAnsi" w:hAnsiTheme="minorHAnsi" w:cstheme="minorHAnsi"/>
          <w:color w:val="993300"/>
          <w:sz w:val="18"/>
          <w:szCs w:val="18"/>
          <w:highlight w:val="white"/>
        </w:rPr>
        <w:t>_jdv</w:t>
      </w:r>
      <w:proofErr w:type="spellEnd"/>
      <w:r w:rsidRPr="00E814FD">
        <w:rPr>
          <w:rFonts w:asciiTheme="minorHAnsi" w:hAnsiTheme="minorHAnsi" w:cstheme="minorHAnsi"/>
          <w:color w:val="993300"/>
          <w:sz w:val="18"/>
          <w:szCs w:val="18"/>
        </w:rPr>
        <w:t xml:space="preserve"> </w:t>
      </w:r>
      <w:r w:rsidRPr="00E814FD">
        <w:rPr>
          <w:rFonts w:asciiTheme="minorHAnsi" w:hAnsiTheme="minorHAnsi" w:cstheme="minorHAnsi"/>
          <w:b/>
          <w:bCs/>
          <w:sz w:val="18"/>
          <w:szCs w:val="18"/>
        </w:rPr>
        <w:t>:</w:t>
      </w:r>
      <w:r w:rsidRPr="00E814FD">
        <w:rPr>
          <w:rFonts w:asciiTheme="minorHAnsi" w:hAnsiTheme="minorHAnsi" w:cstheme="minorHAnsi"/>
          <w:sz w:val="18"/>
          <w:szCs w:val="18"/>
        </w:rPr>
        <w:t xml:space="preserve"> chemin relatif du fichier jeu de valeurs (ici </w:t>
      </w:r>
      <w:proofErr w:type="spellStart"/>
      <w:r w:rsidRPr="00E814FD">
        <w:rPr>
          <w:rFonts w:asciiTheme="minorHAnsi" w:hAnsiTheme="minorHAnsi" w:cstheme="minorHAnsi"/>
          <w:color w:val="993300"/>
          <w:sz w:val="18"/>
          <w:szCs w:val="18"/>
        </w:rPr>
        <w:t>jdv_healthStatusCodes</w:t>
      </w:r>
      <w:proofErr w:type="spellEnd"/>
      <w:r w:rsidRPr="00E814FD">
        <w:rPr>
          <w:rFonts w:asciiTheme="minorHAnsi" w:hAnsiTheme="minorHAnsi" w:cstheme="minorHAnsi"/>
          <w:color w:val="993300"/>
          <w:sz w:val="18"/>
          <w:szCs w:val="18"/>
        </w:rPr>
        <w:t xml:space="preserve"> </w:t>
      </w:r>
      <w:r w:rsidRPr="00E814FD">
        <w:rPr>
          <w:rFonts w:asciiTheme="minorHAnsi" w:hAnsiTheme="minorHAnsi" w:cstheme="minorHAnsi"/>
          <w:sz w:val="18"/>
          <w:szCs w:val="18"/>
        </w:rPr>
        <w:t>a été valorisé à</w:t>
      </w:r>
      <w:r w:rsidRPr="00E814FD">
        <w:rPr>
          <w:rFonts w:asciiTheme="minorHAnsi" w:hAnsiTheme="minorHAnsi" w:cstheme="minorHAnsi"/>
          <w:color w:val="993300"/>
          <w:sz w:val="18"/>
          <w:szCs w:val="18"/>
        </w:rPr>
        <w:t xml:space="preserve"> </w:t>
      </w:r>
      <w:r w:rsidRPr="00E814FD">
        <w:rPr>
          <w:rFonts w:asciiTheme="minorHAnsi" w:hAnsiTheme="minorHAnsi" w:cstheme="minorHAnsi"/>
          <w:color w:val="365F91" w:themeColor="accent1" w:themeShade="BF"/>
          <w:sz w:val="18"/>
          <w:szCs w:val="18"/>
          <w:highlight w:val="white"/>
        </w:rPr>
        <w:t>../../</w:t>
      </w:r>
      <w:proofErr w:type="spellStart"/>
      <w:r w:rsidRPr="00E814FD">
        <w:rPr>
          <w:rFonts w:asciiTheme="minorHAnsi" w:hAnsiTheme="minorHAnsi" w:cstheme="minorHAnsi"/>
          <w:color w:val="365F91" w:themeColor="accent1" w:themeShade="BF"/>
          <w:sz w:val="18"/>
          <w:szCs w:val="18"/>
          <w:highlight w:val="white"/>
        </w:rPr>
        <w:t>jeuxDeValeurs</w:t>
      </w:r>
      <w:proofErr w:type="spellEnd"/>
      <w:r w:rsidRPr="00E814FD">
        <w:rPr>
          <w:rFonts w:asciiTheme="minorHAnsi" w:hAnsiTheme="minorHAnsi" w:cstheme="minorHAnsi"/>
          <w:color w:val="365F91" w:themeColor="accent1" w:themeShade="BF"/>
          <w:sz w:val="18"/>
          <w:szCs w:val="18"/>
          <w:highlight w:val="white"/>
        </w:rPr>
        <w:t>/</w:t>
      </w:r>
      <w:r w:rsidRPr="00E814FD">
        <w:rPr>
          <w:rFonts w:asciiTheme="minorHAnsi" w:hAnsiTheme="minorHAnsi" w:cstheme="minorHAnsi"/>
          <w:color w:val="365F91" w:themeColor="accent1" w:themeShade="BF"/>
          <w:sz w:val="18"/>
          <w:szCs w:val="18"/>
        </w:rPr>
        <w:t>JDV_HealthStatusCodes-CISIS</w:t>
      </w:r>
      <w:r w:rsidRPr="00E814FD">
        <w:rPr>
          <w:rFonts w:asciiTheme="minorHAnsi" w:hAnsiTheme="minorHAnsi" w:cstheme="minorHAnsi"/>
          <w:color w:val="365F91" w:themeColor="accent1" w:themeShade="BF"/>
          <w:sz w:val="18"/>
          <w:szCs w:val="18"/>
          <w:highlight w:val="white"/>
        </w:rPr>
        <w:t xml:space="preserve">.xml </w:t>
      </w:r>
      <w:r w:rsidRPr="00E814FD">
        <w:rPr>
          <w:rFonts w:asciiTheme="minorHAnsi" w:hAnsiTheme="minorHAnsi" w:cstheme="minorHAnsi"/>
          <w:sz w:val="18"/>
          <w:szCs w:val="18"/>
        </w:rPr>
        <w:t xml:space="preserve">dans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CI-</w:t>
      </w:r>
      <w:proofErr w:type="spellStart"/>
      <w:r w:rsidRPr="00E814FD">
        <w:rPr>
          <w:rFonts w:asciiTheme="minorHAnsi" w:hAnsiTheme="minorHAnsi" w:cstheme="minorHAnsi"/>
          <w:sz w:val="18"/>
          <w:szCs w:val="18"/>
        </w:rPr>
        <w:t>SIS_StructurationMinimale.sch</w:t>
      </w:r>
      <w:proofErr w:type="spellEnd"/>
      <w:r w:rsidRPr="00E814FD">
        <w:rPr>
          <w:rFonts w:asciiTheme="minorHAnsi" w:hAnsiTheme="minorHAnsi" w:cstheme="minorHAnsi"/>
          <w:sz w:val="18"/>
          <w:szCs w:val="18"/>
        </w:rPr>
        <w:t>)</w:t>
      </w:r>
    </w:p>
    <w:p w14:paraId="0AC80672" w14:textId="77777777" w:rsidR="00BF5627" w:rsidRPr="00E814FD"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18"/>
          <w:szCs w:val="18"/>
        </w:rPr>
      </w:pPr>
      <w:proofErr w:type="spellStart"/>
      <w:proofErr w:type="gramStart"/>
      <w:r w:rsidRPr="00E814FD">
        <w:rPr>
          <w:rFonts w:asciiTheme="minorHAnsi" w:hAnsiTheme="minorHAnsi" w:cstheme="minorHAnsi"/>
          <w:color w:val="993300"/>
          <w:sz w:val="18"/>
          <w:szCs w:val="18"/>
          <w:highlight w:val="white"/>
        </w:rPr>
        <w:t>vue</w:t>
      </w:r>
      <w:proofErr w:type="gramEnd"/>
      <w:r w:rsidRPr="00E814FD">
        <w:rPr>
          <w:rFonts w:asciiTheme="minorHAnsi" w:hAnsiTheme="minorHAnsi" w:cstheme="minorHAnsi"/>
          <w:color w:val="993300"/>
          <w:sz w:val="18"/>
          <w:szCs w:val="18"/>
          <w:highlight w:val="white"/>
        </w:rPr>
        <w:t>_elt</w:t>
      </w:r>
      <w:proofErr w:type="spellEnd"/>
      <w:r w:rsidRPr="00E814FD">
        <w:rPr>
          <w:rFonts w:asciiTheme="minorHAnsi" w:hAnsiTheme="minorHAnsi" w:cstheme="minorHAnsi"/>
          <w:color w:val="993300"/>
          <w:sz w:val="18"/>
          <w:szCs w:val="18"/>
        </w:rPr>
        <w:t xml:space="preserve"> </w:t>
      </w:r>
      <w:r w:rsidRPr="00E814FD">
        <w:rPr>
          <w:rFonts w:asciiTheme="minorHAnsi" w:hAnsiTheme="minorHAnsi" w:cstheme="minorHAnsi"/>
          <w:sz w:val="18"/>
          <w:szCs w:val="18"/>
        </w:rPr>
        <w:t xml:space="preserve">: chemin de l'élément codé dans les </w:t>
      </w:r>
      <w:proofErr w:type="spellStart"/>
      <w:r w:rsidRPr="00E814FD">
        <w:rPr>
          <w:rFonts w:asciiTheme="minorHAnsi" w:hAnsiTheme="minorHAnsi" w:cstheme="minorHAnsi"/>
          <w:sz w:val="18"/>
          <w:szCs w:val="18"/>
        </w:rPr>
        <w:t>CDAs</w:t>
      </w:r>
      <w:proofErr w:type="spellEnd"/>
      <w:r w:rsidRPr="00E814FD">
        <w:rPr>
          <w:rFonts w:asciiTheme="minorHAnsi" w:hAnsiTheme="minorHAnsi" w:cstheme="minorHAnsi"/>
          <w:sz w:val="18"/>
          <w:szCs w:val="18"/>
        </w:rPr>
        <w:t xml:space="preserve"> affiché dans le message d’erreur</w:t>
      </w:r>
    </w:p>
    <w:p w14:paraId="36ABF491" w14:textId="77777777" w:rsidR="00BF5627" w:rsidRPr="00E814FD"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18"/>
          <w:szCs w:val="18"/>
        </w:rPr>
      </w:pPr>
      <w:proofErr w:type="spellStart"/>
      <w:proofErr w:type="gramStart"/>
      <w:r w:rsidRPr="00E814FD">
        <w:rPr>
          <w:rFonts w:asciiTheme="minorHAnsi" w:hAnsiTheme="minorHAnsi" w:cstheme="minorHAnsi"/>
          <w:color w:val="993300"/>
          <w:sz w:val="18"/>
          <w:szCs w:val="18"/>
          <w:highlight w:val="white"/>
        </w:rPr>
        <w:t>xpath</w:t>
      </w:r>
      <w:proofErr w:type="gramEnd"/>
      <w:r w:rsidRPr="00E814FD">
        <w:rPr>
          <w:rFonts w:asciiTheme="minorHAnsi" w:hAnsiTheme="minorHAnsi" w:cstheme="minorHAnsi"/>
          <w:color w:val="993300"/>
          <w:sz w:val="18"/>
          <w:szCs w:val="18"/>
          <w:highlight w:val="white"/>
        </w:rPr>
        <w:t>_elt</w:t>
      </w:r>
      <w:proofErr w:type="spellEnd"/>
      <w:r w:rsidRPr="00E814FD">
        <w:rPr>
          <w:rFonts w:asciiTheme="minorHAnsi" w:hAnsiTheme="minorHAnsi" w:cstheme="minorHAnsi"/>
          <w:color w:val="993300"/>
          <w:sz w:val="18"/>
          <w:szCs w:val="18"/>
        </w:rPr>
        <w:t xml:space="preserve"> </w:t>
      </w:r>
      <w:r w:rsidRPr="00E814FD">
        <w:rPr>
          <w:rFonts w:asciiTheme="minorHAnsi" w:hAnsiTheme="minorHAnsi" w:cstheme="minorHAnsi"/>
          <w:b/>
          <w:bCs/>
          <w:sz w:val="18"/>
          <w:szCs w:val="18"/>
        </w:rPr>
        <w:t>:</w:t>
      </w:r>
      <w:r w:rsidRPr="00E814FD">
        <w:rPr>
          <w:rFonts w:asciiTheme="minorHAnsi" w:hAnsiTheme="minorHAnsi" w:cstheme="minorHAnsi"/>
          <w:sz w:val="18"/>
          <w:szCs w:val="18"/>
        </w:rPr>
        <w:t xml:space="preserve"> contexte </w:t>
      </w:r>
      <w:proofErr w:type="spellStart"/>
      <w:r w:rsidRPr="00E814FD">
        <w:rPr>
          <w:rFonts w:asciiTheme="minorHAnsi" w:hAnsiTheme="minorHAnsi" w:cstheme="minorHAnsi"/>
          <w:sz w:val="18"/>
          <w:szCs w:val="18"/>
        </w:rPr>
        <w:t>xpath</w:t>
      </w:r>
      <w:proofErr w:type="spellEnd"/>
      <w:r w:rsidRPr="00E814FD">
        <w:rPr>
          <w:rFonts w:asciiTheme="minorHAnsi" w:hAnsiTheme="minorHAnsi" w:cstheme="minorHAnsi"/>
          <w:sz w:val="18"/>
          <w:szCs w:val="18"/>
        </w:rPr>
        <w:t xml:space="preserve"> de l'élément codé (ici </w:t>
      </w:r>
      <w:r w:rsidRPr="00E814FD">
        <w:rPr>
          <w:rFonts w:asciiTheme="minorHAnsi" w:hAnsiTheme="minorHAnsi" w:cstheme="minorHAnsi"/>
          <w:color w:val="993300"/>
          <w:sz w:val="18"/>
          <w:szCs w:val="18"/>
        </w:rPr>
        <w:t>cda:observation[cda:templateId/@root='1.3.6.1.4.1.19376.1.5.3.1.4.1.2']/cda:value</w:t>
      </w:r>
      <w:r w:rsidRPr="00E814FD">
        <w:rPr>
          <w:rFonts w:asciiTheme="minorHAnsi" w:hAnsiTheme="minorHAnsi" w:cstheme="minorHAnsi"/>
          <w:sz w:val="18"/>
          <w:szCs w:val="18"/>
        </w:rPr>
        <w:t>) à contrôler dans le JDV</w:t>
      </w:r>
    </w:p>
    <w:p w14:paraId="7DD23E81" w14:textId="77777777" w:rsidR="00BF5627" w:rsidRPr="00E814FD"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18"/>
          <w:szCs w:val="18"/>
        </w:rPr>
      </w:pPr>
      <w:proofErr w:type="spellStart"/>
      <w:proofErr w:type="gramStart"/>
      <w:r w:rsidRPr="00E814FD">
        <w:rPr>
          <w:rFonts w:asciiTheme="minorHAnsi" w:hAnsiTheme="minorHAnsi" w:cstheme="minorHAnsi"/>
          <w:color w:val="993300"/>
          <w:sz w:val="18"/>
          <w:szCs w:val="18"/>
          <w:highlight w:val="white"/>
        </w:rPr>
        <w:t>nullFlavor</w:t>
      </w:r>
      <w:proofErr w:type="spellEnd"/>
      <w:proofErr w:type="gramEnd"/>
      <w:r w:rsidRPr="00E814FD">
        <w:rPr>
          <w:rFonts w:asciiTheme="minorHAnsi" w:hAnsiTheme="minorHAnsi" w:cstheme="minorHAnsi"/>
          <w:color w:val="993300"/>
          <w:sz w:val="18"/>
          <w:szCs w:val="18"/>
        </w:rPr>
        <w:t xml:space="preserve"> </w:t>
      </w:r>
      <w:r w:rsidRPr="00E814FD">
        <w:rPr>
          <w:rFonts w:asciiTheme="minorHAnsi" w:hAnsiTheme="minorHAnsi" w:cstheme="minorHAnsi"/>
          <w:b/>
          <w:bCs/>
          <w:sz w:val="18"/>
          <w:szCs w:val="18"/>
        </w:rPr>
        <w:t>:</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nullFlavor</w:t>
      </w:r>
      <w:proofErr w:type="spellEnd"/>
      <w:r w:rsidRPr="00E814FD">
        <w:rPr>
          <w:rFonts w:asciiTheme="minorHAnsi" w:hAnsiTheme="minorHAnsi" w:cstheme="minorHAnsi"/>
          <w:sz w:val="18"/>
          <w:szCs w:val="18"/>
        </w:rPr>
        <w:t xml:space="preserve"> autorisé (1) ou non (0)</w:t>
      </w:r>
    </w:p>
    <w:p w14:paraId="05B4E748" w14:textId="77777777" w:rsidR="00BF5627" w:rsidRPr="00E814FD" w:rsidRDefault="00BF5627" w:rsidP="00BF5627">
      <w:pPr>
        <w:shd w:val="clear" w:color="auto" w:fill="FFFFFF"/>
        <w:autoSpaceDE w:val="0"/>
        <w:autoSpaceDN w:val="0"/>
        <w:adjustRightInd w:val="0"/>
        <w:spacing w:after="0"/>
        <w:rPr>
          <w:rFonts w:asciiTheme="minorHAnsi" w:hAnsiTheme="minorHAnsi" w:cstheme="minorHAnsi"/>
          <w:sz w:val="18"/>
          <w:szCs w:val="18"/>
          <w:highlight w:val="white"/>
        </w:rPr>
      </w:pPr>
    </w:p>
    <w:p w14:paraId="081977EC" w14:textId="77777777" w:rsidR="00BF5627" w:rsidRPr="00E814FD" w:rsidRDefault="00BF5627" w:rsidP="00903FB0">
      <w:pPr>
        <w:jc w:val="left"/>
        <w:rPr>
          <w:rFonts w:asciiTheme="minorHAnsi" w:eastAsiaTheme="majorEastAsia" w:hAnsiTheme="minorHAnsi" w:cstheme="minorHAnsi"/>
          <w:b/>
          <w:color w:val="365F91" w:themeColor="accent1" w:themeShade="BF"/>
          <w:sz w:val="18"/>
          <w:szCs w:val="18"/>
        </w:rPr>
      </w:pPr>
      <w:r w:rsidRPr="00E814FD">
        <w:rPr>
          <w:rFonts w:asciiTheme="minorHAnsi" w:hAnsiTheme="minorHAnsi" w:cstheme="minorHAnsi"/>
          <w:sz w:val="18"/>
          <w:szCs w:val="18"/>
        </w:rPr>
        <w:br w:type="page"/>
      </w:r>
    </w:p>
    <w:p w14:paraId="541A4624" w14:textId="77777777" w:rsidR="00BF5627" w:rsidRPr="00E814FD" w:rsidRDefault="00BF5627" w:rsidP="00903FB0">
      <w:pPr>
        <w:pStyle w:val="Titre3"/>
        <w:jc w:val="left"/>
        <w:rPr>
          <w:rFonts w:asciiTheme="minorHAnsi" w:hAnsiTheme="minorHAnsi" w:cstheme="minorHAnsi"/>
          <w:sz w:val="18"/>
          <w:szCs w:val="18"/>
        </w:rPr>
      </w:pPr>
      <w:bookmarkStart w:id="57" w:name="_Toc122352557"/>
      <w:bookmarkStart w:id="58" w:name="_Toc122428846"/>
      <w:proofErr w:type="spellStart"/>
      <w:r w:rsidRPr="00E814FD">
        <w:rPr>
          <w:rFonts w:asciiTheme="minorHAnsi" w:hAnsiTheme="minorHAnsi" w:cstheme="minorHAnsi"/>
          <w:sz w:val="18"/>
          <w:szCs w:val="18"/>
        </w:rPr>
        <w:lastRenderedPageBreak/>
        <w:t>Shématrons</w:t>
      </w:r>
      <w:proofErr w:type="spellEnd"/>
      <w:r w:rsidRPr="00E814FD">
        <w:rPr>
          <w:rFonts w:asciiTheme="minorHAnsi" w:hAnsiTheme="minorHAnsi" w:cstheme="minorHAnsi"/>
          <w:sz w:val="18"/>
          <w:szCs w:val="18"/>
        </w:rPr>
        <w:t xml:space="preserve"> de JDV spécifiques à un volet</w:t>
      </w:r>
      <w:bookmarkEnd w:id="57"/>
      <w:bookmarkEnd w:id="58"/>
    </w:p>
    <w:p w14:paraId="0F01AFC5" w14:textId="77777777" w:rsidR="00BF5627" w:rsidRPr="00E814FD" w:rsidRDefault="00BF5627" w:rsidP="00903FB0">
      <w:pPr>
        <w:jc w:val="left"/>
        <w:rPr>
          <w:rFonts w:asciiTheme="minorHAnsi" w:hAnsiTheme="minorHAnsi" w:cstheme="minorHAnsi"/>
          <w:sz w:val="18"/>
          <w:szCs w:val="18"/>
        </w:rPr>
      </w:pPr>
    </w:p>
    <w:p w14:paraId="4EC0C021" w14:textId="77777777" w:rsidR="00BF5627" w:rsidRPr="00E814FD" w:rsidRDefault="00BF5627" w:rsidP="00903FB0">
      <w:pPr>
        <w:pStyle w:val="Titre4"/>
        <w:jc w:val="left"/>
        <w:rPr>
          <w:rFonts w:asciiTheme="minorHAnsi" w:hAnsiTheme="minorHAnsi" w:cstheme="minorHAnsi"/>
          <w:sz w:val="18"/>
          <w:szCs w:val="18"/>
        </w:rPr>
      </w:pPr>
      <w:bookmarkStart w:id="59" w:name="_Toc122352558"/>
      <w:r w:rsidRPr="00E814FD">
        <w:rPr>
          <w:rFonts w:asciiTheme="minorHAnsi" w:hAnsiTheme="minorHAnsi" w:cstheme="minorHAnsi"/>
          <w:sz w:val="18"/>
          <w:szCs w:val="18"/>
        </w:rPr>
        <w:t>Liste des JDV spécifiques</w:t>
      </w:r>
      <w:bookmarkEnd w:id="59"/>
    </w:p>
    <w:p w14:paraId="5397883B"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Un JDV spécifique est généralement utilisé dans un seul modèle de document CDA.</w:t>
      </w:r>
    </w:p>
    <w:p w14:paraId="77521BE4"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Ils sont dans le répertoire </w:t>
      </w:r>
      <w:r w:rsidRPr="00E814FD">
        <w:rPr>
          <w:rFonts w:asciiTheme="minorHAnsi" w:hAnsiTheme="minorHAnsi" w:cstheme="minorHAnsi"/>
          <w:b/>
          <w:sz w:val="18"/>
          <w:szCs w:val="18"/>
        </w:rPr>
        <w:t>testContenuCDA_V2_DeTravail\</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(le même que les JDV génériques).</w:t>
      </w:r>
    </w:p>
    <w:p w14:paraId="2404FF94"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b/>
          <w:sz w:val="18"/>
          <w:szCs w:val="18"/>
        </w:rPr>
        <w:t>Exemple</w:t>
      </w:r>
      <w:r w:rsidRPr="00E814FD">
        <w:rPr>
          <w:rFonts w:asciiTheme="minorHAnsi" w:hAnsiTheme="minorHAnsi" w:cstheme="minorHAnsi"/>
          <w:sz w:val="18"/>
          <w:szCs w:val="18"/>
        </w:rPr>
        <w:t> : JDV_Activité-CISIS.xml</w:t>
      </w:r>
    </w:p>
    <w:p w14:paraId="6ECD8D15" w14:textId="77777777" w:rsidR="00BF5627" w:rsidRPr="00E814FD" w:rsidRDefault="00BF5627" w:rsidP="00903FB0">
      <w:pPr>
        <w:pStyle w:val="Titre4"/>
        <w:jc w:val="left"/>
        <w:rPr>
          <w:rFonts w:asciiTheme="minorHAnsi" w:hAnsiTheme="minorHAnsi" w:cstheme="minorHAnsi"/>
          <w:sz w:val="18"/>
          <w:szCs w:val="18"/>
        </w:rPr>
      </w:pPr>
      <w:bookmarkStart w:id="60" w:name="_Toc122352559"/>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des JDV spécifiques</w:t>
      </w:r>
      <w:bookmarkEnd w:id="60"/>
    </w:p>
    <w:p w14:paraId="5EAA40EF" w14:textId="77777777" w:rsidR="00BF5627" w:rsidRPr="00E814FD" w:rsidRDefault="00BF5627" w:rsidP="00903FB0">
      <w:pPr>
        <w:jc w:val="left"/>
        <w:rPr>
          <w:rFonts w:asciiTheme="minorHAnsi" w:hAnsiTheme="minorHAnsi" w:cstheme="minorHAnsi"/>
          <w:b/>
          <w:i/>
          <w:color w:val="A6A6A6" w:themeColor="background1" w:themeShade="A6"/>
          <w:sz w:val="18"/>
          <w:szCs w:val="18"/>
        </w:rPr>
      </w:pPr>
      <w:r w:rsidRPr="00E814FD">
        <w:rPr>
          <w:rFonts w:asciiTheme="minorHAnsi" w:hAnsiTheme="minorHAnsi" w:cstheme="minorHAnsi"/>
          <w:sz w:val="18"/>
          <w:szCs w:val="18"/>
        </w:rPr>
        <w:t xml:space="preserve">Ces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JDV spécifiques sont dans le répertoire</w:t>
      </w:r>
      <w:r w:rsidRPr="00E814FD">
        <w:rPr>
          <w:rFonts w:asciiTheme="minorHAnsi" w:hAnsiTheme="minorHAnsi" w:cstheme="minorHAnsi"/>
          <w:b/>
          <w:sz w:val="18"/>
          <w:szCs w:val="18"/>
        </w:rPr>
        <w:t xml:space="preserve"> \schematrons\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w:t>
      </w:r>
      <w:r w:rsidRPr="00E814FD">
        <w:rPr>
          <w:rFonts w:asciiTheme="minorHAnsi" w:hAnsiTheme="minorHAnsi" w:cstheme="minorHAnsi"/>
          <w:b/>
          <w:i/>
          <w:color w:val="A6A6A6" w:themeColor="background1" w:themeShade="A6"/>
          <w:sz w:val="18"/>
          <w:szCs w:val="18"/>
        </w:rPr>
        <w:t>nom du modèle</w:t>
      </w:r>
    </w:p>
    <w:p w14:paraId="4489F6A7"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Exemple :</w:t>
      </w:r>
    </w:p>
    <w:p w14:paraId="7BC838BC" w14:textId="7254677D" w:rsidR="00BF5627" w:rsidRPr="00E814FD"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sz w:val="18"/>
          <w:szCs w:val="18"/>
        </w:rPr>
        <w:t>\schematrons\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w:t>
      </w:r>
      <w:r w:rsidRPr="00E814FD">
        <w:rPr>
          <w:rFonts w:asciiTheme="minorHAnsi" w:hAnsiTheme="minorHAnsi" w:cstheme="minorHAnsi"/>
          <w:b/>
          <w:color w:val="A6A6A6" w:themeColor="background1" w:themeShade="A6"/>
          <w:sz w:val="18"/>
          <w:szCs w:val="18"/>
        </w:rPr>
        <w:t>CSE</w:t>
      </w:r>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JDV_Activite</w:t>
      </w:r>
      <w:r w:rsidR="00E8649F" w:rsidRPr="00E814FD">
        <w:rPr>
          <w:rFonts w:asciiTheme="minorHAnsi" w:hAnsiTheme="minorHAnsi" w:cstheme="minorHAnsi"/>
          <w:sz w:val="18"/>
          <w:szCs w:val="18"/>
        </w:rPr>
        <w:t>-CISIS</w:t>
      </w:r>
      <w:r w:rsidRPr="00E814FD">
        <w:rPr>
          <w:rFonts w:asciiTheme="minorHAnsi" w:hAnsiTheme="minorHAnsi" w:cstheme="minorHAnsi"/>
          <w:sz w:val="18"/>
          <w:szCs w:val="18"/>
        </w:rPr>
        <w:t>.sch</w:t>
      </w:r>
      <w:proofErr w:type="spellEnd"/>
    </w:p>
    <w:p w14:paraId="4B357CDB" w14:textId="77777777" w:rsidR="00BF5627" w:rsidRPr="00E814FD" w:rsidRDefault="00BF5627" w:rsidP="00903FB0">
      <w:pPr>
        <w:jc w:val="left"/>
        <w:rPr>
          <w:rFonts w:asciiTheme="minorHAnsi" w:hAnsiTheme="minorHAnsi" w:cstheme="minorHAnsi"/>
          <w:b/>
          <w:bCs/>
          <w:sz w:val="18"/>
          <w:szCs w:val="18"/>
        </w:rPr>
      </w:pPr>
    </w:p>
    <w:p w14:paraId="5E03C170" w14:textId="77777777" w:rsidR="00BF5627" w:rsidRPr="00E814FD" w:rsidRDefault="00BF5627" w:rsidP="00903FB0">
      <w:pPr>
        <w:pStyle w:val="Titre4"/>
        <w:jc w:val="left"/>
        <w:rPr>
          <w:rFonts w:asciiTheme="minorHAnsi" w:hAnsiTheme="minorHAnsi" w:cstheme="minorHAnsi"/>
          <w:sz w:val="18"/>
          <w:szCs w:val="18"/>
        </w:rPr>
      </w:pPr>
      <w:bookmarkStart w:id="61" w:name="_Toc122352560"/>
      <w:r w:rsidRPr="00E814FD">
        <w:rPr>
          <w:rFonts w:asciiTheme="minorHAnsi" w:hAnsiTheme="minorHAnsi" w:cstheme="minorHAnsi"/>
          <w:sz w:val="18"/>
          <w:szCs w:val="18"/>
        </w:rPr>
        <w:t xml:space="preserve">Appel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d’un JDV spécifique par un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d’un modèle de document</w:t>
      </w:r>
      <w:bookmarkEnd w:id="61"/>
    </w:p>
    <w:p w14:paraId="5120C465"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Les valeurs d’un JDV spécifique utilisés dans un document CDA sont contrôlées si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de ce JDV est </w:t>
      </w:r>
      <w:r w:rsidRPr="00E814FD">
        <w:rPr>
          <w:rFonts w:asciiTheme="minorHAnsi" w:hAnsiTheme="minorHAnsi" w:cstheme="minorHAnsi"/>
          <w:b/>
          <w:sz w:val="18"/>
          <w:szCs w:val="18"/>
        </w:rPr>
        <w:t xml:space="preserve">appelé par le </w:t>
      </w:r>
      <w:proofErr w:type="spellStart"/>
      <w:r w:rsidRPr="00E814FD">
        <w:rPr>
          <w:rFonts w:asciiTheme="minorHAnsi" w:hAnsiTheme="minorHAnsi" w:cstheme="minorHAnsi"/>
          <w:b/>
          <w:sz w:val="18"/>
          <w:szCs w:val="18"/>
        </w:rPr>
        <w:t>schématron</w:t>
      </w:r>
      <w:proofErr w:type="spellEnd"/>
      <w:r w:rsidRPr="00E814FD">
        <w:rPr>
          <w:rFonts w:asciiTheme="minorHAnsi" w:hAnsiTheme="minorHAnsi" w:cstheme="minorHAnsi"/>
          <w:sz w:val="18"/>
          <w:szCs w:val="18"/>
        </w:rPr>
        <w:t xml:space="preserve"> </w:t>
      </w:r>
      <w:r w:rsidRPr="00E814FD">
        <w:rPr>
          <w:rFonts w:asciiTheme="minorHAnsi" w:hAnsiTheme="minorHAnsi" w:cstheme="minorHAnsi"/>
          <w:b/>
          <w:bCs/>
          <w:sz w:val="18"/>
          <w:szCs w:val="18"/>
        </w:rPr>
        <w:t>du modèle de document</w:t>
      </w:r>
      <w:r w:rsidRPr="00E814FD">
        <w:rPr>
          <w:rFonts w:asciiTheme="minorHAnsi" w:hAnsiTheme="minorHAnsi" w:cstheme="minorHAnsi"/>
          <w:bCs/>
          <w:sz w:val="18"/>
          <w:szCs w:val="18"/>
        </w:rPr>
        <w:t>.</w:t>
      </w:r>
    </w:p>
    <w:p w14:paraId="711B474E"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Exemple :</w:t>
      </w:r>
    </w:p>
    <w:p w14:paraId="3E8B7BC3"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r w:rsidRPr="00E814FD">
        <w:rPr>
          <w:rFonts w:asciiTheme="minorHAnsi" w:hAnsiTheme="minorHAnsi" w:cstheme="minorHAnsi"/>
          <w:sz w:val="18"/>
          <w:szCs w:val="18"/>
        </w:rPr>
        <w:t xml:space="preserve">Appel dans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r w:rsidRPr="00E814FD">
        <w:rPr>
          <w:rFonts w:asciiTheme="minorHAnsi" w:hAnsiTheme="minorHAnsi" w:cstheme="minorHAnsi"/>
          <w:b/>
          <w:bCs/>
          <w:sz w:val="18"/>
          <w:szCs w:val="18"/>
        </w:rPr>
        <w:t xml:space="preserve">CI-SIS_CSE_CS8.sch </w:t>
      </w:r>
      <w:r w:rsidRPr="00E814FD">
        <w:rPr>
          <w:rFonts w:asciiTheme="minorHAnsi" w:hAnsiTheme="minorHAnsi" w:cstheme="minorHAnsi"/>
          <w:sz w:val="18"/>
          <w:szCs w:val="18"/>
        </w:rPr>
        <w:t>(dans l’élément</w:t>
      </w:r>
      <w:r w:rsidRPr="00E814FD">
        <w:rPr>
          <w:rFonts w:asciiTheme="minorHAnsi" w:hAnsiTheme="minorHAnsi" w:cstheme="minorHAnsi"/>
          <w:b/>
          <w:bCs/>
          <w:sz w:val="18"/>
          <w:szCs w:val="18"/>
        </w:rPr>
        <w:t xml:space="preserve"> </w:t>
      </w:r>
      <w:r w:rsidRPr="00E814FD">
        <w:rPr>
          <w:rFonts w:asciiTheme="minorHAnsi" w:hAnsiTheme="minorHAnsi" w:cstheme="minorHAnsi"/>
          <w:color w:val="000096"/>
          <w:sz w:val="18"/>
          <w:szCs w:val="18"/>
          <w:highlight w:val="white"/>
        </w:rPr>
        <w:t>&lt;phase&gt;</w:t>
      </w:r>
      <w:r w:rsidRPr="00E814FD">
        <w:rPr>
          <w:rFonts w:asciiTheme="minorHAnsi" w:hAnsiTheme="minorHAnsi" w:cstheme="minorHAnsi"/>
          <w:sz w:val="18"/>
          <w:szCs w:val="18"/>
        </w:rPr>
        <w:t>) :</w:t>
      </w:r>
    </w:p>
    <w:p w14:paraId="0817CE92" w14:textId="1206ADC4"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active</w:t>
      </w:r>
      <w:proofErr w:type="gramEnd"/>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JDV_Activite</w:t>
      </w:r>
      <w:proofErr w:type="spellEnd"/>
      <w:r w:rsidR="00E8649F"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145C6BA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active</w:t>
      </w:r>
      <w:proofErr w:type="gramEnd"/>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JDV_AntecedentsObstetricaux_CSE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389A39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active</w:t>
      </w:r>
      <w:proofErr w:type="gramEnd"/>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JDV_demConsult_CSE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JDV_dateCons_CSE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JDV_nivEtude_CSE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JDV_typPres_CSE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0FA3D6E1"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1B772339"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color w:val="993300"/>
          <w:sz w:val="18"/>
          <w:szCs w:val="18"/>
        </w:rPr>
      </w:pPr>
      <w:r w:rsidRPr="00E814FD">
        <w:rPr>
          <w:rFonts w:asciiTheme="minorHAnsi" w:hAnsiTheme="minorHAnsi" w:cstheme="minorHAnsi"/>
          <w:sz w:val="18"/>
          <w:szCs w:val="18"/>
        </w:rPr>
        <w:t xml:space="preserve">Chacun de ces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de JDV spécifique fait lui-même appel au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b/>
          <w:sz w:val="18"/>
          <w:szCs w:val="18"/>
        </w:rPr>
        <w:t>dansJeuDeValeurs.sch</w:t>
      </w:r>
      <w:proofErr w:type="spellEnd"/>
      <w:r w:rsidRPr="00E814FD">
        <w:rPr>
          <w:rFonts w:asciiTheme="minorHAnsi" w:hAnsiTheme="minorHAnsi" w:cstheme="minorHAnsi"/>
          <w:sz w:val="18"/>
          <w:szCs w:val="18"/>
        </w:rPr>
        <w:t xml:space="preserve"> dans l’élément</w:t>
      </w:r>
      <w:r w:rsidRPr="00E814FD">
        <w:rPr>
          <w:rFonts w:asciiTheme="minorHAnsi" w:hAnsiTheme="minorHAnsi" w:cstheme="minorHAnsi"/>
          <w:color w:val="993300"/>
          <w:sz w:val="18"/>
          <w:szCs w:val="18"/>
        </w:rPr>
        <w:t xml:space="preserve"> </w:t>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000096"/>
          <w:sz w:val="18"/>
          <w:szCs w:val="18"/>
        </w:rPr>
        <w:t xml:space="preserve">&gt; </w:t>
      </w:r>
      <w:r w:rsidRPr="00E814FD">
        <w:rPr>
          <w:rFonts w:asciiTheme="minorHAnsi" w:hAnsiTheme="minorHAnsi" w:cstheme="minorHAnsi"/>
          <w:sz w:val="18"/>
          <w:szCs w:val="18"/>
        </w:rPr>
        <w:t xml:space="preserve">attribut </w:t>
      </w:r>
      <w:proofErr w:type="spellStart"/>
      <w:r w:rsidRPr="00E814FD">
        <w:rPr>
          <w:rFonts w:asciiTheme="minorHAnsi" w:hAnsiTheme="minorHAnsi" w:cstheme="minorHAnsi"/>
          <w:color w:val="F5844C"/>
          <w:sz w:val="18"/>
          <w:szCs w:val="18"/>
          <w:highlight w:val="white"/>
        </w:rPr>
        <w:t>is</w:t>
      </w:r>
      <w:proofErr w:type="spellEnd"/>
      <w:r w:rsidRPr="00E814FD">
        <w:rPr>
          <w:rFonts w:asciiTheme="minorHAnsi" w:hAnsiTheme="minorHAnsi" w:cstheme="minorHAnsi"/>
          <w:color w:val="F5844C"/>
          <w:sz w:val="18"/>
          <w:szCs w:val="18"/>
          <w:highlight w:val="white"/>
        </w:rPr>
        <w:t>-a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dansJeuDeValeurs</w:t>
      </w:r>
      <w:proofErr w:type="spellEnd"/>
      <w:r w:rsidRPr="00E814FD">
        <w:rPr>
          <w:rFonts w:asciiTheme="minorHAnsi" w:hAnsiTheme="minorHAnsi" w:cstheme="minorHAnsi"/>
          <w:color w:val="993300"/>
          <w:sz w:val="18"/>
          <w:szCs w:val="18"/>
          <w:highlight w:val="white"/>
        </w:rPr>
        <w:t>"</w:t>
      </w:r>
    </w:p>
    <w:p w14:paraId="448EFF00" w14:textId="77777777" w:rsidR="00BF5627" w:rsidRPr="00E814FD" w:rsidRDefault="00BF5627" w:rsidP="00903FB0">
      <w:pPr>
        <w:jc w:val="left"/>
        <w:rPr>
          <w:rFonts w:asciiTheme="minorHAnsi" w:hAnsiTheme="minorHAnsi" w:cstheme="minorHAnsi"/>
          <w:bCs/>
          <w:sz w:val="18"/>
          <w:szCs w:val="18"/>
        </w:rPr>
      </w:pPr>
    </w:p>
    <w:p w14:paraId="3CD96CCE" w14:textId="77777777" w:rsidR="00BF5627" w:rsidRPr="00E814FD" w:rsidRDefault="00BF5627" w:rsidP="00903FB0">
      <w:pPr>
        <w:jc w:val="left"/>
        <w:rPr>
          <w:rFonts w:asciiTheme="minorHAnsi" w:hAnsiTheme="minorHAnsi" w:cstheme="minorHAnsi"/>
          <w:b/>
          <w:bCs/>
          <w:sz w:val="18"/>
          <w:szCs w:val="18"/>
        </w:rPr>
      </w:pPr>
      <w:r w:rsidRPr="00E814FD">
        <w:rPr>
          <w:rFonts w:asciiTheme="minorHAnsi" w:hAnsiTheme="minorHAnsi" w:cstheme="minorHAnsi"/>
          <w:b/>
          <w:bCs/>
          <w:sz w:val="18"/>
          <w:szCs w:val="18"/>
        </w:rPr>
        <w:t>Exemple :</w:t>
      </w:r>
    </w:p>
    <w:p w14:paraId="7C2FF173"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6400"/>
          <w:sz w:val="18"/>
          <w:szCs w:val="18"/>
          <w:highlight w:val="white"/>
        </w:rPr>
        <w:t xml:space="preserve">&lt;!-- </w:t>
      </w:r>
      <w:proofErr w:type="spellStart"/>
      <w:r w:rsidRPr="00E814FD">
        <w:rPr>
          <w:rFonts w:asciiTheme="minorHAnsi" w:hAnsiTheme="minorHAnsi" w:cstheme="minorHAnsi"/>
          <w:color w:val="006400"/>
          <w:sz w:val="18"/>
          <w:szCs w:val="18"/>
        </w:rPr>
        <w:t>JDV_Activite-CISIS</w:t>
      </w:r>
      <w:r w:rsidRPr="00E814FD">
        <w:rPr>
          <w:rFonts w:asciiTheme="minorHAnsi" w:hAnsiTheme="minorHAnsi" w:cstheme="minorHAnsi"/>
          <w:color w:val="006400"/>
          <w:sz w:val="18"/>
          <w:szCs w:val="18"/>
          <w:highlight w:val="white"/>
        </w:rPr>
        <w:t>.sch</w:t>
      </w:r>
      <w:proofErr w:type="spellEnd"/>
      <w:r w:rsidRPr="00E814FD">
        <w:rPr>
          <w:rFonts w:asciiTheme="minorHAnsi" w:hAnsiTheme="minorHAnsi" w:cstheme="minorHAnsi"/>
          <w:color w:val="006400"/>
          <w:sz w:val="18"/>
          <w:szCs w:val="18"/>
          <w:highlight w:val="white"/>
        </w:rPr>
        <w:t xml:space="preserve">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xmlns</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"http://purl.oclc.org/</w:t>
      </w:r>
      <w:proofErr w:type="spellStart"/>
      <w:r w:rsidRPr="00E814FD">
        <w:rPr>
          <w:rFonts w:asciiTheme="minorHAnsi" w:hAnsiTheme="minorHAnsi" w:cstheme="minorHAnsi"/>
          <w:color w:val="993300"/>
          <w:sz w:val="18"/>
          <w:szCs w:val="18"/>
          <w:highlight w:val="white"/>
        </w:rPr>
        <w:t>dsdl</w:t>
      </w:r>
      <w:proofErr w:type="spellEnd"/>
      <w:r w:rsidRPr="00E814FD">
        <w:rPr>
          <w:rFonts w:asciiTheme="minorHAnsi" w:hAnsiTheme="minorHAnsi" w:cstheme="minorHAnsi"/>
          <w:color w:val="993300"/>
          <w:sz w:val="18"/>
          <w:szCs w:val="18"/>
          <w:highlight w:val="white"/>
        </w:rPr>
        <w:t>/schematron"</w:t>
      </w:r>
      <w:r w:rsidRPr="00E814FD">
        <w:rPr>
          <w:rFonts w:asciiTheme="minorHAnsi" w:hAnsiTheme="minorHAnsi" w:cstheme="minorHAnsi"/>
          <w:color w:val="F5844C"/>
          <w:sz w:val="18"/>
          <w:szCs w:val="18"/>
          <w:highlight w:val="white"/>
        </w:rPr>
        <w:t xml:space="preserve"> id</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JDV_Activite</w:t>
      </w:r>
      <w:proofErr w:type="spellEnd"/>
      <w:r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is</w:t>
      </w:r>
      <w:proofErr w:type="spellEnd"/>
      <w:r w:rsidRPr="00E814FD">
        <w:rPr>
          <w:rFonts w:asciiTheme="minorHAnsi" w:hAnsiTheme="minorHAnsi" w:cstheme="minorHAnsi"/>
          <w:color w:val="F5844C"/>
          <w:sz w:val="18"/>
          <w:szCs w:val="18"/>
          <w:highlight w:val="white"/>
        </w:rPr>
        <w:t>-a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dansJeuDeValeurs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t>Conformité de l'activité professionnelle de la personne au CI-SIS</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path_jdv</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JDV_Activite</w:t>
      </w:r>
      <w:proofErr w:type="spellEnd"/>
      <w:r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vue_elt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"'ClinicalDocument/component/structuredBody/component/section/entry/observation/value'"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 xml:space="preserve">"/cda:ClinicalDocument/cda:component/cda:structuredBody/cda:component/cda:section/cda:entry/cda:observation[cda:templateId/@root='1.3.6.1.4.1.19376.1.5.3.1.4.13.4' and </w:t>
      </w:r>
      <w:proofErr w:type="spellStart"/>
      <w:r w:rsidRPr="00E814FD">
        <w:rPr>
          <w:rFonts w:asciiTheme="minorHAnsi" w:hAnsiTheme="minorHAnsi" w:cstheme="minorHAnsi"/>
          <w:color w:val="993300"/>
          <w:sz w:val="18"/>
          <w:szCs w:val="18"/>
          <w:highlight w:val="white"/>
        </w:rPr>
        <w:t>cda:code</w:t>
      </w:r>
      <w:proofErr w:type="spellEnd"/>
      <w:r w:rsidRPr="00E814FD">
        <w:rPr>
          <w:rFonts w:asciiTheme="minorHAnsi" w:hAnsiTheme="minorHAnsi" w:cstheme="minorHAnsi"/>
          <w:color w:val="993300"/>
          <w:sz w:val="18"/>
          <w:szCs w:val="18"/>
          <w:highlight w:val="white"/>
        </w:rPr>
        <w:t>/@code='ORG-075']/cda:value"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nullFlavor</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"0"</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&lt;/pattern&gt;</w:t>
      </w:r>
      <w:r w:rsidRPr="00E814FD">
        <w:rPr>
          <w:rFonts w:asciiTheme="minorHAnsi" w:hAnsiTheme="minorHAnsi" w:cstheme="minorHAnsi"/>
          <w:color w:val="000000"/>
          <w:sz w:val="18"/>
          <w:szCs w:val="18"/>
          <w:highlight w:val="white"/>
        </w:rPr>
        <w:t xml:space="preserve">   </w:t>
      </w:r>
    </w:p>
    <w:p w14:paraId="564EC814"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275E987C"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730C9221" w14:textId="2B130ABE"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148FD6E5" w14:textId="2AB6CD1D" w:rsidR="00E8649F" w:rsidRPr="00E814FD" w:rsidRDefault="00E8649F" w:rsidP="00903FB0">
      <w:pPr>
        <w:shd w:val="clear" w:color="auto" w:fill="FFFFFF"/>
        <w:autoSpaceDE w:val="0"/>
        <w:autoSpaceDN w:val="0"/>
        <w:adjustRightInd w:val="0"/>
        <w:spacing w:after="0"/>
        <w:jc w:val="left"/>
        <w:rPr>
          <w:rFonts w:asciiTheme="minorHAnsi" w:hAnsiTheme="minorHAnsi" w:cstheme="minorHAnsi"/>
          <w:sz w:val="18"/>
          <w:szCs w:val="18"/>
        </w:rPr>
      </w:pPr>
    </w:p>
    <w:p w14:paraId="41E7950C" w14:textId="77777777" w:rsidR="00E8649F" w:rsidRPr="00E814FD" w:rsidRDefault="00E8649F" w:rsidP="00903FB0">
      <w:pPr>
        <w:shd w:val="clear" w:color="auto" w:fill="FFFFFF"/>
        <w:autoSpaceDE w:val="0"/>
        <w:autoSpaceDN w:val="0"/>
        <w:adjustRightInd w:val="0"/>
        <w:spacing w:after="0"/>
        <w:jc w:val="left"/>
        <w:rPr>
          <w:rFonts w:asciiTheme="minorHAnsi" w:hAnsiTheme="minorHAnsi" w:cstheme="minorHAnsi"/>
          <w:sz w:val="18"/>
          <w:szCs w:val="18"/>
        </w:rPr>
      </w:pPr>
    </w:p>
    <w:p w14:paraId="444EE7F6"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22259878"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1756EDBE"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b/>
          <w:sz w:val="18"/>
          <w:szCs w:val="18"/>
        </w:rPr>
      </w:pPr>
      <w:r w:rsidRPr="00E814FD">
        <w:rPr>
          <w:rFonts w:asciiTheme="minorHAnsi" w:hAnsiTheme="minorHAnsi" w:cstheme="minorHAnsi"/>
          <w:b/>
          <w:bCs/>
          <w:sz w:val="18"/>
          <w:szCs w:val="18"/>
        </w:rPr>
        <w:t xml:space="preserve">Les paramètres </w:t>
      </w:r>
      <w:r w:rsidRPr="00E814FD">
        <w:rPr>
          <w:rFonts w:asciiTheme="minorHAnsi" w:hAnsiTheme="minorHAnsi" w:cstheme="minorHAnsi"/>
          <w:b/>
          <w:sz w:val="18"/>
          <w:szCs w:val="18"/>
        </w:rPr>
        <w:t xml:space="preserve">du </w:t>
      </w:r>
      <w:proofErr w:type="spellStart"/>
      <w:r w:rsidRPr="00E814FD">
        <w:rPr>
          <w:rFonts w:asciiTheme="minorHAnsi" w:hAnsiTheme="minorHAnsi" w:cstheme="minorHAnsi"/>
          <w:b/>
          <w:sz w:val="18"/>
          <w:szCs w:val="18"/>
        </w:rPr>
        <w:t>schématron</w:t>
      </w:r>
      <w:proofErr w:type="spellEnd"/>
      <w:r w:rsidRPr="00E814FD">
        <w:rPr>
          <w:rFonts w:asciiTheme="minorHAnsi" w:hAnsiTheme="minorHAnsi" w:cstheme="minorHAnsi"/>
          <w:b/>
          <w:sz w:val="18"/>
          <w:szCs w:val="18"/>
        </w:rPr>
        <w:t xml:space="preserve"> d’un JDV spécifique :</w:t>
      </w:r>
    </w:p>
    <w:p w14:paraId="7CEB43B3" w14:textId="77777777" w:rsidR="00BF5627" w:rsidRPr="00E814FD"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18"/>
          <w:szCs w:val="18"/>
        </w:rPr>
      </w:pPr>
      <w:proofErr w:type="spellStart"/>
      <w:proofErr w:type="gramStart"/>
      <w:r w:rsidRPr="00E814FD">
        <w:rPr>
          <w:rFonts w:asciiTheme="minorHAnsi" w:hAnsiTheme="minorHAnsi" w:cstheme="minorHAnsi"/>
          <w:color w:val="993300"/>
          <w:sz w:val="18"/>
          <w:szCs w:val="18"/>
          <w:highlight w:val="white"/>
        </w:rPr>
        <w:t>path</w:t>
      </w:r>
      <w:proofErr w:type="gramEnd"/>
      <w:r w:rsidRPr="00E814FD">
        <w:rPr>
          <w:rFonts w:asciiTheme="minorHAnsi" w:hAnsiTheme="minorHAnsi" w:cstheme="minorHAnsi"/>
          <w:color w:val="993300"/>
          <w:sz w:val="18"/>
          <w:szCs w:val="18"/>
          <w:highlight w:val="white"/>
        </w:rPr>
        <w:t>_jdv</w:t>
      </w:r>
      <w:proofErr w:type="spellEnd"/>
      <w:r w:rsidRPr="00E814FD">
        <w:rPr>
          <w:rFonts w:asciiTheme="minorHAnsi" w:hAnsiTheme="minorHAnsi" w:cstheme="minorHAnsi"/>
          <w:color w:val="993300"/>
          <w:sz w:val="18"/>
          <w:szCs w:val="18"/>
        </w:rPr>
        <w:t xml:space="preserve"> </w:t>
      </w:r>
      <w:r w:rsidRPr="00E814FD">
        <w:rPr>
          <w:rFonts w:asciiTheme="minorHAnsi" w:hAnsiTheme="minorHAnsi" w:cstheme="minorHAnsi"/>
          <w:b/>
          <w:bCs/>
          <w:sz w:val="18"/>
          <w:szCs w:val="18"/>
        </w:rPr>
        <w:t>:</w:t>
      </w:r>
      <w:r w:rsidRPr="00E814FD">
        <w:rPr>
          <w:rFonts w:asciiTheme="minorHAnsi" w:hAnsiTheme="minorHAnsi" w:cstheme="minorHAnsi"/>
          <w:sz w:val="18"/>
          <w:szCs w:val="18"/>
        </w:rPr>
        <w:t xml:space="preserve"> chemin relatif du fichier jeu de valeurs (ici </w:t>
      </w:r>
      <w:proofErr w:type="spellStart"/>
      <w:r w:rsidRPr="00E814FD">
        <w:rPr>
          <w:rFonts w:asciiTheme="minorHAnsi" w:hAnsiTheme="minorHAnsi" w:cstheme="minorHAnsi"/>
          <w:color w:val="993300"/>
          <w:sz w:val="18"/>
          <w:szCs w:val="18"/>
          <w:highlight w:val="white"/>
        </w:rPr>
        <w:t>JDV_Activite</w:t>
      </w:r>
      <w:proofErr w:type="spellEnd"/>
      <w:r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993300"/>
          <w:sz w:val="18"/>
          <w:szCs w:val="18"/>
        </w:rPr>
        <w:t xml:space="preserve"> </w:t>
      </w:r>
      <w:r w:rsidRPr="00E814FD">
        <w:rPr>
          <w:rFonts w:asciiTheme="minorHAnsi" w:hAnsiTheme="minorHAnsi" w:cstheme="minorHAnsi"/>
          <w:sz w:val="18"/>
          <w:szCs w:val="18"/>
        </w:rPr>
        <w:t>a été valorisé à</w:t>
      </w:r>
      <w:r w:rsidRPr="00E814FD">
        <w:rPr>
          <w:rFonts w:asciiTheme="minorHAnsi" w:hAnsiTheme="minorHAnsi" w:cstheme="minorHAnsi"/>
          <w:color w:val="993300"/>
          <w:sz w:val="18"/>
          <w:szCs w:val="18"/>
        </w:rPr>
        <w:t xml:space="preserve"> </w:t>
      </w:r>
      <w:r w:rsidRPr="00E814FD">
        <w:rPr>
          <w:rFonts w:asciiTheme="minorHAnsi" w:hAnsiTheme="minorHAnsi" w:cstheme="minorHAnsi"/>
          <w:color w:val="365F91" w:themeColor="accent1" w:themeShade="BF"/>
          <w:sz w:val="18"/>
          <w:szCs w:val="18"/>
          <w:highlight w:val="white"/>
        </w:rPr>
        <w:t>../</w:t>
      </w:r>
      <w:proofErr w:type="spellStart"/>
      <w:r w:rsidRPr="00E814FD">
        <w:rPr>
          <w:rFonts w:asciiTheme="minorHAnsi" w:hAnsiTheme="minorHAnsi" w:cstheme="minorHAnsi"/>
          <w:color w:val="365F91" w:themeColor="accent1" w:themeShade="BF"/>
          <w:sz w:val="18"/>
          <w:szCs w:val="18"/>
          <w:highlight w:val="white"/>
        </w:rPr>
        <w:t>jeuxDeValeurs</w:t>
      </w:r>
      <w:proofErr w:type="spellEnd"/>
      <w:r w:rsidRPr="00E814FD">
        <w:rPr>
          <w:rFonts w:asciiTheme="minorHAnsi" w:hAnsiTheme="minorHAnsi" w:cstheme="minorHAnsi"/>
          <w:color w:val="365F91" w:themeColor="accent1" w:themeShade="BF"/>
          <w:sz w:val="18"/>
          <w:szCs w:val="18"/>
          <w:highlight w:val="white"/>
        </w:rPr>
        <w:t xml:space="preserve">/JDV_Activité-CISIS.xml </w:t>
      </w:r>
      <w:r w:rsidRPr="00E814FD">
        <w:rPr>
          <w:rFonts w:asciiTheme="minorHAnsi" w:hAnsiTheme="minorHAnsi" w:cstheme="minorHAnsi"/>
          <w:sz w:val="18"/>
          <w:szCs w:val="18"/>
        </w:rPr>
        <w:t xml:space="preserve">dans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du modèle CI-SIS_CSE_CS8.sch)</w:t>
      </w:r>
    </w:p>
    <w:p w14:paraId="68911446" w14:textId="77777777" w:rsidR="00BF5627" w:rsidRPr="00E814FD"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18"/>
          <w:szCs w:val="18"/>
        </w:rPr>
      </w:pPr>
      <w:proofErr w:type="spellStart"/>
      <w:proofErr w:type="gramStart"/>
      <w:r w:rsidRPr="00E814FD">
        <w:rPr>
          <w:rFonts w:asciiTheme="minorHAnsi" w:hAnsiTheme="minorHAnsi" w:cstheme="minorHAnsi"/>
          <w:color w:val="993300"/>
          <w:sz w:val="18"/>
          <w:szCs w:val="18"/>
          <w:highlight w:val="white"/>
        </w:rPr>
        <w:t>vue</w:t>
      </w:r>
      <w:proofErr w:type="gramEnd"/>
      <w:r w:rsidRPr="00E814FD">
        <w:rPr>
          <w:rFonts w:asciiTheme="minorHAnsi" w:hAnsiTheme="minorHAnsi" w:cstheme="minorHAnsi"/>
          <w:color w:val="993300"/>
          <w:sz w:val="18"/>
          <w:szCs w:val="18"/>
          <w:highlight w:val="white"/>
        </w:rPr>
        <w:t>_elt</w:t>
      </w:r>
      <w:proofErr w:type="spellEnd"/>
      <w:r w:rsidRPr="00E814FD">
        <w:rPr>
          <w:rFonts w:asciiTheme="minorHAnsi" w:hAnsiTheme="minorHAnsi" w:cstheme="minorHAnsi"/>
          <w:color w:val="993300"/>
          <w:sz w:val="18"/>
          <w:szCs w:val="18"/>
        </w:rPr>
        <w:t xml:space="preserve"> </w:t>
      </w:r>
      <w:r w:rsidRPr="00E814FD">
        <w:rPr>
          <w:rFonts w:asciiTheme="minorHAnsi" w:hAnsiTheme="minorHAnsi" w:cstheme="minorHAnsi"/>
          <w:sz w:val="18"/>
          <w:szCs w:val="18"/>
        </w:rPr>
        <w:t xml:space="preserve">: chemin de l'élément codé dans les </w:t>
      </w:r>
      <w:proofErr w:type="spellStart"/>
      <w:r w:rsidRPr="00E814FD">
        <w:rPr>
          <w:rFonts w:asciiTheme="minorHAnsi" w:hAnsiTheme="minorHAnsi" w:cstheme="minorHAnsi"/>
          <w:sz w:val="18"/>
          <w:szCs w:val="18"/>
        </w:rPr>
        <w:t>CDAs</w:t>
      </w:r>
      <w:proofErr w:type="spellEnd"/>
      <w:r w:rsidRPr="00E814FD">
        <w:rPr>
          <w:rFonts w:asciiTheme="minorHAnsi" w:hAnsiTheme="minorHAnsi" w:cstheme="minorHAnsi"/>
          <w:sz w:val="18"/>
          <w:szCs w:val="18"/>
        </w:rPr>
        <w:t xml:space="preserve"> affiché dans le message d’erreur</w:t>
      </w:r>
    </w:p>
    <w:p w14:paraId="20C3B126" w14:textId="77777777" w:rsidR="00BF5627" w:rsidRPr="00E814FD"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18"/>
          <w:szCs w:val="18"/>
        </w:rPr>
      </w:pPr>
      <w:proofErr w:type="spellStart"/>
      <w:proofErr w:type="gramStart"/>
      <w:r w:rsidRPr="00E814FD">
        <w:rPr>
          <w:rFonts w:asciiTheme="minorHAnsi" w:hAnsiTheme="minorHAnsi" w:cstheme="minorHAnsi"/>
          <w:color w:val="993300"/>
          <w:sz w:val="18"/>
          <w:szCs w:val="18"/>
          <w:highlight w:val="white"/>
        </w:rPr>
        <w:t>xpath</w:t>
      </w:r>
      <w:proofErr w:type="gramEnd"/>
      <w:r w:rsidRPr="00E814FD">
        <w:rPr>
          <w:rFonts w:asciiTheme="minorHAnsi" w:hAnsiTheme="minorHAnsi" w:cstheme="minorHAnsi"/>
          <w:color w:val="993300"/>
          <w:sz w:val="18"/>
          <w:szCs w:val="18"/>
          <w:highlight w:val="white"/>
        </w:rPr>
        <w:t>_elt</w:t>
      </w:r>
      <w:proofErr w:type="spellEnd"/>
      <w:r w:rsidRPr="00E814FD">
        <w:rPr>
          <w:rFonts w:asciiTheme="minorHAnsi" w:hAnsiTheme="minorHAnsi" w:cstheme="minorHAnsi"/>
          <w:color w:val="993300"/>
          <w:sz w:val="18"/>
          <w:szCs w:val="18"/>
        </w:rPr>
        <w:t xml:space="preserve"> </w:t>
      </w:r>
      <w:r w:rsidRPr="00E814FD">
        <w:rPr>
          <w:rFonts w:asciiTheme="minorHAnsi" w:hAnsiTheme="minorHAnsi" w:cstheme="minorHAnsi"/>
          <w:b/>
          <w:bCs/>
          <w:sz w:val="18"/>
          <w:szCs w:val="18"/>
        </w:rPr>
        <w:t>:</w:t>
      </w:r>
      <w:r w:rsidRPr="00E814FD">
        <w:rPr>
          <w:rFonts w:asciiTheme="minorHAnsi" w:hAnsiTheme="minorHAnsi" w:cstheme="minorHAnsi"/>
          <w:sz w:val="18"/>
          <w:szCs w:val="18"/>
        </w:rPr>
        <w:t xml:space="preserve"> contexte </w:t>
      </w:r>
      <w:proofErr w:type="spellStart"/>
      <w:r w:rsidRPr="00E814FD">
        <w:rPr>
          <w:rFonts w:asciiTheme="minorHAnsi" w:hAnsiTheme="minorHAnsi" w:cstheme="minorHAnsi"/>
          <w:sz w:val="18"/>
          <w:szCs w:val="18"/>
        </w:rPr>
        <w:t>xpath</w:t>
      </w:r>
      <w:proofErr w:type="spellEnd"/>
      <w:r w:rsidRPr="00E814FD">
        <w:rPr>
          <w:rFonts w:asciiTheme="minorHAnsi" w:hAnsiTheme="minorHAnsi" w:cstheme="minorHAnsi"/>
          <w:sz w:val="18"/>
          <w:szCs w:val="18"/>
        </w:rPr>
        <w:t xml:space="preserve"> de l'élément codé (ici </w:t>
      </w:r>
      <w:proofErr w:type="spellStart"/>
      <w:r w:rsidRPr="00E814FD">
        <w:rPr>
          <w:rFonts w:asciiTheme="minorHAnsi" w:hAnsiTheme="minorHAnsi" w:cstheme="minorHAnsi"/>
          <w:color w:val="993300"/>
          <w:sz w:val="18"/>
          <w:szCs w:val="18"/>
          <w:highlight w:val="white"/>
        </w:rPr>
        <w:t>cda:value</w:t>
      </w:r>
      <w:proofErr w:type="spellEnd"/>
      <w:r w:rsidRPr="00E814FD">
        <w:rPr>
          <w:rFonts w:asciiTheme="minorHAnsi" w:hAnsiTheme="minorHAnsi" w:cstheme="minorHAnsi"/>
          <w:sz w:val="18"/>
          <w:szCs w:val="18"/>
        </w:rPr>
        <w:t>) à contrôler dans le JDV</w:t>
      </w:r>
    </w:p>
    <w:p w14:paraId="0E6FD1FA" w14:textId="77777777" w:rsidR="00BF5627" w:rsidRPr="00E814FD"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18"/>
          <w:szCs w:val="18"/>
        </w:rPr>
      </w:pPr>
      <w:proofErr w:type="spellStart"/>
      <w:proofErr w:type="gramStart"/>
      <w:r w:rsidRPr="00E814FD">
        <w:rPr>
          <w:rFonts w:asciiTheme="minorHAnsi" w:hAnsiTheme="minorHAnsi" w:cstheme="minorHAnsi"/>
          <w:color w:val="993300"/>
          <w:sz w:val="18"/>
          <w:szCs w:val="18"/>
          <w:highlight w:val="white"/>
        </w:rPr>
        <w:t>nullFlavor</w:t>
      </w:r>
      <w:proofErr w:type="spellEnd"/>
      <w:proofErr w:type="gramEnd"/>
      <w:r w:rsidRPr="00E814FD">
        <w:rPr>
          <w:rFonts w:asciiTheme="minorHAnsi" w:hAnsiTheme="minorHAnsi" w:cstheme="minorHAnsi"/>
          <w:color w:val="993300"/>
          <w:sz w:val="18"/>
          <w:szCs w:val="18"/>
        </w:rPr>
        <w:t xml:space="preserve"> </w:t>
      </w:r>
      <w:r w:rsidRPr="00E814FD">
        <w:rPr>
          <w:rFonts w:asciiTheme="minorHAnsi" w:hAnsiTheme="minorHAnsi" w:cstheme="minorHAnsi"/>
          <w:b/>
          <w:bCs/>
          <w:sz w:val="18"/>
          <w:szCs w:val="18"/>
        </w:rPr>
        <w:t>:</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nullFlavor</w:t>
      </w:r>
      <w:proofErr w:type="spellEnd"/>
      <w:r w:rsidRPr="00E814FD">
        <w:rPr>
          <w:rFonts w:asciiTheme="minorHAnsi" w:hAnsiTheme="minorHAnsi" w:cstheme="minorHAnsi"/>
          <w:sz w:val="18"/>
          <w:szCs w:val="18"/>
        </w:rPr>
        <w:t xml:space="preserve"> autorisé (1) ou non (0)</w:t>
      </w:r>
    </w:p>
    <w:p w14:paraId="72D72F1F"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4437A728"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b/>
          <w:color w:val="FF0000"/>
          <w:sz w:val="18"/>
          <w:szCs w:val="18"/>
          <w:highlight w:val="white"/>
        </w:rPr>
      </w:pPr>
      <w:r w:rsidRPr="00E814FD">
        <w:rPr>
          <w:rFonts w:asciiTheme="minorHAnsi" w:hAnsiTheme="minorHAnsi" w:cstheme="minorHAnsi"/>
          <w:b/>
          <w:color w:val="FF0000"/>
          <w:sz w:val="18"/>
          <w:szCs w:val="18"/>
          <w:highlight w:val="white"/>
        </w:rPr>
        <w:lastRenderedPageBreak/>
        <w:t>Attention :</w:t>
      </w:r>
    </w:p>
    <w:p w14:paraId="26147CC7"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7B03B09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b/>
          <w:sz w:val="18"/>
          <w:szCs w:val="18"/>
          <w:highlight w:val="white"/>
        </w:rPr>
        <w:t xml:space="preserve">Le paramètre </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b/>
          <w:sz w:val="18"/>
          <w:szCs w:val="18"/>
          <w:highlight w:val="white"/>
        </w:rPr>
        <w:t xml:space="preserve"> doit-être </w:t>
      </w:r>
      <w:r w:rsidRPr="00E814FD">
        <w:rPr>
          <w:rFonts w:asciiTheme="minorHAnsi" w:hAnsiTheme="minorHAnsi" w:cstheme="minorHAnsi"/>
          <w:b/>
          <w:sz w:val="18"/>
          <w:szCs w:val="18"/>
          <w:highlight w:val="white"/>
          <w:u w:val="single"/>
        </w:rPr>
        <w:t>non ambigüe</w:t>
      </w:r>
      <w:r w:rsidRPr="00E814FD">
        <w:rPr>
          <w:rFonts w:asciiTheme="minorHAnsi" w:hAnsiTheme="minorHAnsi" w:cstheme="minorHAnsi"/>
          <w:b/>
          <w:sz w:val="18"/>
          <w:szCs w:val="18"/>
          <w:highlight w:val="white"/>
        </w:rPr>
        <w:t xml:space="preserve"> pour déclencher le contrôle de présence du code dans le JDV :</w:t>
      </w:r>
    </w:p>
    <w:p w14:paraId="57996F16" w14:textId="77777777" w:rsidR="00BF5627" w:rsidRPr="00E814FD" w:rsidRDefault="00BF5627" w:rsidP="00903FB0">
      <w:pPr>
        <w:pStyle w:val="Paragraphedeliste"/>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ind w:left="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Dans l’exemple précédent, le</w:t>
      </w:r>
      <w:r w:rsidRPr="00E814FD">
        <w:rPr>
          <w:rFonts w:asciiTheme="minorHAnsi" w:hAnsiTheme="minorHAnsi" w:cstheme="minorHAnsi"/>
          <w:b/>
          <w:sz w:val="18"/>
          <w:szCs w:val="18"/>
          <w:highlight w:val="white"/>
        </w:rPr>
        <w:t xml:space="preserve"> </w:t>
      </w:r>
      <w:proofErr w:type="spellStart"/>
      <w:r w:rsidRPr="00E814FD">
        <w:rPr>
          <w:rFonts w:asciiTheme="minorHAnsi" w:hAnsiTheme="minorHAnsi" w:cstheme="minorHAnsi"/>
          <w:color w:val="365F91" w:themeColor="accent1" w:themeShade="BF"/>
          <w:sz w:val="18"/>
          <w:szCs w:val="18"/>
          <w:highlight w:val="white"/>
        </w:rPr>
        <w:t>JDV_Activité</w:t>
      </w:r>
      <w:proofErr w:type="spellEnd"/>
      <w:r w:rsidRPr="00E814FD">
        <w:rPr>
          <w:rFonts w:asciiTheme="minorHAnsi" w:hAnsiTheme="minorHAnsi" w:cstheme="minorHAnsi"/>
          <w:color w:val="365F91" w:themeColor="accent1" w:themeShade="BF"/>
          <w:sz w:val="18"/>
          <w:szCs w:val="18"/>
          <w:highlight w:val="white"/>
        </w:rPr>
        <w:t xml:space="preserve">-CISIS </w:t>
      </w:r>
      <w:r w:rsidRPr="00E814FD">
        <w:rPr>
          <w:rFonts w:asciiTheme="minorHAnsi" w:hAnsiTheme="minorHAnsi" w:cstheme="minorHAnsi"/>
          <w:sz w:val="18"/>
          <w:szCs w:val="18"/>
          <w:highlight w:val="white"/>
        </w:rPr>
        <w:t xml:space="preserve">n’est utilisé que dans une entrée Habitus, Mode de vie ('1.3.6.1.4.1.19376.1.5.3.1.4.13.4' de code 'ORG-075' </w:t>
      </w:r>
      <w:r w:rsidRPr="00E814FD">
        <w:rPr>
          <w:rFonts w:asciiTheme="minorHAnsi" w:hAnsiTheme="minorHAnsi" w:cstheme="minorHAnsi"/>
          <w:sz w:val="18"/>
          <w:szCs w:val="18"/>
        </w:rPr>
        <w:t>"Activité professionnelle"</w:t>
      </w:r>
      <w:r w:rsidRPr="00E814FD">
        <w:rPr>
          <w:rFonts w:asciiTheme="minorHAnsi" w:hAnsiTheme="minorHAnsi" w:cstheme="minorHAnsi"/>
          <w:sz w:val="18"/>
          <w:szCs w:val="18"/>
          <w:highlight w:val="white"/>
        </w:rPr>
        <w:t>).</w:t>
      </w:r>
    </w:p>
    <w:p w14:paraId="344772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p>
    <w:p w14:paraId="34079FA8"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 xml:space="preserve">Si on ne précise pas le code 'ORG-075', le contrôle sera fait sur toutes les entrées Habitus, Mode de vie ('1.3.6.1.4.1.19376.1.5.3.1.4.13.4') et on aura une fausse erreur sur les entrées Habitus, Mode de vie ('1.3.6.1.4.1.19376.1.5.3.1.4.13.4') avec un autre code (par exemple </w:t>
      </w:r>
      <w:r w:rsidRPr="00E814FD">
        <w:rPr>
          <w:rFonts w:asciiTheme="minorHAnsi" w:hAnsiTheme="minorHAnsi" w:cstheme="minorHAnsi"/>
          <w:sz w:val="18"/>
          <w:szCs w:val="18"/>
        </w:rPr>
        <w:t>code="57712-2" "Niveau d’étude de la mère" qui utilise un autre JDV)</w:t>
      </w:r>
    </w:p>
    <w:p w14:paraId="2384C21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37164F22" w14:textId="77777777" w:rsidR="00BF5627" w:rsidRPr="00E814FD" w:rsidRDefault="00BF5627" w:rsidP="00903FB0">
      <w:pPr>
        <w:jc w:val="left"/>
        <w:rPr>
          <w:rFonts w:asciiTheme="minorHAnsi" w:hAnsiTheme="minorHAnsi" w:cstheme="minorHAnsi"/>
          <w:b/>
          <w:sz w:val="18"/>
          <w:szCs w:val="18"/>
        </w:rPr>
      </w:pPr>
    </w:p>
    <w:p w14:paraId="6DE6AB55"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 xml:space="preserve">Pour les </w:t>
      </w:r>
      <w:proofErr w:type="spellStart"/>
      <w:r w:rsidRPr="00E814FD">
        <w:rPr>
          <w:rFonts w:asciiTheme="minorHAnsi" w:hAnsiTheme="minorHAnsi" w:cstheme="minorHAnsi"/>
          <w:b/>
          <w:sz w:val="18"/>
          <w:szCs w:val="18"/>
        </w:rPr>
        <w:t>shématrons</w:t>
      </w:r>
      <w:proofErr w:type="spellEnd"/>
      <w:r w:rsidRPr="00E814FD">
        <w:rPr>
          <w:rFonts w:asciiTheme="minorHAnsi" w:hAnsiTheme="minorHAnsi" w:cstheme="minorHAnsi"/>
          <w:b/>
          <w:sz w:val="18"/>
          <w:szCs w:val="18"/>
        </w:rPr>
        <w:t xml:space="preserve"> de JDV spécifiques, il faut donc distinguer 3 cas :</w:t>
      </w:r>
    </w:p>
    <w:p w14:paraId="4547CFDE" w14:textId="77777777" w:rsidR="00BF5627" w:rsidRPr="00E814FD" w:rsidRDefault="00BF5627" w:rsidP="00903FB0">
      <w:pPr>
        <w:jc w:val="left"/>
        <w:rPr>
          <w:rFonts w:asciiTheme="minorHAnsi" w:hAnsiTheme="minorHAnsi" w:cstheme="minorHAnsi"/>
          <w:sz w:val="18"/>
          <w:szCs w:val="18"/>
          <w:lang w:eastAsia="fr-FR"/>
        </w:rPr>
      </w:pPr>
      <w:r w:rsidRPr="00E814FD">
        <w:rPr>
          <w:rFonts w:asciiTheme="minorHAnsi" w:hAnsiTheme="minorHAnsi" w:cstheme="minorHAnsi"/>
          <w:b/>
          <w:bCs/>
          <w:sz w:val="18"/>
          <w:szCs w:val="18"/>
          <w:u w:val="single"/>
          <w:lang w:eastAsia="fr-FR"/>
        </w:rPr>
        <w:t>1er cas</w:t>
      </w:r>
      <w:r w:rsidRPr="00E814FD">
        <w:rPr>
          <w:rFonts w:asciiTheme="minorHAnsi" w:hAnsiTheme="minorHAnsi" w:cstheme="minorHAnsi"/>
          <w:sz w:val="18"/>
          <w:szCs w:val="18"/>
          <w:lang w:eastAsia="fr-FR"/>
        </w:rPr>
        <w:t xml:space="preserve"> : </w:t>
      </w:r>
      <w:r w:rsidRPr="00E814FD">
        <w:rPr>
          <w:rFonts w:asciiTheme="minorHAnsi" w:hAnsiTheme="minorHAnsi" w:cstheme="minorHAnsi"/>
          <w:bCs/>
          <w:sz w:val="18"/>
          <w:szCs w:val="18"/>
          <w:lang w:eastAsia="fr-FR"/>
        </w:rPr>
        <w:t>un JDV</w:t>
      </w:r>
      <w:r w:rsidRPr="00E814FD">
        <w:rPr>
          <w:rFonts w:asciiTheme="minorHAnsi" w:hAnsiTheme="minorHAnsi" w:cstheme="minorHAnsi"/>
          <w:sz w:val="18"/>
          <w:szCs w:val="18"/>
          <w:lang w:eastAsia="fr-FR"/>
        </w:rPr>
        <w:t xml:space="preserve"> est utilisé </w:t>
      </w:r>
      <w:r w:rsidRPr="00E814FD">
        <w:rPr>
          <w:rFonts w:asciiTheme="minorHAnsi" w:hAnsiTheme="minorHAnsi" w:cstheme="minorHAnsi"/>
          <w:b/>
          <w:bCs/>
          <w:sz w:val="18"/>
          <w:szCs w:val="18"/>
          <w:lang w:eastAsia="fr-FR"/>
        </w:rPr>
        <w:t>dans un seul type d'entrée de même code</w:t>
      </w:r>
      <w:r w:rsidRPr="00E814FD">
        <w:rPr>
          <w:rFonts w:asciiTheme="minorHAnsi" w:hAnsiTheme="minorHAnsi" w:cstheme="minorHAnsi"/>
          <w:sz w:val="18"/>
          <w:szCs w:val="18"/>
          <w:lang w:eastAsia="fr-FR"/>
        </w:rPr>
        <w:t xml:space="preserve"> </w:t>
      </w:r>
      <w:r w:rsidRPr="00E814FD">
        <w:rPr>
          <w:rFonts w:asciiTheme="minorHAnsi" w:hAnsiTheme="minorHAnsi" w:cstheme="minorHAnsi"/>
          <w:b/>
          <w:sz w:val="18"/>
          <w:szCs w:val="18"/>
          <w:highlight w:val="white"/>
          <w:u w:val="single"/>
        </w:rPr>
        <w:t>(situation non ambigüe)</w:t>
      </w:r>
    </w:p>
    <w:p w14:paraId="6EFE5861" w14:textId="77777777" w:rsidR="00BF5627" w:rsidRPr="00E814FD" w:rsidRDefault="00BF5627">
      <w:pPr>
        <w:pStyle w:val="Paragraphedeliste"/>
        <w:numPr>
          <w:ilvl w:val="0"/>
          <w:numId w:val="56"/>
        </w:numPr>
        <w:spacing w:after="160" w:line="259" w:lineRule="auto"/>
        <w:jc w:val="left"/>
        <w:rPr>
          <w:rFonts w:asciiTheme="minorHAnsi" w:hAnsiTheme="minorHAnsi" w:cstheme="minorHAnsi"/>
          <w:sz w:val="18"/>
          <w:szCs w:val="18"/>
          <w:lang w:eastAsia="fr-FR"/>
        </w:rPr>
      </w:pPr>
      <w:r w:rsidRPr="00E814FD">
        <w:rPr>
          <w:rFonts w:asciiTheme="minorHAnsi" w:hAnsiTheme="minorHAnsi" w:cstheme="minorHAnsi"/>
          <w:sz w:val="18"/>
          <w:szCs w:val="18"/>
          <w:lang w:eastAsia="fr-FR"/>
        </w:rPr>
        <w:t xml:space="preserve">C’est le cas présenté précédemment. Le </w:t>
      </w:r>
      <w:proofErr w:type="spellStart"/>
      <w:r w:rsidRPr="00E814FD">
        <w:rPr>
          <w:rFonts w:asciiTheme="minorHAnsi" w:hAnsiTheme="minorHAnsi" w:cstheme="minorHAnsi"/>
          <w:sz w:val="18"/>
          <w:szCs w:val="18"/>
          <w:lang w:eastAsia="fr-FR"/>
        </w:rPr>
        <w:t>schématron</w:t>
      </w:r>
      <w:proofErr w:type="spellEnd"/>
      <w:r w:rsidRPr="00E814FD">
        <w:rPr>
          <w:rFonts w:asciiTheme="minorHAnsi" w:hAnsiTheme="minorHAnsi" w:cstheme="minorHAnsi"/>
          <w:sz w:val="18"/>
          <w:szCs w:val="18"/>
          <w:lang w:eastAsia="fr-FR"/>
        </w:rPr>
        <w:t xml:space="preserve"> du JDV spécifique précise le type d’entrée et le code de cette entrée.</w:t>
      </w:r>
    </w:p>
    <w:p w14:paraId="2E916E2F" w14:textId="77777777" w:rsidR="00BF5627" w:rsidRPr="00E814FD" w:rsidRDefault="00BF5627" w:rsidP="00903FB0">
      <w:pPr>
        <w:jc w:val="left"/>
        <w:rPr>
          <w:rFonts w:asciiTheme="minorHAnsi" w:hAnsiTheme="minorHAnsi" w:cstheme="minorHAnsi"/>
          <w:sz w:val="18"/>
          <w:szCs w:val="18"/>
          <w:lang w:eastAsia="fr-FR"/>
        </w:rPr>
      </w:pPr>
      <w:r w:rsidRPr="00E814FD">
        <w:rPr>
          <w:rFonts w:asciiTheme="minorHAnsi" w:hAnsiTheme="minorHAnsi" w:cstheme="minorHAnsi"/>
          <w:b/>
          <w:bCs/>
          <w:sz w:val="18"/>
          <w:szCs w:val="18"/>
          <w:u w:val="single"/>
          <w:lang w:eastAsia="fr-FR"/>
        </w:rPr>
        <w:t>2ème cas</w:t>
      </w:r>
      <w:r w:rsidRPr="00E814FD">
        <w:rPr>
          <w:rFonts w:asciiTheme="minorHAnsi" w:hAnsiTheme="minorHAnsi" w:cstheme="minorHAnsi"/>
          <w:sz w:val="18"/>
          <w:szCs w:val="18"/>
          <w:lang w:eastAsia="fr-FR"/>
        </w:rPr>
        <w:t xml:space="preserve"> : </w:t>
      </w:r>
      <w:r w:rsidRPr="00E814FD">
        <w:rPr>
          <w:rFonts w:asciiTheme="minorHAnsi" w:hAnsiTheme="minorHAnsi" w:cstheme="minorHAnsi"/>
          <w:bCs/>
          <w:sz w:val="18"/>
          <w:szCs w:val="18"/>
          <w:lang w:eastAsia="fr-FR"/>
        </w:rPr>
        <w:t>un JDV</w:t>
      </w:r>
      <w:r w:rsidRPr="00E814FD">
        <w:rPr>
          <w:rFonts w:asciiTheme="minorHAnsi" w:hAnsiTheme="minorHAnsi" w:cstheme="minorHAnsi"/>
          <w:sz w:val="18"/>
          <w:szCs w:val="18"/>
          <w:lang w:eastAsia="fr-FR"/>
        </w:rPr>
        <w:t xml:space="preserve"> est utilisés </w:t>
      </w:r>
      <w:r w:rsidRPr="00E814FD">
        <w:rPr>
          <w:rFonts w:asciiTheme="minorHAnsi" w:hAnsiTheme="minorHAnsi" w:cstheme="minorHAnsi"/>
          <w:b/>
          <w:bCs/>
          <w:sz w:val="18"/>
          <w:szCs w:val="18"/>
          <w:lang w:eastAsia="fr-FR"/>
        </w:rPr>
        <w:t>dans un seul type d'entrée mais cette entrée peut avoir des codes différents</w:t>
      </w:r>
      <w:r w:rsidRPr="00E814FD">
        <w:rPr>
          <w:rFonts w:asciiTheme="minorHAnsi" w:hAnsiTheme="minorHAnsi" w:cstheme="minorHAnsi"/>
          <w:sz w:val="18"/>
          <w:szCs w:val="18"/>
          <w:lang w:eastAsia="fr-FR"/>
        </w:rPr>
        <w:t xml:space="preserve"> </w:t>
      </w:r>
      <w:r w:rsidRPr="00E814FD">
        <w:rPr>
          <w:rFonts w:asciiTheme="minorHAnsi" w:hAnsiTheme="minorHAnsi" w:cstheme="minorHAnsi"/>
          <w:b/>
          <w:sz w:val="18"/>
          <w:szCs w:val="18"/>
          <w:highlight w:val="white"/>
          <w:u w:val="single"/>
        </w:rPr>
        <w:t>(situation ambigüe)</w:t>
      </w:r>
    </w:p>
    <w:p w14:paraId="1C3CDF1D" w14:textId="77777777" w:rsidR="00BF5627" w:rsidRPr="00E814FD" w:rsidRDefault="00BF5627">
      <w:pPr>
        <w:pStyle w:val="Paragraphedeliste"/>
        <w:numPr>
          <w:ilvl w:val="0"/>
          <w:numId w:val="56"/>
        </w:numPr>
        <w:spacing w:after="160" w:line="259" w:lineRule="auto"/>
        <w:jc w:val="left"/>
        <w:rPr>
          <w:rFonts w:asciiTheme="minorHAnsi" w:hAnsiTheme="minorHAnsi" w:cstheme="minorHAnsi"/>
          <w:sz w:val="18"/>
          <w:szCs w:val="18"/>
          <w:lang w:eastAsia="fr-FR"/>
        </w:rPr>
      </w:pPr>
      <w:r w:rsidRPr="00E814FD">
        <w:rPr>
          <w:rFonts w:asciiTheme="minorHAnsi" w:hAnsiTheme="minorHAnsi" w:cstheme="minorHAnsi"/>
          <w:sz w:val="18"/>
          <w:szCs w:val="18"/>
          <w:lang w:eastAsia="fr-FR"/>
        </w:rPr>
        <w:t xml:space="preserve">Dans ce cas, </w:t>
      </w:r>
      <w:r w:rsidRPr="00E814FD">
        <w:rPr>
          <w:rFonts w:asciiTheme="minorHAnsi" w:hAnsiTheme="minorHAnsi" w:cstheme="minorHAnsi"/>
          <w:b/>
          <w:color w:val="FF0000"/>
          <w:sz w:val="18"/>
          <w:szCs w:val="18"/>
          <w:lang w:eastAsia="fr-FR"/>
        </w:rPr>
        <w:t xml:space="preserve">il faut créer un </w:t>
      </w:r>
      <w:proofErr w:type="spellStart"/>
      <w:r w:rsidRPr="00E814FD">
        <w:rPr>
          <w:rFonts w:asciiTheme="minorHAnsi" w:hAnsiTheme="minorHAnsi" w:cstheme="minorHAnsi"/>
          <w:b/>
          <w:color w:val="FF0000"/>
          <w:sz w:val="18"/>
          <w:szCs w:val="18"/>
          <w:lang w:eastAsia="fr-FR"/>
        </w:rPr>
        <w:t>schématron</w:t>
      </w:r>
      <w:proofErr w:type="spellEnd"/>
      <w:r w:rsidRPr="00E814FD">
        <w:rPr>
          <w:rFonts w:asciiTheme="minorHAnsi" w:hAnsiTheme="minorHAnsi" w:cstheme="minorHAnsi"/>
          <w:b/>
          <w:color w:val="FF0000"/>
          <w:sz w:val="18"/>
          <w:szCs w:val="18"/>
          <w:lang w:eastAsia="fr-FR"/>
        </w:rPr>
        <w:t xml:space="preserve"> du JDV spécifique par type d’entrée et code de cette entrée</w:t>
      </w:r>
      <w:r w:rsidRPr="00E814FD">
        <w:rPr>
          <w:rFonts w:asciiTheme="minorHAnsi" w:hAnsiTheme="minorHAnsi" w:cstheme="minorHAnsi"/>
          <w:sz w:val="18"/>
          <w:szCs w:val="18"/>
          <w:lang w:eastAsia="fr-FR"/>
        </w:rPr>
        <w:t>, pour éviter que le contrôle ne se déclenche sur les mêmes types d’entrées ayant un autre code et utilisant un autre JDV.</w:t>
      </w:r>
    </w:p>
    <w:p w14:paraId="66480D6F" w14:textId="77777777" w:rsidR="00BF5627" w:rsidRPr="00E814FD" w:rsidRDefault="00BF5627" w:rsidP="00903FB0">
      <w:pPr>
        <w:jc w:val="left"/>
        <w:rPr>
          <w:rFonts w:asciiTheme="minorHAnsi" w:hAnsiTheme="minorHAnsi" w:cstheme="minorHAnsi"/>
          <w:sz w:val="18"/>
          <w:szCs w:val="18"/>
        </w:rPr>
      </w:pPr>
    </w:p>
    <w:p w14:paraId="75385A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0DF3DD87" w14:textId="77777777" w:rsidR="00BF5627" w:rsidRPr="00E814FD" w:rsidRDefault="00BF5627" w:rsidP="00903FB0">
      <w:pPr>
        <w:spacing w:after="0"/>
        <w:jc w:val="left"/>
        <w:rPr>
          <w:rFonts w:asciiTheme="minorHAnsi" w:hAnsiTheme="minorHAnsi" w:cstheme="minorHAnsi"/>
          <w:b/>
          <w:color w:val="FF0000"/>
          <w:sz w:val="18"/>
          <w:szCs w:val="18"/>
        </w:rPr>
      </w:pPr>
      <w:r w:rsidRPr="00E814FD">
        <w:rPr>
          <w:rFonts w:asciiTheme="minorHAnsi" w:hAnsiTheme="minorHAnsi" w:cstheme="minorHAnsi"/>
          <w:b/>
          <w:color w:val="FF0000"/>
          <w:sz w:val="18"/>
          <w:szCs w:val="18"/>
        </w:rPr>
        <w:lastRenderedPageBreak/>
        <w:t>Attention</w:t>
      </w:r>
    </w:p>
    <w:p w14:paraId="5F864A66" w14:textId="77777777" w:rsidR="00BF5627" w:rsidRPr="00E814FD" w:rsidRDefault="00BF5627" w:rsidP="00903FB0">
      <w:pPr>
        <w:spacing w:after="0"/>
        <w:jc w:val="left"/>
        <w:rPr>
          <w:rFonts w:asciiTheme="minorHAnsi" w:hAnsiTheme="minorHAnsi" w:cstheme="minorHAnsi"/>
          <w:sz w:val="18"/>
          <w:szCs w:val="18"/>
        </w:rPr>
      </w:pPr>
      <w:r w:rsidRPr="00E814FD">
        <w:rPr>
          <w:rFonts w:asciiTheme="minorHAnsi" w:hAnsiTheme="minorHAnsi" w:cstheme="minorHAnsi"/>
          <w:sz w:val="18"/>
          <w:szCs w:val="18"/>
        </w:rPr>
        <w:t>Une même entrée de même code peut être utilisée à des niveaux différents, en particulier si on ajoute des sur-sections.</w:t>
      </w:r>
    </w:p>
    <w:p w14:paraId="3DE11A66" w14:textId="77777777" w:rsidR="00BF5627" w:rsidRPr="00E814FD" w:rsidRDefault="00BF5627" w:rsidP="00903FB0">
      <w:pPr>
        <w:spacing w:after="0"/>
        <w:jc w:val="left"/>
        <w:rPr>
          <w:rFonts w:asciiTheme="minorHAnsi" w:hAnsiTheme="minorHAnsi" w:cstheme="minorHAnsi"/>
          <w:sz w:val="18"/>
          <w:szCs w:val="18"/>
        </w:rPr>
      </w:pPr>
    </w:p>
    <w:p w14:paraId="7FBE91BE" w14:textId="77777777" w:rsidR="00BF5627" w:rsidRPr="00E814FD" w:rsidRDefault="00BF5627" w:rsidP="00903FB0">
      <w:pPr>
        <w:spacing w:after="0"/>
        <w:jc w:val="left"/>
        <w:rPr>
          <w:rFonts w:asciiTheme="minorHAnsi" w:hAnsiTheme="minorHAnsi" w:cstheme="minorHAnsi"/>
          <w:sz w:val="18"/>
          <w:szCs w:val="18"/>
        </w:rPr>
      </w:pPr>
      <w:r w:rsidRPr="00E814FD">
        <w:rPr>
          <w:rFonts w:asciiTheme="minorHAnsi" w:hAnsiTheme="minorHAnsi" w:cstheme="minorHAnsi"/>
          <w:sz w:val="18"/>
          <w:szCs w:val="18"/>
        </w:rPr>
        <w:t>Dans l’exemple précédent :</w:t>
      </w:r>
    </w:p>
    <w:p w14:paraId="4CEA2C4B" w14:textId="77777777" w:rsidR="00BF5627" w:rsidRPr="00E814FD" w:rsidRDefault="00BF5627" w:rsidP="00903FB0">
      <w:pPr>
        <w:pBdr>
          <w:top w:val="single" w:sz="4" w:space="1" w:color="auto"/>
          <w:left w:val="single" w:sz="4" w:space="4" w:color="auto"/>
          <w:bottom w:val="single" w:sz="4" w:space="1" w:color="auto"/>
          <w:right w:val="single" w:sz="4" w:space="4" w:color="auto"/>
        </w:pBdr>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param</w:t>
      </w:r>
      <w:proofErr w:type="gramEnd"/>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 xml:space="preserve">"/cda:ClinicalDocument/cda:component/cda:structuredBody/cda:component/cda:section/cda:entry/cda:observation[cda:templateId/@root='1.3.6.1.4.1.19376.1.5.3.1.4.13.4' and </w:t>
      </w:r>
      <w:proofErr w:type="spellStart"/>
      <w:r w:rsidRPr="00E814FD">
        <w:rPr>
          <w:rFonts w:asciiTheme="minorHAnsi" w:hAnsiTheme="minorHAnsi" w:cstheme="minorHAnsi"/>
          <w:color w:val="993300"/>
          <w:sz w:val="18"/>
          <w:szCs w:val="18"/>
          <w:highlight w:val="white"/>
        </w:rPr>
        <w:t>cda:code</w:t>
      </w:r>
      <w:proofErr w:type="spellEnd"/>
      <w:r w:rsidRPr="00E814FD">
        <w:rPr>
          <w:rFonts w:asciiTheme="minorHAnsi" w:hAnsiTheme="minorHAnsi" w:cstheme="minorHAnsi"/>
          <w:color w:val="993300"/>
          <w:sz w:val="18"/>
          <w:szCs w:val="18"/>
          <w:highlight w:val="white"/>
        </w:rPr>
        <w:t>/@code='ORG-075']/cda:value"</w:t>
      </w:r>
      <w:r w:rsidRPr="00E814FD">
        <w:rPr>
          <w:rFonts w:asciiTheme="minorHAnsi" w:hAnsiTheme="minorHAnsi" w:cstheme="minorHAnsi"/>
          <w:color w:val="000096"/>
          <w:sz w:val="18"/>
          <w:szCs w:val="18"/>
          <w:highlight w:val="white"/>
        </w:rPr>
        <w:t>/&gt;</w:t>
      </w:r>
    </w:p>
    <w:p w14:paraId="4EB22644" w14:textId="77777777" w:rsidR="00BF5627" w:rsidRPr="00E814FD" w:rsidRDefault="00BF5627" w:rsidP="00903FB0">
      <w:pPr>
        <w:spacing w:after="0"/>
        <w:jc w:val="left"/>
        <w:rPr>
          <w:rFonts w:asciiTheme="minorHAnsi" w:hAnsiTheme="minorHAnsi" w:cstheme="minorHAnsi"/>
          <w:sz w:val="18"/>
          <w:szCs w:val="18"/>
        </w:rPr>
      </w:pPr>
    </w:p>
    <w:p w14:paraId="2372E38F" w14:textId="77777777" w:rsidR="00BF5627" w:rsidRPr="00E814FD" w:rsidRDefault="00BF5627" w:rsidP="00903FB0">
      <w:pPr>
        <w:spacing w:after="0"/>
        <w:jc w:val="left"/>
        <w:rPr>
          <w:rFonts w:asciiTheme="minorHAnsi" w:hAnsiTheme="minorHAnsi" w:cstheme="minorHAnsi"/>
          <w:sz w:val="18"/>
          <w:szCs w:val="18"/>
        </w:rPr>
      </w:pPr>
      <w:r w:rsidRPr="00E814FD">
        <w:rPr>
          <w:rFonts w:asciiTheme="minorHAnsi" w:hAnsiTheme="minorHAnsi" w:cstheme="minorHAnsi"/>
          <w:sz w:val="18"/>
          <w:szCs w:val="18"/>
        </w:rPr>
        <w:t xml:space="preserve">L’entrée d’OID </w:t>
      </w:r>
      <w:r w:rsidRPr="00E814FD">
        <w:rPr>
          <w:rFonts w:asciiTheme="minorHAnsi" w:hAnsiTheme="minorHAnsi" w:cstheme="minorHAnsi"/>
          <w:color w:val="993300"/>
          <w:sz w:val="18"/>
          <w:szCs w:val="18"/>
          <w:highlight w:val="white"/>
        </w:rPr>
        <w:t xml:space="preserve">'1.3.6.1.4.1.19376.1.5.3.1.4.13.4' </w:t>
      </w:r>
      <w:r w:rsidRPr="00E814FD">
        <w:rPr>
          <w:rFonts w:asciiTheme="minorHAnsi" w:hAnsiTheme="minorHAnsi" w:cstheme="minorHAnsi"/>
          <w:sz w:val="18"/>
          <w:szCs w:val="18"/>
        </w:rPr>
        <w:t xml:space="preserve">et de code </w:t>
      </w:r>
      <w:r w:rsidRPr="00E814FD">
        <w:rPr>
          <w:rFonts w:asciiTheme="minorHAnsi" w:hAnsiTheme="minorHAnsi" w:cstheme="minorHAnsi"/>
          <w:color w:val="993300"/>
          <w:sz w:val="18"/>
          <w:szCs w:val="18"/>
          <w:highlight w:val="white"/>
        </w:rPr>
        <w:t>'ORG-075'</w:t>
      </w:r>
      <w:r w:rsidRPr="00E814FD">
        <w:rPr>
          <w:rFonts w:asciiTheme="minorHAnsi" w:hAnsiTheme="minorHAnsi" w:cstheme="minorHAnsi"/>
          <w:sz w:val="18"/>
          <w:szCs w:val="18"/>
        </w:rPr>
        <w:t>est directement positionnée sous la section.</w:t>
      </w:r>
    </w:p>
    <w:p w14:paraId="0990AB29" w14:textId="77777777" w:rsidR="00BF5627" w:rsidRPr="00E814FD" w:rsidRDefault="00BF5627" w:rsidP="00903FB0">
      <w:pPr>
        <w:spacing w:after="0"/>
        <w:jc w:val="left"/>
        <w:rPr>
          <w:rFonts w:asciiTheme="minorHAnsi" w:hAnsiTheme="minorHAnsi" w:cstheme="minorHAnsi"/>
          <w:sz w:val="18"/>
          <w:szCs w:val="18"/>
        </w:rPr>
      </w:pPr>
    </w:p>
    <w:p w14:paraId="0E02FEF1" w14:textId="77777777" w:rsidR="00BF5627" w:rsidRPr="00E814FD" w:rsidRDefault="00BF5627" w:rsidP="00903FB0">
      <w:pPr>
        <w:spacing w:after="0"/>
        <w:jc w:val="left"/>
        <w:rPr>
          <w:rFonts w:asciiTheme="minorHAnsi" w:hAnsiTheme="minorHAnsi" w:cstheme="minorHAnsi"/>
          <w:sz w:val="18"/>
          <w:szCs w:val="18"/>
        </w:rPr>
      </w:pPr>
      <w:r w:rsidRPr="00E814FD">
        <w:rPr>
          <w:rFonts w:asciiTheme="minorHAnsi" w:hAnsiTheme="minorHAnsi" w:cstheme="minorHAnsi"/>
          <w:sz w:val="18"/>
          <w:szCs w:val="18"/>
        </w:rPr>
        <w:t>Si dans un document CDA, j’ajoute une sur-section, le chemin est plus complexe :</w:t>
      </w:r>
    </w:p>
    <w:p w14:paraId="23FB1C20" w14:textId="77777777" w:rsidR="00BF5627" w:rsidRPr="00E814FD" w:rsidRDefault="00BF5627" w:rsidP="00903FB0">
      <w:pPr>
        <w:spacing w:after="0"/>
        <w:jc w:val="left"/>
        <w:rPr>
          <w:rFonts w:asciiTheme="minorHAnsi" w:hAnsiTheme="minorHAnsi" w:cstheme="minorHAnsi"/>
          <w:sz w:val="18"/>
          <w:szCs w:val="18"/>
          <w:lang w:val="en-US"/>
        </w:rPr>
      </w:pP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gramStart"/>
      <w:r w:rsidRPr="00E814FD">
        <w:rPr>
          <w:rFonts w:asciiTheme="minorHAnsi" w:hAnsiTheme="minorHAnsi" w:cstheme="minorHAnsi"/>
          <w:color w:val="993300"/>
          <w:sz w:val="18"/>
          <w:szCs w:val="18"/>
          <w:highlight w:val="white"/>
          <w:lang w:val="en-US"/>
        </w:rPr>
        <w:t>cda:ClinicalDocument</w:t>
      </w:r>
      <w:proofErr w:type="gramEnd"/>
      <w:r w:rsidRPr="00E814FD">
        <w:rPr>
          <w:rFonts w:asciiTheme="minorHAnsi" w:hAnsiTheme="minorHAnsi" w:cstheme="minorHAnsi"/>
          <w:color w:val="993300"/>
          <w:sz w:val="18"/>
          <w:szCs w:val="18"/>
          <w:highlight w:val="white"/>
          <w:lang w:val="en-US"/>
        </w:rPr>
        <w:t>/cda:component/cda:structuredBody/cda:component/cda:section</w:t>
      </w:r>
      <w:r w:rsidRPr="00E814FD">
        <w:rPr>
          <w:rFonts w:asciiTheme="minorHAnsi" w:hAnsiTheme="minorHAnsi" w:cstheme="minorHAnsi"/>
          <w:b/>
          <w:color w:val="FF0000"/>
          <w:sz w:val="18"/>
          <w:szCs w:val="18"/>
          <w:highlight w:val="white"/>
          <w:lang w:val="en-US"/>
        </w:rPr>
        <w:t>/cda:component/cda:section</w:t>
      </w:r>
      <w:r w:rsidRPr="00E814FD">
        <w:rPr>
          <w:rFonts w:asciiTheme="minorHAnsi" w:hAnsiTheme="minorHAnsi" w:cstheme="minorHAnsi"/>
          <w:color w:val="993300"/>
          <w:sz w:val="18"/>
          <w:szCs w:val="18"/>
          <w:highlight w:val="white"/>
          <w:lang w:val="en-US"/>
        </w:rPr>
        <w:t xml:space="preserve">/cda:entry/cda:observation[cda:templateId/@root='1.3.6.1.4.1.19376.1.5.3.1.4.13.4' and </w:t>
      </w:r>
      <w:proofErr w:type="spellStart"/>
      <w:r w:rsidRPr="00E814FD">
        <w:rPr>
          <w:rFonts w:asciiTheme="minorHAnsi" w:hAnsiTheme="minorHAnsi" w:cstheme="minorHAnsi"/>
          <w:color w:val="993300"/>
          <w:sz w:val="18"/>
          <w:szCs w:val="18"/>
          <w:highlight w:val="white"/>
          <w:lang w:val="en-US"/>
        </w:rPr>
        <w:t>cda:code</w:t>
      </w:r>
      <w:proofErr w:type="spellEnd"/>
      <w:r w:rsidRPr="00E814FD">
        <w:rPr>
          <w:rFonts w:asciiTheme="minorHAnsi" w:hAnsiTheme="minorHAnsi" w:cstheme="minorHAnsi"/>
          <w:color w:val="993300"/>
          <w:sz w:val="18"/>
          <w:szCs w:val="18"/>
          <w:highlight w:val="white"/>
          <w:lang w:val="en-US"/>
        </w:rPr>
        <w:t>/@code='ORG-075']/cda:value"</w:t>
      </w:r>
    </w:p>
    <w:p w14:paraId="7372B06B" w14:textId="77777777" w:rsidR="00BF5627" w:rsidRPr="00E814FD" w:rsidRDefault="00BF5627" w:rsidP="00903FB0">
      <w:pPr>
        <w:spacing w:after="0"/>
        <w:jc w:val="left"/>
        <w:rPr>
          <w:rFonts w:asciiTheme="minorHAnsi" w:hAnsiTheme="minorHAnsi" w:cstheme="minorHAnsi"/>
          <w:sz w:val="18"/>
          <w:szCs w:val="18"/>
          <w:lang w:val="en-US"/>
        </w:rPr>
      </w:pPr>
    </w:p>
    <w:p w14:paraId="11E6ECF0" w14:textId="77777777" w:rsidR="00BF5627" w:rsidRPr="00E814FD" w:rsidRDefault="00BF5627" w:rsidP="00903FB0">
      <w:pPr>
        <w:spacing w:after="0"/>
        <w:jc w:val="left"/>
        <w:rPr>
          <w:rFonts w:asciiTheme="minorHAnsi" w:hAnsiTheme="minorHAnsi" w:cstheme="minorHAnsi"/>
          <w:b/>
          <w:color w:val="FF0000"/>
          <w:sz w:val="18"/>
          <w:szCs w:val="18"/>
        </w:rPr>
      </w:pPr>
      <w:r w:rsidRPr="00E814FD">
        <w:rPr>
          <w:rFonts w:asciiTheme="minorHAnsi" w:hAnsiTheme="minorHAnsi" w:cstheme="minorHAnsi"/>
          <w:b/>
          <w:color w:val="FF0000"/>
          <w:sz w:val="18"/>
          <w:szCs w:val="18"/>
        </w:rPr>
        <w:t>Du coup, le contrôle ne fonctionne plus</w:t>
      </w:r>
    </w:p>
    <w:p w14:paraId="631C7499" w14:textId="77777777" w:rsidR="00BF5627" w:rsidRPr="00E814FD" w:rsidRDefault="00BF5627" w:rsidP="00903FB0">
      <w:pPr>
        <w:spacing w:after="0"/>
        <w:jc w:val="left"/>
        <w:rPr>
          <w:rFonts w:asciiTheme="minorHAnsi" w:hAnsiTheme="minorHAnsi" w:cstheme="minorHAnsi"/>
          <w:sz w:val="18"/>
          <w:szCs w:val="18"/>
        </w:rPr>
      </w:pPr>
    </w:p>
    <w:p w14:paraId="55B20160" w14:textId="77777777" w:rsidR="00BF5627" w:rsidRPr="00E814FD" w:rsidRDefault="00BF5627" w:rsidP="00903FB0">
      <w:pPr>
        <w:spacing w:after="0"/>
        <w:jc w:val="left"/>
        <w:rPr>
          <w:rFonts w:asciiTheme="minorHAnsi" w:hAnsiTheme="minorHAnsi" w:cstheme="minorHAnsi"/>
          <w:sz w:val="18"/>
          <w:szCs w:val="18"/>
        </w:rPr>
      </w:pPr>
      <w:r w:rsidRPr="00E814FD">
        <w:rPr>
          <w:rFonts w:asciiTheme="minorHAnsi" w:hAnsiTheme="minorHAnsi" w:cstheme="minorHAnsi"/>
          <w:sz w:val="18"/>
          <w:szCs w:val="18"/>
        </w:rPr>
        <w:t xml:space="preserve">Il est possible de simplifier le paramètre </w:t>
      </w:r>
      <w:proofErr w:type="spellStart"/>
      <w:r w:rsidRPr="00E814FD">
        <w:rPr>
          <w:rFonts w:asciiTheme="minorHAnsi" w:hAnsiTheme="minorHAnsi" w:cstheme="minorHAnsi"/>
          <w:color w:val="993300"/>
          <w:sz w:val="18"/>
          <w:szCs w:val="18"/>
          <w:highlight w:val="white"/>
        </w:rPr>
        <w:t>xpath_elt</w:t>
      </w:r>
      <w:proofErr w:type="spellEnd"/>
    </w:p>
    <w:p w14:paraId="28EB9A04" w14:textId="77777777" w:rsidR="00BF5627" w:rsidRPr="00C73643" w:rsidRDefault="00BF5627" w:rsidP="00903FB0">
      <w:pPr>
        <w:spacing w:after="0"/>
        <w:jc w:val="left"/>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En</w:t>
      </w:r>
      <w:proofErr w:type="spellEnd"/>
      <w:r w:rsidRPr="00C73643">
        <w:rPr>
          <w:rFonts w:asciiTheme="minorHAnsi" w:hAnsiTheme="minorHAnsi" w:cstheme="minorHAnsi"/>
          <w:sz w:val="18"/>
          <w:szCs w:val="18"/>
          <w:lang w:val="en-US"/>
        </w:rPr>
        <w:t xml:space="preserve"> </w:t>
      </w:r>
      <w:proofErr w:type="spellStart"/>
      <w:proofErr w:type="gramStart"/>
      <w:r w:rsidRPr="00C73643">
        <w:rPr>
          <w:rFonts w:asciiTheme="minorHAnsi" w:hAnsiTheme="minorHAnsi" w:cstheme="minorHAnsi"/>
          <w:sz w:val="18"/>
          <w:szCs w:val="18"/>
          <w:lang w:val="en-US"/>
        </w:rPr>
        <w:t>remplaçant</w:t>
      </w:r>
      <w:proofErr w:type="spellEnd"/>
      <w:r w:rsidRPr="00C73643">
        <w:rPr>
          <w:rFonts w:asciiTheme="minorHAnsi" w:hAnsiTheme="minorHAnsi" w:cstheme="minorHAnsi"/>
          <w:sz w:val="18"/>
          <w:szCs w:val="18"/>
          <w:lang w:val="en-US"/>
        </w:rPr>
        <w:t> :</w:t>
      </w:r>
      <w:proofErr w:type="gramEnd"/>
    </w:p>
    <w:p w14:paraId="718052A2" w14:textId="77777777" w:rsidR="00BF5627" w:rsidRPr="00C73643" w:rsidRDefault="00BF5627" w:rsidP="00903FB0">
      <w:pPr>
        <w:spacing w:after="0"/>
        <w:jc w:val="left"/>
        <w:rPr>
          <w:rFonts w:asciiTheme="minorHAnsi" w:hAnsiTheme="minorHAnsi" w:cstheme="minorHAnsi"/>
          <w:color w:val="000096"/>
          <w:sz w:val="18"/>
          <w:szCs w:val="18"/>
          <w:highlight w:val="white"/>
          <w:lang w:val="en-US"/>
        </w:rPr>
      </w:pPr>
      <w:r w:rsidRPr="00C73643">
        <w:rPr>
          <w:rFonts w:asciiTheme="minorHAnsi" w:hAnsiTheme="minorHAnsi" w:cstheme="minorHAnsi"/>
          <w:color w:val="000096"/>
          <w:sz w:val="18"/>
          <w:szCs w:val="18"/>
          <w:highlight w:val="white"/>
          <w:lang w:val="en-US"/>
        </w:rPr>
        <w:t>&lt;param</w:t>
      </w:r>
      <w:r w:rsidRPr="00C73643">
        <w:rPr>
          <w:rFonts w:asciiTheme="minorHAnsi" w:hAnsiTheme="minorHAnsi" w:cstheme="minorHAnsi"/>
          <w:color w:val="F5844C"/>
          <w:sz w:val="18"/>
          <w:szCs w:val="18"/>
          <w:highlight w:val="white"/>
          <w:lang w:val="en-US"/>
        </w:rPr>
        <w:t xml:space="preserve"> name</w:t>
      </w:r>
      <w:r w:rsidRPr="00C73643">
        <w:rPr>
          <w:rFonts w:asciiTheme="minorHAnsi" w:hAnsiTheme="minorHAnsi" w:cstheme="minorHAnsi"/>
          <w:color w:val="FF8040"/>
          <w:sz w:val="18"/>
          <w:szCs w:val="18"/>
          <w:highlight w:val="white"/>
          <w:lang w:val="en-US"/>
        </w:rPr>
        <w:t>=</w:t>
      </w:r>
      <w:r w:rsidRPr="00C73643">
        <w:rPr>
          <w:rFonts w:asciiTheme="minorHAnsi" w:hAnsiTheme="minorHAnsi" w:cstheme="minorHAnsi"/>
          <w:color w:val="993300"/>
          <w:sz w:val="18"/>
          <w:szCs w:val="18"/>
          <w:highlight w:val="white"/>
          <w:lang w:val="en-US"/>
        </w:rPr>
        <w:t>"</w:t>
      </w:r>
      <w:proofErr w:type="spellStart"/>
      <w:r w:rsidRPr="00C73643">
        <w:rPr>
          <w:rFonts w:asciiTheme="minorHAnsi" w:hAnsiTheme="minorHAnsi" w:cstheme="minorHAnsi"/>
          <w:color w:val="993300"/>
          <w:sz w:val="18"/>
          <w:szCs w:val="18"/>
          <w:highlight w:val="white"/>
          <w:lang w:val="en-US"/>
        </w:rPr>
        <w:t>xpath_elt</w:t>
      </w:r>
      <w:proofErr w:type="spellEnd"/>
      <w:r w:rsidRPr="00C73643">
        <w:rPr>
          <w:rFonts w:asciiTheme="minorHAnsi" w:hAnsiTheme="minorHAnsi" w:cstheme="minorHAnsi"/>
          <w:color w:val="993300"/>
          <w:sz w:val="18"/>
          <w:szCs w:val="18"/>
          <w:highlight w:val="white"/>
          <w:lang w:val="en-US"/>
        </w:rPr>
        <w:t>"</w:t>
      </w:r>
      <w:r w:rsidRPr="00C73643">
        <w:rPr>
          <w:rFonts w:asciiTheme="minorHAnsi" w:hAnsiTheme="minorHAnsi" w:cstheme="minorHAnsi"/>
          <w:color w:val="F5844C"/>
          <w:sz w:val="18"/>
          <w:szCs w:val="18"/>
          <w:highlight w:val="white"/>
          <w:lang w:val="en-US"/>
        </w:rPr>
        <w:t xml:space="preserve"> value</w:t>
      </w:r>
      <w:r w:rsidRPr="00C73643">
        <w:rPr>
          <w:rFonts w:asciiTheme="minorHAnsi" w:hAnsiTheme="minorHAnsi" w:cstheme="minorHAnsi"/>
          <w:color w:val="FF8040"/>
          <w:sz w:val="18"/>
          <w:szCs w:val="18"/>
          <w:highlight w:val="white"/>
          <w:lang w:val="en-US"/>
        </w:rPr>
        <w:t>=</w:t>
      </w:r>
      <w:r w:rsidRPr="00C73643">
        <w:rPr>
          <w:rFonts w:asciiTheme="minorHAnsi" w:hAnsiTheme="minorHAnsi" w:cstheme="minorHAnsi"/>
          <w:color w:val="993300"/>
          <w:sz w:val="18"/>
          <w:szCs w:val="18"/>
          <w:highlight w:val="white"/>
          <w:lang w:val="en-US"/>
        </w:rPr>
        <w:t>"/</w:t>
      </w:r>
      <w:proofErr w:type="gramStart"/>
      <w:r w:rsidRPr="00C73643">
        <w:rPr>
          <w:rFonts w:asciiTheme="minorHAnsi" w:hAnsiTheme="minorHAnsi" w:cstheme="minorHAnsi"/>
          <w:color w:val="993300"/>
          <w:sz w:val="18"/>
          <w:szCs w:val="18"/>
          <w:highlight w:val="white"/>
          <w:lang w:val="en-US"/>
        </w:rPr>
        <w:t>cda:ClinicalDocument</w:t>
      </w:r>
      <w:proofErr w:type="gramEnd"/>
      <w:r w:rsidRPr="00C73643">
        <w:rPr>
          <w:rFonts w:asciiTheme="minorHAnsi" w:hAnsiTheme="minorHAnsi" w:cstheme="minorHAnsi"/>
          <w:color w:val="993300"/>
          <w:sz w:val="18"/>
          <w:szCs w:val="18"/>
          <w:highlight w:val="white"/>
          <w:lang w:val="en-US"/>
        </w:rPr>
        <w:t xml:space="preserve">/cda:component/cda:structuredBody/cda:component/cda:section/cda:entry/cda:observation[cda:templateId/@root='1.3.6.1.4.1.19376.1.5.3.1.4.13.4' and </w:t>
      </w:r>
      <w:proofErr w:type="spellStart"/>
      <w:r w:rsidRPr="00C73643">
        <w:rPr>
          <w:rFonts w:asciiTheme="minorHAnsi" w:hAnsiTheme="minorHAnsi" w:cstheme="minorHAnsi"/>
          <w:color w:val="993300"/>
          <w:sz w:val="18"/>
          <w:szCs w:val="18"/>
          <w:highlight w:val="white"/>
          <w:lang w:val="en-US"/>
        </w:rPr>
        <w:t>cda:code</w:t>
      </w:r>
      <w:proofErr w:type="spellEnd"/>
      <w:r w:rsidRPr="00C73643">
        <w:rPr>
          <w:rFonts w:asciiTheme="minorHAnsi" w:hAnsiTheme="minorHAnsi" w:cstheme="minorHAnsi"/>
          <w:color w:val="993300"/>
          <w:sz w:val="18"/>
          <w:szCs w:val="18"/>
          <w:highlight w:val="white"/>
          <w:lang w:val="en-US"/>
        </w:rPr>
        <w:t>/@code='ORG-075']/cda:value"</w:t>
      </w:r>
      <w:r w:rsidRPr="00C73643">
        <w:rPr>
          <w:rFonts w:asciiTheme="minorHAnsi" w:hAnsiTheme="minorHAnsi" w:cstheme="minorHAnsi"/>
          <w:color w:val="000096"/>
          <w:sz w:val="18"/>
          <w:szCs w:val="18"/>
          <w:highlight w:val="white"/>
          <w:lang w:val="en-US"/>
        </w:rPr>
        <w:t>/&gt;</w:t>
      </w:r>
    </w:p>
    <w:p w14:paraId="62EF001E" w14:textId="77777777" w:rsidR="00BF5627" w:rsidRPr="00E814FD" w:rsidRDefault="00BF5627" w:rsidP="00903FB0">
      <w:pPr>
        <w:spacing w:after="0"/>
        <w:jc w:val="left"/>
        <w:rPr>
          <w:rFonts w:asciiTheme="minorHAnsi" w:hAnsiTheme="minorHAnsi" w:cstheme="minorHAnsi"/>
          <w:sz w:val="18"/>
          <w:szCs w:val="18"/>
          <w:lang w:val="en-US"/>
        </w:rPr>
      </w:pPr>
      <w:proofErr w:type="gramStart"/>
      <w:r w:rsidRPr="00E814FD">
        <w:rPr>
          <w:rFonts w:asciiTheme="minorHAnsi" w:hAnsiTheme="minorHAnsi" w:cstheme="minorHAnsi"/>
          <w:sz w:val="18"/>
          <w:szCs w:val="18"/>
          <w:lang w:val="en-US"/>
        </w:rPr>
        <w:t>par :</w:t>
      </w:r>
      <w:proofErr w:type="gramEnd"/>
    </w:p>
    <w:p w14:paraId="05E47510" w14:textId="77777777" w:rsidR="00BF5627" w:rsidRPr="00E814FD" w:rsidRDefault="00BF5627" w:rsidP="00903FB0">
      <w:pPr>
        <w:spacing w:after="0"/>
        <w:jc w:val="left"/>
        <w:rPr>
          <w:rFonts w:asciiTheme="minorHAnsi" w:hAnsiTheme="minorHAnsi" w:cstheme="minorHAnsi"/>
          <w:sz w:val="18"/>
          <w:szCs w:val="18"/>
          <w:lang w:val="en-US"/>
        </w:rPr>
      </w:pPr>
      <w:r w:rsidRPr="00E814FD">
        <w:rPr>
          <w:rFonts w:asciiTheme="minorHAnsi" w:hAnsiTheme="minorHAnsi" w:cstheme="minorHAnsi"/>
          <w:color w:val="000096"/>
          <w:sz w:val="18"/>
          <w:szCs w:val="18"/>
          <w:highlight w:val="white"/>
          <w:lang w:val="en-US"/>
        </w:rPr>
        <w:t>&lt;param</w:t>
      </w:r>
      <w:r w:rsidRPr="00E814FD">
        <w:rPr>
          <w:rFonts w:asciiTheme="minorHAnsi" w:hAnsiTheme="minorHAnsi" w:cstheme="minorHAnsi"/>
          <w:color w:val="F5844C"/>
          <w:sz w:val="18"/>
          <w:szCs w:val="18"/>
          <w:highlight w:val="white"/>
          <w:lang w:val="en-US"/>
        </w:rPr>
        <w:t xml:space="preserve"> name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spellStart"/>
      <w:r w:rsidRPr="00E814FD">
        <w:rPr>
          <w:rFonts w:asciiTheme="minorHAnsi" w:hAnsiTheme="minorHAnsi" w:cstheme="minorHAnsi"/>
          <w:color w:val="993300"/>
          <w:sz w:val="18"/>
          <w:szCs w:val="18"/>
          <w:highlight w:val="white"/>
          <w:lang w:val="en-US"/>
        </w:rPr>
        <w:t>xpath_elt</w:t>
      </w:r>
      <w:proofErr w:type="spellEnd"/>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F5844C"/>
          <w:sz w:val="18"/>
          <w:szCs w:val="18"/>
          <w:highlight w:val="white"/>
          <w:lang w:val="en-US"/>
        </w:rPr>
        <w:t xml:space="preserve"> value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gramStart"/>
      <w:r w:rsidRPr="00E814FD">
        <w:rPr>
          <w:rFonts w:asciiTheme="minorHAnsi" w:hAnsiTheme="minorHAnsi" w:cstheme="minorHAnsi"/>
          <w:color w:val="993300"/>
          <w:sz w:val="18"/>
          <w:szCs w:val="18"/>
          <w:highlight w:val="white"/>
          <w:lang w:val="en-US"/>
        </w:rPr>
        <w:t>cda:observation</w:t>
      </w:r>
      <w:proofErr w:type="gramEnd"/>
      <w:r w:rsidRPr="00E814FD">
        <w:rPr>
          <w:rFonts w:asciiTheme="minorHAnsi" w:hAnsiTheme="minorHAnsi" w:cstheme="minorHAnsi"/>
          <w:color w:val="993300"/>
          <w:sz w:val="18"/>
          <w:szCs w:val="18"/>
          <w:highlight w:val="white"/>
          <w:lang w:val="en-US"/>
        </w:rPr>
        <w:t xml:space="preserve">[cda:templateId/@root='1.3.6.1.4.1.19376.1.5.3.1.4.13.4' and </w:t>
      </w:r>
      <w:proofErr w:type="spellStart"/>
      <w:r w:rsidRPr="00E814FD">
        <w:rPr>
          <w:rFonts w:asciiTheme="minorHAnsi" w:hAnsiTheme="minorHAnsi" w:cstheme="minorHAnsi"/>
          <w:color w:val="993300"/>
          <w:sz w:val="18"/>
          <w:szCs w:val="18"/>
          <w:highlight w:val="white"/>
          <w:lang w:val="en-US"/>
        </w:rPr>
        <w:t>cda:code</w:t>
      </w:r>
      <w:proofErr w:type="spellEnd"/>
      <w:r w:rsidRPr="00E814FD">
        <w:rPr>
          <w:rFonts w:asciiTheme="minorHAnsi" w:hAnsiTheme="minorHAnsi" w:cstheme="minorHAnsi"/>
          <w:color w:val="993300"/>
          <w:sz w:val="18"/>
          <w:szCs w:val="18"/>
          <w:highlight w:val="white"/>
          <w:lang w:val="en-US"/>
        </w:rPr>
        <w:t>/@code='ORG-075']/cda:value"</w:t>
      </w:r>
      <w:r w:rsidRPr="00E814FD">
        <w:rPr>
          <w:rFonts w:asciiTheme="minorHAnsi" w:hAnsiTheme="minorHAnsi" w:cstheme="minorHAnsi"/>
          <w:color w:val="000096"/>
          <w:sz w:val="18"/>
          <w:szCs w:val="18"/>
          <w:highlight w:val="white"/>
          <w:lang w:val="en-US"/>
        </w:rPr>
        <w:t>/&gt;</w:t>
      </w:r>
    </w:p>
    <w:p w14:paraId="286BAB73" w14:textId="77777777" w:rsidR="00BF5627" w:rsidRPr="00E814FD" w:rsidRDefault="00BF5627" w:rsidP="00903FB0">
      <w:pPr>
        <w:jc w:val="left"/>
        <w:rPr>
          <w:rFonts w:asciiTheme="minorHAnsi" w:hAnsiTheme="minorHAnsi" w:cstheme="minorHAnsi"/>
          <w:sz w:val="18"/>
          <w:szCs w:val="18"/>
          <w:lang w:val="en-US"/>
        </w:rPr>
      </w:pPr>
    </w:p>
    <w:p w14:paraId="459D1CF0" w14:textId="77777777" w:rsidR="00BF5627" w:rsidRPr="00E814FD" w:rsidRDefault="00BF5627" w:rsidP="00903FB0">
      <w:pPr>
        <w:jc w:val="left"/>
        <w:rPr>
          <w:rFonts w:asciiTheme="minorHAnsi" w:hAnsiTheme="minorHAnsi" w:cstheme="minorHAnsi"/>
          <w:sz w:val="18"/>
          <w:szCs w:val="18"/>
          <w:lang w:val="en-US"/>
        </w:rPr>
      </w:pPr>
    </w:p>
    <w:p w14:paraId="428B5772" w14:textId="7CE8B7D4" w:rsidR="009D6652" w:rsidRPr="00E814FD" w:rsidRDefault="00BF5627" w:rsidP="00903FB0">
      <w:pPr>
        <w:spacing w:after="0"/>
        <w:jc w:val="left"/>
        <w:rPr>
          <w:rFonts w:asciiTheme="minorHAnsi" w:hAnsiTheme="minorHAnsi" w:cstheme="minorHAnsi"/>
          <w:sz w:val="18"/>
          <w:szCs w:val="18"/>
          <w:lang w:val="en-US"/>
        </w:rPr>
      </w:pPr>
      <w:r w:rsidRPr="00E814FD">
        <w:rPr>
          <w:rFonts w:asciiTheme="minorHAnsi" w:hAnsiTheme="minorHAnsi" w:cstheme="minorHAnsi"/>
          <w:sz w:val="18"/>
          <w:szCs w:val="18"/>
          <w:lang w:val="en-US"/>
        </w:rPr>
        <w:br w:type="page"/>
      </w:r>
    </w:p>
    <w:p w14:paraId="2B415B31" w14:textId="22428261" w:rsidR="00421520" w:rsidRPr="00E814FD" w:rsidRDefault="00421520" w:rsidP="00AD0D9C">
      <w:pPr>
        <w:pStyle w:val="Titre1"/>
        <w:rPr>
          <w:rFonts w:asciiTheme="minorHAnsi" w:hAnsiTheme="minorHAnsi" w:cstheme="minorHAnsi"/>
          <w:sz w:val="18"/>
          <w:szCs w:val="18"/>
        </w:rPr>
      </w:pPr>
      <w:bookmarkStart w:id="62" w:name="_Toc122428847"/>
      <w:r w:rsidRPr="00E814FD">
        <w:rPr>
          <w:rFonts w:asciiTheme="minorHAnsi" w:hAnsiTheme="minorHAnsi" w:cstheme="minorHAnsi"/>
          <w:sz w:val="18"/>
          <w:szCs w:val="18"/>
        </w:rPr>
        <w:lastRenderedPageBreak/>
        <w:t>Validation sémantique</w:t>
      </w:r>
      <w:bookmarkEnd w:id="62"/>
    </w:p>
    <w:p w14:paraId="7F3724C9" w14:textId="77777777" w:rsidR="00421520" w:rsidRPr="00E814FD" w:rsidRDefault="00421520" w:rsidP="00421520">
      <w:pPr>
        <w:pStyle w:val="Titre2"/>
        <w:rPr>
          <w:rFonts w:asciiTheme="minorHAnsi" w:hAnsiTheme="minorHAnsi" w:cstheme="minorHAnsi"/>
          <w:sz w:val="18"/>
          <w:szCs w:val="18"/>
        </w:rPr>
      </w:pPr>
      <w:bookmarkStart w:id="63" w:name="_Toc73630070"/>
      <w:bookmarkStart w:id="64" w:name="_Toc122428848"/>
      <w:r w:rsidRPr="00E814FD">
        <w:rPr>
          <w:rFonts w:asciiTheme="minorHAnsi" w:hAnsiTheme="minorHAnsi" w:cstheme="minorHAnsi"/>
          <w:sz w:val="18"/>
          <w:szCs w:val="18"/>
        </w:rPr>
        <w:t>Introduction</w:t>
      </w:r>
      <w:bookmarkEnd w:id="63"/>
      <w:bookmarkEnd w:id="64"/>
    </w:p>
    <w:p w14:paraId="018B34B9" w14:textId="77777777" w:rsidR="00421520" w:rsidRPr="00E814FD" w:rsidRDefault="00421520" w:rsidP="00421520">
      <w:pPr>
        <w:pStyle w:val="Titre3"/>
        <w:rPr>
          <w:rFonts w:asciiTheme="minorHAnsi" w:hAnsiTheme="minorHAnsi" w:cstheme="minorHAnsi"/>
          <w:sz w:val="18"/>
          <w:szCs w:val="18"/>
        </w:rPr>
      </w:pPr>
      <w:bookmarkStart w:id="65" w:name="_Toc73630071"/>
      <w:bookmarkStart w:id="66" w:name="_Toc122428849"/>
      <w:r w:rsidRPr="00E814FD">
        <w:rPr>
          <w:rFonts w:asciiTheme="minorHAnsi" w:hAnsiTheme="minorHAnsi" w:cstheme="minorHAnsi"/>
          <w:sz w:val="18"/>
          <w:szCs w:val="18"/>
        </w:rPr>
        <w:t>Périmètre</w:t>
      </w:r>
      <w:bookmarkEnd w:id="65"/>
      <w:bookmarkEnd w:id="66"/>
    </w:p>
    <w:p w14:paraId="547260DE" w14:textId="77777777" w:rsidR="00421520" w:rsidRPr="00E814FD" w:rsidRDefault="00421520" w:rsidP="00421520">
      <w:pPr>
        <w:rPr>
          <w:rFonts w:asciiTheme="minorHAnsi" w:hAnsiTheme="minorHAnsi" w:cstheme="minorHAnsi"/>
          <w:sz w:val="18"/>
          <w:szCs w:val="18"/>
        </w:rPr>
      </w:pPr>
      <w:r w:rsidRPr="00E814FD">
        <w:rPr>
          <w:rFonts w:asciiTheme="minorHAnsi" w:hAnsiTheme="minorHAnsi" w:cstheme="minorHAnsi"/>
          <w:sz w:val="18"/>
          <w:szCs w:val="18"/>
        </w:rPr>
        <w:t>La solution a pour objectif de vérifier que les codes utilisés dans les documents CDA et les jeux de valeurs existent bien dans les terminologies. Pour faire cette vérification, l’outil doit s’appuyer sur les fichiers de terminologies produits par le CGTS.</w:t>
      </w:r>
    </w:p>
    <w:p w14:paraId="42FAFF50" w14:textId="77777777" w:rsidR="00421520" w:rsidRPr="00E814FD" w:rsidRDefault="00421520" w:rsidP="00421520">
      <w:pPr>
        <w:rPr>
          <w:rFonts w:asciiTheme="minorHAnsi" w:hAnsiTheme="minorHAnsi" w:cstheme="minorHAnsi"/>
          <w:sz w:val="18"/>
          <w:szCs w:val="18"/>
        </w:rPr>
      </w:pPr>
    </w:p>
    <w:p w14:paraId="32217D20" w14:textId="77777777" w:rsidR="00421520" w:rsidRPr="00E814FD" w:rsidRDefault="00421520" w:rsidP="00421520">
      <w:pPr>
        <w:pStyle w:val="Titre4"/>
        <w:rPr>
          <w:rFonts w:asciiTheme="minorHAnsi" w:hAnsiTheme="minorHAnsi" w:cstheme="minorHAnsi"/>
          <w:sz w:val="18"/>
          <w:szCs w:val="18"/>
        </w:rPr>
      </w:pPr>
      <w:bookmarkStart w:id="67" w:name="_Toc73630072"/>
      <w:r w:rsidRPr="00E814FD">
        <w:rPr>
          <w:rFonts w:asciiTheme="minorHAnsi" w:hAnsiTheme="minorHAnsi" w:cstheme="minorHAnsi"/>
          <w:sz w:val="18"/>
          <w:szCs w:val="18"/>
        </w:rPr>
        <w:t>Document CDA</w:t>
      </w:r>
      <w:bookmarkEnd w:id="67"/>
    </w:p>
    <w:p w14:paraId="49C9FF07" w14:textId="77777777" w:rsidR="00421520" w:rsidRPr="00E814FD" w:rsidRDefault="00421520" w:rsidP="00421520">
      <w:pPr>
        <w:rPr>
          <w:rFonts w:asciiTheme="minorHAnsi" w:hAnsiTheme="minorHAnsi" w:cstheme="minorHAnsi"/>
          <w:sz w:val="18"/>
          <w:szCs w:val="18"/>
        </w:rPr>
      </w:pPr>
      <w:r w:rsidRPr="00E814FD">
        <w:rPr>
          <w:rFonts w:asciiTheme="minorHAnsi" w:hAnsiTheme="minorHAnsi" w:cstheme="minorHAnsi"/>
          <w:sz w:val="18"/>
          <w:szCs w:val="18"/>
        </w:rPr>
        <w:t xml:space="preserve">Les données codées par rapport une terminologie se retrouvent dans les balises : </w:t>
      </w:r>
    </w:p>
    <w:p w14:paraId="6549978B" w14:textId="77777777" w:rsidR="00421520" w:rsidRPr="00E814FD" w:rsidRDefault="00421520">
      <w:pPr>
        <w:pStyle w:val="Paragraphedeliste"/>
        <w:numPr>
          <w:ilvl w:val="0"/>
          <w:numId w:val="59"/>
        </w:numPr>
        <w:spacing w:line="276" w:lineRule="auto"/>
        <w:jc w:val="left"/>
        <w:rPr>
          <w:rFonts w:asciiTheme="minorHAnsi" w:hAnsiTheme="minorHAnsi" w:cstheme="minorHAnsi"/>
          <w:sz w:val="18"/>
          <w:szCs w:val="18"/>
        </w:rPr>
      </w:pPr>
      <w:r w:rsidRPr="00E814FD">
        <w:rPr>
          <w:rFonts w:asciiTheme="minorHAnsi" w:hAnsiTheme="minorHAnsi" w:cstheme="minorHAnsi"/>
          <w:sz w:val="18"/>
          <w:szCs w:val="18"/>
        </w:rPr>
        <w:t>Code :</w:t>
      </w:r>
      <w:r w:rsidRPr="00E814FD">
        <w:rPr>
          <w:rFonts w:asciiTheme="minorHAnsi" w:hAnsiTheme="minorHAnsi" w:cstheme="minorHAnsi"/>
          <w:sz w:val="18"/>
          <w:szCs w:val="18"/>
        </w:rPr>
        <w:br/>
        <w:t>L’attribut « code » représente le code dans la terminologie.</w:t>
      </w:r>
      <w:r w:rsidRPr="00E814FD">
        <w:rPr>
          <w:rFonts w:asciiTheme="minorHAnsi" w:hAnsiTheme="minorHAnsi" w:cstheme="minorHAnsi"/>
          <w:sz w:val="18"/>
          <w:szCs w:val="18"/>
        </w:rPr>
        <w:br/>
        <w:t>L’attribut « </w:t>
      </w:r>
      <w:proofErr w:type="spellStart"/>
      <w:proofErr w:type="gramStart"/>
      <w:r w:rsidRPr="00E814FD">
        <w:rPr>
          <w:rFonts w:asciiTheme="minorHAnsi" w:hAnsiTheme="minorHAnsi" w:cstheme="minorHAnsi"/>
          <w:sz w:val="18"/>
          <w:szCs w:val="18"/>
        </w:rPr>
        <w:t>displayName</w:t>
      </w:r>
      <w:proofErr w:type="spellEnd"/>
      <w:r w:rsidRPr="00E814FD">
        <w:rPr>
          <w:rFonts w:asciiTheme="minorHAnsi" w:hAnsiTheme="minorHAnsi" w:cstheme="minorHAnsi"/>
          <w:sz w:val="18"/>
          <w:szCs w:val="18"/>
        </w:rPr>
        <w:t>»</w:t>
      </w:r>
      <w:proofErr w:type="gramEnd"/>
      <w:r w:rsidRPr="00E814FD">
        <w:rPr>
          <w:rFonts w:asciiTheme="minorHAnsi" w:hAnsiTheme="minorHAnsi" w:cstheme="minorHAnsi"/>
          <w:sz w:val="18"/>
          <w:szCs w:val="18"/>
        </w:rPr>
        <w:t xml:space="preserve"> représente le libellé  du code</w:t>
      </w:r>
      <w:r w:rsidRPr="00E814FD">
        <w:rPr>
          <w:rFonts w:asciiTheme="minorHAnsi" w:hAnsiTheme="minorHAnsi" w:cstheme="minorHAnsi"/>
          <w:sz w:val="18"/>
          <w:szCs w:val="18"/>
        </w:rPr>
        <w:br/>
        <w:t>L’attribut « </w:t>
      </w:r>
      <w:proofErr w:type="spellStart"/>
      <w:r w:rsidRPr="00E814FD">
        <w:rPr>
          <w:rFonts w:asciiTheme="minorHAnsi" w:hAnsiTheme="minorHAnsi" w:cstheme="minorHAnsi"/>
          <w:sz w:val="18"/>
          <w:szCs w:val="18"/>
        </w:rPr>
        <w:t>codeSystem</w:t>
      </w:r>
      <w:proofErr w:type="spellEnd"/>
      <w:r w:rsidRPr="00E814FD">
        <w:rPr>
          <w:rFonts w:asciiTheme="minorHAnsi" w:hAnsiTheme="minorHAnsi" w:cstheme="minorHAnsi"/>
          <w:sz w:val="18"/>
          <w:szCs w:val="18"/>
        </w:rPr>
        <w:t>» représente l’identifiant  de la terminologie</w:t>
      </w:r>
      <w:r w:rsidRPr="00E814FD">
        <w:rPr>
          <w:rFonts w:asciiTheme="minorHAnsi" w:hAnsiTheme="minorHAnsi" w:cstheme="minorHAnsi"/>
          <w:sz w:val="18"/>
          <w:szCs w:val="18"/>
        </w:rPr>
        <w:br/>
        <w:t>L’attribut « </w:t>
      </w:r>
      <w:proofErr w:type="spellStart"/>
      <w:r w:rsidRPr="00E814FD">
        <w:rPr>
          <w:rFonts w:asciiTheme="minorHAnsi" w:hAnsiTheme="minorHAnsi" w:cstheme="minorHAnsi"/>
          <w:sz w:val="18"/>
          <w:szCs w:val="18"/>
        </w:rPr>
        <w:t>codeSystemName</w:t>
      </w:r>
      <w:proofErr w:type="spellEnd"/>
      <w:r w:rsidRPr="00E814FD">
        <w:rPr>
          <w:rFonts w:asciiTheme="minorHAnsi" w:hAnsiTheme="minorHAnsi" w:cstheme="minorHAnsi"/>
          <w:sz w:val="18"/>
          <w:szCs w:val="18"/>
        </w:rPr>
        <w:t>» représente le nom  la terminologie.</w:t>
      </w:r>
      <w:r w:rsidRPr="00E814FD">
        <w:rPr>
          <w:rFonts w:asciiTheme="minorHAnsi" w:hAnsiTheme="minorHAnsi" w:cstheme="minorHAnsi"/>
          <w:sz w:val="18"/>
          <w:szCs w:val="18"/>
        </w:rPr>
        <w:br/>
      </w:r>
    </w:p>
    <w:p w14:paraId="53478DD4" w14:textId="77777777" w:rsidR="00421520" w:rsidRPr="00E814FD" w:rsidRDefault="00421520">
      <w:pPr>
        <w:pStyle w:val="Paragraphedeliste"/>
        <w:numPr>
          <w:ilvl w:val="0"/>
          <w:numId w:val="59"/>
        </w:numPr>
        <w:spacing w:line="276" w:lineRule="auto"/>
        <w:rPr>
          <w:rFonts w:asciiTheme="minorHAnsi" w:hAnsiTheme="minorHAnsi" w:cstheme="minorHAnsi"/>
          <w:sz w:val="18"/>
          <w:szCs w:val="18"/>
        </w:rPr>
      </w:pPr>
      <w:r w:rsidRPr="00E814FD">
        <w:rPr>
          <w:rFonts w:asciiTheme="minorHAnsi" w:hAnsiTheme="minorHAnsi" w:cstheme="minorHAnsi"/>
          <w:sz w:val="18"/>
          <w:szCs w:val="18"/>
        </w:rPr>
        <w:t>Value :</w:t>
      </w:r>
      <w:r w:rsidRPr="00E814FD">
        <w:rPr>
          <w:rFonts w:asciiTheme="minorHAnsi" w:hAnsiTheme="minorHAnsi" w:cstheme="minorHAnsi"/>
          <w:sz w:val="18"/>
          <w:szCs w:val="18"/>
        </w:rPr>
        <w:br/>
        <w:t>L’attribut « type » prend alors la valeur « CE » ou « CD »</w:t>
      </w:r>
    </w:p>
    <w:p w14:paraId="7B18F227" w14:textId="77777777" w:rsidR="00421520" w:rsidRPr="00E814FD" w:rsidRDefault="00421520" w:rsidP="00421520">
      <w:pPr>
        <w:pStyle w:val="Paragraphedeliste"/>
        <w:jc w:val="left"/>
        <w:rPr>
          <w:rFonts w:asciiTheme="minorHAnsi" w:hAnsiTheme="minorHAnsi" w:cstheme="minorHAnsi"/>
          <w:sz w:val="18"/>
          <w:szCs w:val="18"/>
        </w:rPr>
      </w:pPr>
      <w:r w:rsidRPr="00E814FD">
        <w:rPr>
          <w:rFonts w:asciiTheme="minorHAnsi" w:hAnsiTheme="minorHAnsi" w:cstheme="minorHAnsi"/>
          <w:sz w:val="18"/>
          <w:szCs w:val="18"/>
        </w:rPr>
        <w:t>L’attribut « code » représente le code dans la terminologie.</w:t>
      </w:r>
      <w:r w:rsidRPr="00E814FD">
        <w:rPr>
          <w:rFonts w:asciiTheme="minorHAnsi" w:hAnsiTheme="minorHAnsi" w:cstheme="minorHAnsi"/>
          <w:sz w:val="18"/>
          <w:szCs w:val="18"/>
        </w:rPr>
        <w:br/>
        <w:t>L’attribut « </w:t>
      </w:r>
      <w:proofErr w:type="spellStart"/>
      <w:proofErr w:type="gramStart"/>
      <w:r w:rsidRPr="00E814FD">
        <w:rPr>
          <w:rFonts w:asciiTheme="minorHAnsi" w:hAnsiTheme="minorHAnsi" w:cstheme="minorHAnsi"/>
          <w:sz w:val="18"/>
          <w:szCs w:val="18"/>
        </w:rPr>
        <w:t>displayName</w:t>
      </w:r>
      <w:proofErr w:type="spellEnd"/>
      <w:r w:rsidRPr="00E814FD">
        <w:rPr>
          <w:rFonts w:asciiTheme="minorHAnsi" w:hAnsiTheme="minorHAnsi" w:cstheme="minorHAnsi"/>
          <w:sz w:val="18"/>
          <w:szCs w:val="18"/>
        </w:rPr>
        <w:t>»</w:t>
      </w:r>
      <w:proofErr w:type="gramEnd"/>
      <w:r w:rsidRPr="00E814FD">
        <w:rPr>
          <w:rFonts w:asciiTheme="minorHAnsi" w:hAnsiTheme="minorHAnsi" w:cstheme="minorHAnsi"/>
          <w:sz w:val="18"/>
          <w:szCs w:val="18"/>
        </w:rPr>
        <w:t xml:space="preserve"> représente le libellé  du code</w:t>
      </w:r>
      <w:r w:rsidRPr="00E814FD">
        <w:rPr>
          <w:rFonts w:asciiTheme="minorHAnsi" w:hAnsiTheme="minorHAnsi" w:cstheme="minorHAnsi"/>
          <w:sz w:val="18"/>
          <w:szCs w:val="18"/>
        </w:rPr>
        <w:br/>
        <w:t>L’attribut « </w:t>
      </w:r>
      <w:proofErr w:type="spellStart"/>
      <w:r w:rsidRPr="00E814FD">
        <w:rPr>
          <w:rFonts w:asciiTheme="minorHAnsi" w:hAnsiTheme="minorHAnsi" w:cstheme="minorHAnsi"/>
          <w:sz w:val="18"/>
          <w:szCs w:val="18"/>
        </w:rPr>
        <w:t>codeSystem</w:t>
      </w:r>
      <w:proofErr w:type="spellEnd"/>
      <w:r w:rsidRPr="00E814FD">
        <w:rPr>
          <w:rFonts w:asciiTheme="minorHAnsi" w:hAnsiTheme="minorHAnsi" w:cstheme="minorHAnsi"/>
          <w:sz w:val="18"/>
          <w:szCs w:val="18"/>
        </w:rPr>
        <w:t>» représente l’</w:t>
      </w:r>
      <w:proofErr w:type="spellStart"/>
      <w:r w:rsidRPr="00E814FD">
        <w:rPr>
          <w:rFonts w:asciiTheme="minorHAnsi" w:hAnsiTheme="minorHAnsi" w:cstheme="minorHAnsi"/>
          <w:sz w:val="18"/>
          <w:szCs w:val="18"/>
        </w:rPr>
        <w:t>oid</w:t>
      </w:r>
      <w:proofErr w:type="spellEnd"/>
      <w:r w:rsidRPr="00E814FD">
        <w:rPr>
          <w:rFonts w:asciiTheme="minorHAnsi" w:hAnsiTheme="minorHAnsi" w:cstheme="minorHAnsi"/>
          <w:sz w:val="18"/>
          <w:szCs w:val="18"/>
        </w:rPr>
        <w:t xml:space="preserve"> de la terminologie</w:t>
      </w:r>
      <w:r w:rsidRPr="00E814FD">
        <w:rPr>
          <w:rFonts w:asciiTheme="minorHAnsi" w:hAnsiTheme="minorHAnsi" w:cstheme="minorHAnsi"/>
          <w:sz w:val="18"/>
          <w:szCs w:val="18"/>
        </w:rPr>
        <w:br/>
        <w:t>L’attribut « </w:t>
      </w:r>
      <w:proofErr w:type="spellStart"/>
      <w:r w:rsidRPr="00E814FD">
        <w:rPr>
          <w:rFonts w:asciiTheme="minorHAnsi" w:hAnsiTheme="minorHAnsi" w:cstheme="minorHAnsi"/>
          <w:sz w:val="18"/>
          <w:szCs w:val="18"/>
        </w:rPr>
        <w:t>codeSystemName</w:t>
      </w:r>
      <w:proofErr w:type="spellEnd"/>
      <w:r w:rsidRPr="00E814FD">
        <w:rPr>
          <w:rFonts w:asciiTheme="minorHAnsi" w:hAnsiTheme="minorHAnsi" w:cstheme="minorHAnsi"/>
          <w:sz w:val="18"/>
          <w:szCs w:val="18"/>
        </w:rPr>
        <w:t>» représente le nom  la terminologie.</w:t>
      </w:r>
    </w:p>
    <w:p w14:paraId="070EB0D7" w14:textId="77777777" w:rsidR="00421520" w:rsidRPr="00E814FD" w:rsidRDefault="00421520" w:rsidP="00421520">
      <w:pPr>
        <w:jc w:val="left"/>
        <w:rPr>
          <w:rFonts w:asciiTheme="minorHAnsi" w:hAnsiTheme="minorHAnsi" w:cstheme="minorHAnsi"/>
          <w:color w:val="FF0000"/>
          <w:sz w:val="18"/>
          <w:szCs w:val="18"/>
        </w:rPr>
      </w:pPr>
      <w:r w:rsidRPr="00E814FD">
        <w:rPr>
          <w:rFonts w:asciiTheme="minorHAnsi" w:hAnsiTheme="minorHAnsi" w:cstheme="minorHAnsi"/>
          <w:color w:val="FF0000"/>
          <w:sz w:val="18"/>
          <w:szCs w:val="18"/>
        </w:rPr>
        <w:t xml:space="preserve">Question sur les types « CV » sur le </w:t>
      </w:r>
      <w:proofErr w:type="spellStart"/>
      <w:r w:rsidRPr="00E814FD">
        <w:rPr>
          <w:rFonts w:asciiTheme="minorHAnsi" w:hAnsiTheme="minorHAnsi" w:cstheme="minorHAnsi"/>
          <w:color w:val="FF0000"/>
          <w:sz w:val="18"/>
          <w:szCs w:val="18"/>
        </w:rPr>
        <w:t>cr</w:t>
      </w:r>
      <w:proofErr w:type="spellEnd"/>
      <w:r w:rsidRPr="00E814FD">
        <w:rPr>
          <w:rFonts w:asciiTheme="minorHAnsi" w:hAnsiTheme="minorHAnsi" w:cstheme="minorHAnsi"/>
          <w:color w:val="FF0000"/>
          <w:sz w:val="18"/>
          <w:szCs w:val="18"/>
        </w:rPr>
        <w:t xml:space="preserve"> bio </w:t>
      </w:r>
      <w:proofErr w:type="spellStart"/>
      <w:r w:rsidRPr="00E814FD">
        <w:rPr>
          <w:rFonts w:asciiTheme="minorHAnsi" w:hAnsiTheme="minorHAnsi" w:cstheme="minorHAnsi"/>
          <w:color w:val="FF0000"/>
          <w:sz w:val="18"/>
          <w:szCs w:val="18"/>
        </w:rPr>
        <w:t>chicungunya</w:t>
      </w:r>
      <w:proofErr w:type="spellEnd"/>
    </w:p>
    <w:p w14:paraId="59A2E685" w14:textId="77777777" w:rsidR="00421520" w:rsidRPr="00E814FD" w:rsidRDefault="00421520" w:rsidP="00421520">
      <w:pPr>
        <w:jc w:val="left"/>
        <w:rPr>
          <w:rFonts w:asciiTheme="minorHAnsi" w:hAnsiTheme="minorHAnsi" w:cstheme="minorHAnsi"/>
          <w:sz w:val="18"/>
          <w:szCs w:val="18"/>
        </w:rPr>
      </w:pPr>
      <w:r w:rsidRPr="00E814FD">
        <w:rPr>
          <w:rFonts w:asciiTheme="minorHAnsi" w:hAnsiTheme="minorHAnsi" w:cstheme="minorHAnsi"/>
          <w:sz w:val="18"/>
          <w:szCs w:val="18"/>
        </w:rPr>
        <w:t>Pour identifier la terminologie, c’est l’identifiant de la terminologie qui sera utilisé. L’attribut « </w:t>
      </w:r>
      <w:proofErr w:type="spellStart"/>
      <w:proofErr w:type="gramStart"/>
      <w:r w:rsidRPr="00E814FD">
        <w:rPr>
          <w:rFonts w:asciiTheme="minorHAnsi" w:hAnsiTheme="minorHAnsi" w:cstheme="minorHAnsi"/>
          <w:sz w:val="18"/>
          <w:szCs w:val="18"/>
        </w:rPr>
        <w:t>codeSystemName</w:t>
      </w:r>
      <w:proofErr w:type="spellEnd"/>
      <w:r w:rsidRPr="00E814FD">
        <w:rPr>
          <w:rFonts w:asciiTheme="minorHAnsi" w:hAnsiTheme="minorHAnsi" w:cstheme="minorHAnsi"/>
          <w:sz w:val="18"/>
          <w:szCs w:val="18"/>
        </w:rPr>
        <w:t>»</w:t>
      </w:r>
      <w:proofErr w:type="gramEnd"/>
      <w:r w:rsidRPr="00E814FD">
        <w:rPr>
          <w:rFonts w:asciiTheme="minorHAnsi" w:hAnsiTheme="minorHAnsi" w:cstheme="minorHAnsi"/>
          <w:sz w:val="18"/>
          <w:szCs w:val="18"/>
        </w:rPr>
        <w:t xml:space="preserve"> est optionnelle.</w:t>
      </w:r>
    </w:p>
    <w:p w14:paraId="597261EB" w14:textId="77777777" w:rsidR="00421520" w:rsidRPr="00E814FD" w:rsidRDefault="00421520" w:rsidP="00421520">
      <w:pPr>
        <w:jc w:val="left"/>
        <w:rPr>
          <w:rFonts w:asciiTheme="minorHAnsi" w:hAnsiTheme="minorHAnsi" w:cstheme="minorHAnsi"/>
          <w:sz w:val="18"/>
          <w:szCs w:val="18"/>
        </w:rPr>
      </w:pPr>
      <w:r w:rsidRPr="00E814FD">
        <w:rPr>
          <w:rFonts w:asciiTheme="minorHAnsi" w:hAnsiTheme="minorHAnsi" w:cstheme="minorHAnsi"/>
          <w:sz w:val="18"/>
          <w:szCs w:val="18"/>
        </w:rPr>
        <w:t xml:space="preserve">Les unités codées en UCUM sont identifiés dans </w:t>
      </w:r>
      <w:proofErr w:type="gramStart"/>
      <w:r w:rsidRPr="00E814FD">
        <w:rPr>
          <w:rFonts w:asciiTheme="minorHAnsi" w:hAnsiTheme="minorHAnsi" w:cstheme="minorHAnsi"/>
          <w:sz w:val="18"/>
          <w:szCs w:val="18"/>
        </w:rPr>
        <w:t>la  balise</w:t>
      </w:r>
      <w:proofErr w:type="gramEnd"/>
      <w:r w:rsidRPr="00E814FD">
        <w:rPr>
          <w:rFonts w:asciiTheme="minorHAnsi" w:hAnsiTheme="minorHAnsi" w:cstheme="minorHAnsi"/>
          <w:sz w:val="18"/>
          <w:szCs w:val="18"/>
        </w:rPr>
        <w:t xml:space="preserve"> suivante :</w:t>
      </w:r>
    </w:p>
    <w:p w14:paraId="142359E7" w14:textId="77777777" w:rsidR="00421520" w:rsidRPr="00E814FD" w:rsidRDefault="00421520">
      <w:pPr>
        <w:pStyle w:val="Paragraphedeliste"/>
        <w:numPr>
          <w:ilvl w:val="0"/>
          <w:numId w:val="64"/>
        </w:numPr>
        <w:spacing w:line="276" w:lineRule="auto"/>
        <w:jc w:val="left"/>
        <w:rPr>
          <w:rFonts w:asciiTheme="minorHAnsi" w:hAnsiTheme="minorHAnsi" w:cstheme="minorHAnsi"/>
          <w:sz w:val="18"/>
          <w:szCs w:val="18"/>
        </w:rPr>
      </w:pPr>
      <w:proofErr w:type="gramStart"/>
      <w:r w:rsidRPr="00E814FD">
        <w:rPr>
          <w:rFonts w:asciiTheme="minorHAnsi" w:hAnsiTheme="minorHAnsi" w:cstheme="minorHAnsi"/>
          <w:sz w:val="18"/>
          <w:szCs w:val="18"/>
        </w:rPr>
        <w:t>value</w:t>
      </w:r>
      <w:proofErr w:type="gramEnd"/>
      <w:r w:rsidRPr="00E814FD">
        <w:rPr>
          <w:rFonts w:asciiTheme="minorHAnsi" w:hAnsiTheme="minorHAnsi" w:cstheme="minorHAnsi"/>
          <w:sz w:val="18"/>
          <w:szCs w:val="18"/>
        </w:rPr>
        <w:t xml:space="preserve"> avec l’attribut type qui prend la valeur « PQ »</w:t>
      </w:r>
    </w:p>
    <w:p w14:paraId="2B3CAB1E" w14:textId="77777777" w:rsidR="00421520" w:rsidRPr="00E814FD" w:rsidRDefault="00421520" w:rsidP="00421520">
      <w:pPr>
        <w:pStyle w:val="Paragraphedeliste"/>
        <w:jc w:val="left"/>
        <w:rPr>
          <w:rFonts w:asciiTheme="minorHAnsi" w:hAnsiTheme="minorHAnsi" w:cstheme="minorHAnsi"/>
          <w:sz w:val="18"/>
          <w:szCs w:val="18"/>
        </w:rPr>
      </w:pPr>
    </w:p>
    <w:p w14:paraId="517D5A37" w14:textId="77777777" w:rsidR="00421520" w:rsidRPr="00E814FD" w:rsidRDefault="00421520" w:rsidP="00421520">
      <w:pPr>
        <w:jc w:val="left"/>
        <w:rPr>
          <w:rFonts w:asciiTheme="minorHAnsi" w:hAnsiTheme="minorHAnsi" w:cstheme="minorHAnsi"/>
          <w:sz w:val="18"/>
          <w:szCs w:val="18"/>
        </w:rPr>
      </w:pPr>
    </w:p>
    <w:p w14:paraId="50FAD249" w14:textId="77777777" w:rsidR="00421520" w:rsidRPr="00E814FD" w:rsidRDefault="00421520" w:rsidP="00421520">
      <w:pPr>
        <w:pStyle w:val="Titre4"/>
        <w:rPr>
          <w:rFonts w:asciiTheme="minorHAnsi" w:hAnsiTheme="minorHAnsi" w:cstheme="minorHAnsi"/>
          <w:sz w:val="18"/>
          <w:szCs w:val="18"/>
        </w:rPr>
      </w:pPr>
      <w:bookmarkStart w:id="68" w:name="_Toc73630073"/>
      <w:r w:rsidRPr="00E814FD">
        <w:rPr>
          <w:rFonts w:asciiTheme="minorHAnsi" w:hAnsiTheme="minorHAnsi" w:cstheme="minorHAnsi"/>
          <w:sz w:val="18"/>
          <w:szCs w:val="18"/>
        </w:rPr>
        <w:t>Jeux de valeurs</w:t>
      </w:r>
      <w:bookmarkEnd w:id="68"/>
    </w:p>
    <w:p w14:paraId="41622059" w14:textId="77777777" w:rsidR="00421520" w:rsidRPr="00E814FD" w:rsidRDefault="00421520" w:rsidP="00421520">
      <w:pPr>
        <w:rPr>
          <w:rFonts w:asciiTheme="minorHAnsi" w:hAnsiTheme="minorHAnsi" w:cstheme="minorHAnsi"/>
          <w:sz w:val="18"/>
          <w:szCs w:val="18"/>
        </w:rPr>
      </w:pPr>
      <w:r w:rsidRPr="00E814FD">
        <w:rPr>
          <w:rFonts w:asciiTheme="minorHAnsi" w:hAnsiTheme="minorHAnsi" w:cstheme="minorHAnsi"/>
          <w:sz w:val="18"/>
          <w:szCs w:val="18"/>
        </w:rPr>
        <w:t xml:space="preserve">Les éléments codés par rapport une terminologie se retrouvent dans les balises : </w:t>
      </w:r>
    </w:p>
    <w:p w14:paraId="6C7FCA66" w14:textId="77777777" w:rsidR="00421520" w:rsidRPr="00E814FD" w:rsidRDefault="00421520">
      <w:pPr>
        <w:pStyle w:val="Paragraphedeliste"/>
        <w:numPr>
          <w:ilvl w:val="0"/>
          <w:numId w:val="60"/>
        </w:numPr>
        <w:spacing w:line="276" w:lineRule="auto"/>
        <w:jc w:val="left"/>
        <w:rPr>
          <w:rStyle w:val="TeteparaCar"/>
          <w:rFonts w:asciiTheme="minorHAnsi" w:eastAsiaTheme="minorHAnsi" w:hAnsiTheme="minorHAnsi" w:cstheme="minorHAnsi"/>
          <w:sz w:val="18"/>
          <w:szCs w:val="18"/>
        </w:rPr>
      </w:pPr>
      <w:proofErr w:type="gramStart"/>
      <w:r w:rsidRPr="00E814FD">
        <w:rPr>
          <w:rFonts w:asciiTheme="minorHAnsi" w:hAnsiTheme="minorHAnsi" w:cstheme="minorHAnsi"/>
          <w:sz w:val="18"/>
          <w:szCs w:val="18"/>
        </w:rPr>
        <w:t>Concept:</w:t>
      </w:r>
      <w:proofErr w:type="gramEnd"/>
      <w:r w:rsidRPr="00E814FD">
        <w:rPr>
          <w:rFonts w:asciiTheme="minorHAnsi" w:hAnsiTheme="minorHAnsi" w:cstheme="minorHAnsi"/>
          <w:sz w:val="18"/>
          <w:szCs w:val="18"/>
        </w:rPr>
        <w:br/>
        <w:t>L’attribut « code » représente le code dans la terminologie.</w:t>
      </w:r>
      <w:r w:rsidRPr="00E814FD">
        <w:rPr>
          <w:rFonts w:asciiTheme="minorHAnsi" w:hAnsiTheme="minorHAnsi" w:cstheme="minorHAnsi"/>
          <w:sz w:val="18"/>
          <w:szCs w:val="18"/>
        </w:rPr>
        <w:br/>
        <w:t>L’attribut « </w:t>
      </w:r>
      <w:proofErr w:type="spellStart"/>
      <w:r w:rsidRPr="00E814FD">
        <w:rPr>
          <w:rFonts w:asciiTheme="minorHAnsi" w:hAnsiTheme="minorHAnsi" w:cstheme="minorHAnsi"/>
          <w:sz w:val="18"/>
          <w:szCs w:val="18"/>
        </w:rPr>
        <w:t>displayName</w:t>
      </w:r>
      <w:proofErr w:type="spellEnd"/>
      <w:r w:rsidRPr="00E814FD">
        <w:rPr>
          <w:rFonts w:asciiTheme="minorHAnsi" w:hAnsiTheme="minorHAnsi" w:cstheme="minorHAnsi"/>
          <w:sz w:val="18"/>
          <w:szCs w:val="18"/>
        </w:rPr>
        <w:t>» représente le libellé  du code</w:t>
      </w:r>
      <w:r w:rsidRPr="00E814FD">
        <w:rPr>
          <w:rFonts w:asciiTheme="minorHAnsi" w:hAnsiTheme="minorHAnsi" w:cstheme="minorHAnsi"/>
          <w:sz w:val="18"/>
          <w:szCs w:val="18"/>
        </w:rPr>
        <w:br/>
        <w:t>L’attribut « </w:t>
      </w:r>
      <w:proofErr w:type="spellStart"/>
      <w:r w:rsidRPr="00E814FD">
        <w:rPr>
          <w:rFonts w:asciiTheme="minorHAnsi" w:hAnsiTheme="minorHAnsi" w:cstheme="minorHAnsi"/>
          <w:sz w:val="18"/>
          <w:szCs w:val="18"/>
        </w:rPr>
        <w:t>codeSystem</w:t>
      </w:r>
      <w:proofErr w:type="spellEnd"/>
      <w:r w:rsidRPr="00E814FD">
        <w:rPr>
          <w:rFonts w:asciiTheme="minorHAnsi" w:hAnsiTheme="minorHAnsi" w:cstheme="minorHAnsi"/>
          <w:sz w:val="18"/>
          <w:szCs w:val="18"/>
        </w:rPr>
        <w:t>» représente l’</w:t>
      </w:r>
      <w:proofErr w:type="spellStart"/>
      <w:r w:rsidRPr="00E814FD">
        <w:rPr>
          <w:rFonts w:asciiTheme="minorHAnsi" w:hAnsiTheme="minorHAnsi" w:cstheme="minorHAnsi"/>
          <w:sz w:val="18"/>
          <w:szCs w:val="18"/>
        </w:rPr>
        <w:t>oid</w:t>
      </w:r>
      <w:proofErr w:type="spellEnd"/>
      <w:r w:rsidRPr="00E814FD">
        <w:rPr>
          <w:rFonts w:asciiTheme="minorHAnsi" w:hAnsiTheme="minorHAnsi" w:cstheme="minorHAnsi"/>
          <w:sz w:val="18"/>
          <w:szCs w:val="18"/>
        </w:rPr>
        <w:t xml:space="preserve"> de la terminologie</w:t>
      </w:r>
      <w:r w:rsidRPr="00E814FD">
        <w:rPr>
          <w:rFonts w:asciiTheme="minorHAnsi" w:hAnsiTheme="minorHAnsi" w:cstheme="minorHAnsi"/>
          <w:sz w:val="18"/>
          <w:szCs w:val="18"/>
        </w:rPr>
        <w:br/>
        <w:t>L’attribut « </w:t>
      </w:r>
      <w:proofErr w:type="spellStart"/>
      <w:r w:rsidRPr="00E814FD">
        <w:rPr>
          <w:rFonts w:asciiTheme="minorHAnsi" w:hAnsiTheme="minorHAnsi" w:cstheme="minorHAnsi"/>
          <w:sz w:val="18"/>
          <w:szCs w:val="18"/>
        </w:rPr>
        <w:t>codeSystemName</w:t>
      </w:r>
      <w:proofErr w:type="spellEnd"/>
      <w:r w:rsidRPr="00E814FD">
        <w:rPr>
          <w:rFonts w:asciiTheme="minorHAnsi" w:hAnsiTheme="minorHAnsi" w:cstheme="minorHAnsi"/>
          <w:sz w:val="18"/>
          <w:szCs w:val="18"/>
        </w:rPr>
        <w:t>» représente le nom  la terminologie.</w:t>
      </w:r>
    </w:p>
    <w:p w14:paraId="7D84A39C" w14:textId="77777777" w:rsidR="00421520" w:rsidRPr="00E814FD" w:rsidRDefault="00421520" w:rsidP="00421520">
      <w:pPr>
        <w:rPr>
          <w:rFonts w:asciiTheme="minorHAnsi" w:hAnsiTheme="minorHAnsi" w:cstheme="minorHAnsi"/>
          <w:sz w:val="18"/>
          <w:szCs w:val="18"/>
        </w:rPr>
      </w:pPr>
      <w:r w:rsidRPr="00E814FD">
        <w:rPr>
          <w:rFonts w:asciiTheme="minorHAnsi" w:hAnsiTheme="minorHAnsi" w:cstheme="minorHAnsi"/>
          <w:sz w:val="18"/>
          <w:szCs w:val="18"/>
        </w:rPr>
        <w:t>Pour identifier la terminologie, c’est l’identifiant de la terminologie qui sera utilisé.</w:t>
      </w:r>
    </w:p>
    <w:p w14:paraId="6485A1EA" w14:textId="77777777" w:rsidR="00421520" w:rsidRPr="00E814FD" w:rsidRDefault="00421520" w:rsidP="00421520">
      <w:pPr>
        <w:rPr>
          <w:rFonts w:asciiTheme="minorHAnsi" w:hAnsiTheme="minorHAnsi" w:cstheme="minorHAnsi"/>
          <w:sz w:val="18"/>
          <w:szCs w:val="18"/>
        </w:rPr>
      </w:pPr>
    </w:p>
    <w:p w14:paraId="75A16CCA" w14:textId="77777777" w:rsidR="00421520" w:rsidRPr="00E814FD" w:rsidRDefault="00421520" w:rsidP="00421520">
      <w:pPr>
        <w:rPr>
          <w:rFonts w:asciiTheme="minorHAnsi" w:hAnsiTheme="minorHAnsi" w:cstheme="minorHAnsi"/>
          <w:sz w:val="18"/>
          <w:szCs w:val="18"/>
        </w:rPr>
      </w:pPr>
    </w:p>
    <w:p w14:paraId="4CD778F8" w14:textId="77777777" w:rsidR="00421520" w:rsidRPr="00E814FD" w:rsidRDefault="00421520" w:rsidP="00421520">
      <w:pPr>
        <w:pStyle w:val="Titre4"/>
        <w:rPr>
          <w:rFonts w:asciiTheme="minorHAnsi" w:hAnsiTheme="minorHAnsi" w:cstheme="minorHAnsi"/>
          <w:sz w:val="18"/>
          <w:szCs w:val="18"/>
        </w:rPr>
      </w:pPr>
      <w:bookmarkStart w:id="69" w:name="_Toc73630074"/>
      <w:r w:rsidRPr="00E814FD">
        <w:rPr>
          <w:rFonts w:asciiTheme="minorHAnsi" w:hAnsiTheme="minorHAnsi" w:cstheme="minorHAnsi"/>
          <w:sz w:val="18"/>
          <w:szCs w:val="18"/>
        </w:rPr>
        <w:t>Fichier de terminologie</w:t>
      </w:r>
      <w:bookmarkEnd w:id="69"/>
    </w:p>
    <w:p w14:paraId="0148980A" w14:textId="77777777" w:rsidR="00421520" w:rsidRPr="00E814FD" w:rsidRDefault="00421520" w:rsidP="00421520">
      <w:pPr>
        <w:rPr>
          <w:rFonts w:asciiTheme="minorHAnsi" w:hAnsiTheme="minorHAnsi" w:cstheme="minorHAnsi"/>
          <w:sz w:val="18"/>
          <w:szCs w:val="18"/>
        </w:rPr>
      </w:pPr>
      <w:r w:rsidRPr="00E814FD">
        <w:rPr>
          <w:rFonts w:asciiTheme="minorHAnsi" w:hAnsiTheme="minorHAnsi" w:cstheme="minorHAnsi"/>
          <w:sz w:val="18"/>
          <w:szCs w:val="18"/>
        </w:rPr>
        <w:t>Le CGTS fournie les terminologies dans un format pivot « </w:t>
      </w:r>
      <w:proofErr w:type="spellStart"/>
      <w:r w:rsidRPr="00E814FD">
        <w:rPr>
          <w:rFonts w:asciiTheme="minorHAnsi" w:hAnsiTheme="minorHAnsi" w:cstheme="minorHAnsi"/>
          <w:sz w:val="18"/>
          <w:szCs w:val="18"/>
        </w:rPr>
        <w:t>rdf</w:t>
      </w:r>
      <w:proofErr w:type="spellEnd"/>
      <w:r w:rsidRPr="00E814FD">
        <w:rPr>
          <w:rFonts w:asciiTheme="minorHAnsi" w:hAnsiTheme="minorHAnsi" w:cstheme="minorHAnsi"/>
          <w:sz w:val="18"/>
          <w:szCs w:val="18"/>
        </w:rPr>
        <w:t> ». Ainsi, on retrouve de manière systématique les codes dans la balise :</w:t>
      </w:r>
    </w:p>
    <w:p w14:paraId="58FD7838" w14:textId="77777777" w:rsidR="00421520" w:rsidRPr="00E814FD" w:rsidRDefault="00421520">
      <w:pPr>
        <w:pStyle w:val="Paragraphedeliste"/>
        <w:numPr>
          <w:ilvl w:val="0"/>
          <w:numId w:val="60"/>
        </w:numPr>
        <w:spacing w:line="276" w:lineRule="auto"/>
        <w:rPr>
          <w:rFonts w:asciiTheme="minorHAnsi" w:hAnsiTheme="minorHAnsi" w:cstheme="minorHAnsi"/>
          <w:sz w:val="18"/>
          <w:szCs w:val="18"/>
        </w:rPr>
      </w:pPr>
      <w:proofErr w:type="spellStart"/>
      <w:proofErr w:type="gramStart"/>
      <w:r w:rsidRPr="00E814FD">
        <w:rPr>
          <w:rFonts w:asciiTheme="minorHAnsi" w:hAnsiTheme="minorHAnsi" w:cstheme="minorHAnsi"/>
          <w:sz w:val="18"/>
          <w:szCs w:val="18"/>
        </w:rPr>
        <w:t>skos:notation</w:t>
      </w:r>
      <w:proofErr w:type="spellEnd"/>
      <w:proofErr w:type="gramEnd"/>
      <w:r w:rsidRPr="00E814FD">
        <w:rPr>
          <w:rFonts w:asciiTheme="minorHAnsi" w:hAnsiTheme="minorHAnsi" w:cstheme="minorHAnsi"/>
          <w:sz w:val="18"/>
          <w:szCs w:val="18"/>
        </w:rPr>
        <w:br/>
      </w:r>
    </w:p>
    <w:p w14:paraId="0EF9EC37" w14:textId="77777777" w:rsidR="00421520" w:rsidRPr="00E814FD" w:rsidRDefault="00421520" w:rsidP="00421520">
      <w:pPr>
        <w:jc w:val="left"/>
        <w:rPr>
          <w:rFonts w:asciiTheme="minorHAnsi" w:hAnsiTheme="minorHAnsi" w:cstheme="minorHAnsi"/>
          <w:sz w:val="18"/>
          <w:szCs w:val="18"/>
        </w:rPr>
      </w:pPr>
      <w:r w:rsidRPr="00E814FD">
        <w:rPr>
          <w:rFonts w:asciiTheme="minorHAnsi" w:hAnsiTheme="minorHAnsi" w:cstheme="minorHAnsi"/>
          <w:sz w:val="18"/>
          <w:szCs w:val="18"/>
        </w:rPr>
        <w:t xml:space="preserve">Actuellement, les terminologies disponibles dans ce format sont : </w:t>
      </w:r>
    </w:p>
    <w:p w14:paraId="24E7C031" w14:textId="77777777" w:rsidR="00421520" w:rsidRPr="00E814FD" w:rsidRDefault="00421520">
      <w:pPr>
        <w:pStyle w:val="Paragraphedeliste"/>
        <w:numPr>
          <w:ilvl w:val="0"/>
          <w:numId w:val="60"/>
        </w:numPr>
        <w:spacing w:line="276" w:lineRule="auto"/>
        <w:jc w:val="left"/>
        <w:rPr>
          <w:rFonts w:asciiTheme="minorHAnsi" w:hAnsiTheme="minorHAnsi" w:cstheme="minorHAnsi"/>
          <w:sz w:val="18"/>
          <w:szCs w:val="18"/>
        </w:rPr>
      </w:pPr>
      <w:r w:rsidRPr="00E814FD">
        <w:rPr>
          <w:rFonts w:asciiTheme="minorHAnsi" w:hAnsiTheme="minorHAnsi" w:cstheme="minorHAnsi"/>
          <w:sz w:val="18"/>
          <w:szCs w:val="18"/>
        </w:rPr>
        <w:t xml:space="preserve">CIM10 : </w:t>
      </w:r>
      <w:r w:rsidRPr="00E814FD">
        <w:rPr>
          <w:rFonts w:asciiTheme="minorHAnsi" w:hAnsiTheme="minorHAnsi" w:cstheme="minorHAnsi"/>
          <w:sz w:val="18"/>
          <w:szCs w:val="18"/>
        </w:rPr>
        <w:br/>
        <w:t>OID : 2.16.840.1.113883.6.3</w:t>
      </w:r>
    </w:p>
    <w:p w14:paraId="69C4D2D8" w14:textId="77777777" w:rsidR="00421520" w:rsidRPr="00E814FD" w:rsidRDefault="00421520">
      <w:pPr>
        <w:pStyle w:val="Paragraphedeliste"/>
        <w:numPr>
          <w:ilvl w:val="0"/>
          <w:numId w:val="60"/>
        </w:numPr>
        <w:spacing w:line="276" w:lineRule="auto"/>
        <w:jc w:val="left"/>
        <w:rPr>
          <w:rFonts w:asciiTheme="minorHAnsi" w:hAnsiTheme="minorHAnsi" w:cstheme="minorHAnsi"/>
          <w:sz w:val="18"/>
          <w:szCs w:val="18"/>
        </w:rPr>
      </w:pPr>
      <w:r w:rsidRPr="00E814FD">
        <w:rPr>
          <w:rFonts w:asciiTheme="minorHAnsi" w:hAnsiTheme="minorHAnsi" w:cstheme="minorHAnsi"/>
          <w:sz w:val="18"/>
          <w:szCs w:val="18"/>
        </w:rPr>
        <w:lastRenderedPageBreak/>
        <w:t>CISP-2 :</w:t>
      </w:r>
      <w:r w:rsidRPr="00E814FD">
        <w:rPr>
          <w:rFonts w:asciiTheme="minorHAnsi" w:hAnsiTheme="minorHAnsi" w:cstheme="minorHAnsi"/>
          <w:sz w:val="18"/>
          <w:szCs w:val="18"/>
        </w:rPr>
        <w:br/>
        <w:t xml:space="preserve">OID : </w:t>
      </w:r>
      <w:r w:rsidRPr="00E814FD">
        <w:rPr>
          <w:rFonts w:asciiTheme="minorHAnsi" w:hAnsiTheme="minorHAnsi" w:cstheme="minorHAnsi"/>
          <w:color w:val="191919"/>
          <w:sz w:val="18"/>
          <w:szCs w:val="18"/>
          <w:shd w:val="clear" w:color="auto" w:fill="FFFFFF"/>
        </w:rPr>
        <w:t>2.16.840.1.113883.6.139</w:t>
      </w:r>
    </w:p>
    <w:p w14:paraId="3ED98767" w14:textId="77777777" w:rsidR="00421520" w:rsidRPr="00E814FD" w:rsidRDefault="00421520">
      <w:pPr>
        <w:pStyle w:val="Paragraphedeliste"/>
        <w:numPr>
          <w:ilvl w:val="0"/>
          <w:numId w:val="60"/>
        </w:numPr>
        <w:spacing w:line="276" w:lineRule="auto"/>
        <w:jc w:val="left"/>
        <w:rPr>
          <w:rFonts w:asciiTheme="minorHAnsi" w:hAnsiTheme="minorHAnsi" w:cstheme="minorHAnsi"/>
          <w:sz w:val="18"/>
          <w:szCs w:val="18"/>
        </w:rPr>
      </w:pPr>
      <w:r w:rsidRPr="00E814FD">
        <w:rPr>
          <w:rFonts w:asciiTheme="minorHAnsi" w:hAnsiTheme="minorHAnsi" w:cstheme="minorHAnsi"/>
          <w:sz w:val="18"/>
          <w:szCs w:val="18"/>
        </w:rPr>
        <w:t xml:space="preserve">ADICAP : </w:t>
      </w:r>
    </w:p>
    <w:p w14:paraId="3A2C5994" w14:textId="77777777" w:rsidR="00421520" w:rsidRPr="00E814FD" w:rsidRDefault="00421520" w:rsidP="00421520">
      <w:pPr>
        <w:pStyle w:val="Paragraphedeliste"/>
        <w:jc w:val="left"/>
        <w:rPr>
          <w:rFonts w:asciiTheme="minorHAnsi" w:hAnsiTheme="minorHAnsi" w:cstheme="minorHAnsi"/>
          <w:color w:val="191919"/>
          <w:sz w:val="18"/>
          <w:szCs w:val="18"/>
          <w:shd w:val="clear" w:color="auto" w:fill="FFFFFF"/>
        </w:rPr>
      </w:pPr>
      <w:r w:rsidRPr="00E814FD">
        <w:rPr>
          <w:rFonts w:asciiTheme="minorHAnsi" w:hAnsiTheme="minorHAnsi" w:cstheme="minorHAnsi"/>
          <w:sz w:val="18"/>
          <w:szCs w:val="18"/>
        </w:rPr>
        <w:t xml:space="preserve">OID : </w:t>
      </w:r>
      <w:r w:rsidRPr="00E814FD">
        <w:rPr>
          <w:rFonts w:asciiTheme="minorHAnsi" w:hAnsiTheme="minorHAnsi" w:cstheme="minorHAnsi"/>
          <w:color w:val="191919"/>
          <w:sz w:val="18"/>
          <w:szCs w:val="18"/>
          <w:shd w:val="clear" w:color="auto" w:fill="FFFFFF"/>
        </w:rPr>
        <w:t>1.2.250.1.213.2.11</w:t>
      </w:r>
    </w:p>
    <w:p w14:paraId="52755077" w14:textId="77777777" w:rsidR="00421520" w:rsidRPr="00E814FD" w:rsidRDefault="00421520" w:rsidP="00421520">
      <w:pPr>
        <w:pStyle w:val="Paragraphedeliste"/>
        <w:jc w:val="left"/>
        <w:rPr>
          <w:rFonts w:asciiTheme="minorHAnsi" w:hAnsiTheme="minorHAnsi" w:cstheme="minorHAnsi"/>
          <w:color w:val="191919"/>
          <w:sz w:val="18"/>
          <w:szCs w:val="18"/>
          <w:shd w:val="clear" w:color="auto" w:fill="FFFFFF"/>
        </w:rPr>
      </w:pPr>
    </w:p>
    <w:p w14:paraId="799CCCEE" w14:textId="77777777" w:rsidR="00421520" w:rsidRPr="00E814FD" w:rsidRDefault="00421520" w:rsidP="00421520">
      <w:pPr>
        <w:jc w:val="left"/>
        <w:rPr>
          <w:rFonts w:asciiTheme="minorHAnsi" w:hAnsiTheme="minorHAnsi" w:cstheme="minorHAnsi"/>
          <w:color w:val="191919"/>
          <w:sz w:val="18"/>
          <w:szCs w:val="18"/>
          <w:shd w:val="clear" w:color="auto" w:fill="FFFFFF"/>
        </w:rPr>
      </w:pPr>
      <w:r w:rsidRPr="00E814FD">
        <w:rPr>
          <w:rFonts w:asciiTheme="minorHAnsi" w:hAnsiTheme="minorHAnsi" w:cstheme="minorHAnsi"/>
          <w:color w:val="191919"/>
          <w:sz w:val="18"/>
          <w:szCs w:val="18"/>
          <w:shd w:val="clear" w:color="auto" w:fill="FFFFFF"/>
        </w:rPr>
        <w:t>Pour la terminologie « </w:t>
      </w:r>
      <w:proofErr w:type="spellStart"/>
      <w:r w:rsidRPr="00E814FD">
        <w:rPr>
          <w:rFonts w:asciiTheme="minorHAnsi" w:hAnsiTheme="minorHAnsi" w:cstheme="minorHAnsi"/>
          <w:color w:val="191919"/>
          <w:sz w:val="18"/>
          <w:szCs w:val="18"/>
          <w:shd w:val="clear" w:color="auto" w:fill="FFFFFF"/>
        </w:rPr>
        <w:t>loinc</w:t>
      </w:r>
      <w:proofErr w:type="spellEnd"/>
      <w:r w:rsidRPr="00E814FD">
        <w:rPr>
          <w:rFonts w:asciiTheme="minorHAnsi" w:hAnsiTheme="minorHAnsi" w:cstheme="minorHAnsi"/>
          <w:color w:val="191919"/>
          <w:sz w:val="18"/>
          <w:szCs w:val="18"/>
          <w:shd w:val="clear" w:color="auto" w:fill="FFFFFF"/>
        </w:rPr>
        <w:t xml:space="preserve"> », un fichier RDF a été créé à partir du csv disponible en </w:t>
      </w:r>
      <w:proofErr w:type="spellStart"/>
      <w:r w:rsidRPr="00E814FD">
        <w:rPr>
          <w:rFonts w:asciiTheme="minorHAnsi" w:hAnsiTheme="minorHAnsi" w:cstheme="minorHAnsi"/>
          <w:color w:val="191919"/>
          <w:sz w:val="18"/>
          <w:szCs w:val="18"/>
          <w:shd w:val="clear" w:color="auto" w:fill="FFFFFF"/>
        </w:rPr>
        <w:t>télechargement</w:t>
      </w:r>
      <w:proofErr w:type="spellEnd"/>
      <w:r w:rsidRPr="00E814FD">
        <w:rPr>
          <w:rFonts w:asciiTheme="minorHAnsi" w:hAnsiTheme="minorHAnsi" w:cstheme="minorHAnsi"/>
          <w:color w:val="191919"/>
          <w:sz w:val="18"/>
          <w:szCs w:val="18"/>
          <w:shd w:val="clear" w:color="auto" w:fill="FFFFFF"/>
        </w:rPr>
        <w:t xml:space="preserve"> sur le site :</w:t>
      </w:r>
    </w:p>
    <w:p w14:paraId="0F6EAF4A" w14:textId="77777777" w:rsidR="00421520" w:rsidRPr="00E814FD" w:rsidRDefault="004643CC">
      <w:pPr>
        <w:pStyle w:val="Paragraphedeliste"/>
        <w:numPr>
          <w:ilvl w:val="0"/>
          <w:numId w:val="63"/>
        </w:numPr>
        <w:spacing w:line="276" w:lineRule="auto"/>
        <w:jc w:val="left"/>
        <w:rPr>
          <w:rFonts w:asciiTheme="minorHAnsi" w:hAnsiTheme="minorHAnsi" w:cstheme="minorHAnsi"/>
          <w:sz w:val="18"/>
          <w:szCs w:val="18"/>
        </w:rPr>
      </w:pPr>
      <w:hyperlink r:id="rId42" w:history="1">
        <w:r w:rsidR="00421520" w:rsidRPr="00E814FD">
          <w:rPr>
            <w:rStyle w:val="Lienhypertexte"/>
            <w:rFonts w:asciiTheme="minorHAnsi" w:hAnsiTheme="minorHAnsi" w:cstheme="minorHAnsi"/>
            <w:sz w:val="18"/>
            <w:szCs w:val="18"/>
          </w:rPr>
          <w:t>https://loinc.org/downloads/</w:t>
        </w:r>
      </w:hyperlink>
    </w:p>
    <w:p w14:paraId="244761DB" w14:textId="77777777" w:rsidR="00421520" w:rsidRPr="00E814FD" w:rsidRDefault="00421520" w:rsidP="00421520">
      <w:pPr>
        <w:jc w:val="left"/>
        <w:rPr>
          <w:rFonts w:asciiTheme="minorHAnsi" w:hAnsiTheme="minorHAnsi" w:cstheme="minorHAnsi"/>
          <w:sz w:val="18"/>
          <w:szCs w:val="18"/>
        </w:rPr>
      </w:pPr>
    </w:p>
    <w:p w14:paraId="6181DC55" w14:textId="77777777" w:rsidR="00421520" w:rsidRPr="00E814FD" w:rsidRDefault="00421520" w:rsidP="00421520">
      <w:pPr>
        <w:jc w:val="left"/>
        <w:rPr>
          <w:rFonts w:asciiTheme="minorHAnsi" w:hAnsiTheme="minorHAnsi" w:cstheme="minorHAnsi"/>
          <w:sz w:val="18"/>
          <w:szCs w:val="18"/>
        </w:rPr>
      </w:pPr>
      <w:r w:rsidRPr="00E814FD">
        <w:rPr>
          <w:rFonts w:asciiTheme="minorHAnsi" w:hAnsiTheme="minorHAnsi" w:cstheme="minorHAnsi"/>
          <w:sz w:val="18"/>
          <w:szCs w:val="18"/>
        </w:rPr>
        <w:t xml:space="preserve">Pour UCUM, un fichier xml a été créer à partir du </w:t>
      </w:r>
      <w:proofErr w:type="spellStart"/>
      <w:r w:rsidRPr="00E814FD">
        <w:rPr>
          <w:rFonts w:asciiTheme="minorHAnsi" w:hAnsiTheme="minorHAnsi" w:cstheme="minorHAnsi"/>
          <w:sz w:val="18"/>
          <w:szCs w:val="18"/>
        </w:rPr>
        <w:t>du</w:t>
      </w:r>
      <w:proofErr w:type="spellEnd"/>
      <w:r w:rsidRPr="00E814FD">
        <w:rPr>
          <w:rFonts w:asciiTheme="minorHAnsi" w:hAnsiTheme="minorHAnsi" w:cstheme="minorHAnsi"/>
          <w:sz w:val="18"/>
          <w:szCs w:val="18"/>
        </w:rPr>
        <w:t xml:space="preserve"> fichier csv disponible sur le site de UCUM.</w:t>
      </w:r>
    </w:p>
    <w:p w14:paraId="4DEE978C" w14:textId="5A290AD3" w:rsidR="00421520" w:rsidRPr="00E814FD" w:rsidRDefault="00421520" w:rsidP="00421520">
      <w:pPr>
        <w:pStyle w:val="Titre2"/>
        <w:rPr>
          <w:rFonts w:asciiTheme="minorHAnsi" w:hAnsiTheme="minorHAnsi" w:cstheme="minorHAnsi"/>
          <w:sz w:val="18"/>
          <w:szCs w:val="18"/>
        </w:rPr>
      </w:pPr>
      <w:bookmarkStart w:id="70" w:name="_Toc73630075"/>
      <w:bookmarkStart w:id="71" w:name="_Toc122428850"/>
      <w:r w:rsidRPr="00E814FD">
        <w:rPr>
          <w:rFonts w:asciiTheme="minorHAnsi" w:hAnsiTheme="minorHAnsi" w:cstheme="minorHAnsi"/>
          <w:sz w:val="18"/>
          <w:szCs w:val="18"/>
        </w:rPr>
        <w:t>V</w:t>
      </w:r>
      <w:r w:rsidR="00B64158" w:rsidRPr="00E814FD">
        <w:rPr>
          <w:rFonts w:asciiTheme="minorHAnsi" w:hAnsiTheme="minorHAnsi" w:cstheme="minorHAnsi"/>
          <w:sz w:val="18"/>
          <w:szCs w:val="18"/>
        </w:rPr>
        <w:t>a</w:t>
      </w:r>
      <w:r w:rsidRPr="00E814FD">
        <w:rPr>
          <w:rFonts w:asciiTheme="minorHAnsi" w:hAnsiTheme="minorHAnsi" w:cstheme="minorHAnsi"/>
          <w:sz w:val="18"/>
          <w:szCs w:val="18"/>
        </w:rPr>
        <w:t xml:space="preserve">lidation par </w:t>
      </w:r>
      <w:proofErr w:type="spellStart"/>
      <w:r w:rsidRPr="00E814FD">
        <w:rPr>
          <w:rFonts w:asciiTheme="minorHAnsi" w:hAnsiTheme="minorHAnsi" w:cstheme="minorHAnsi"/>
          <w:sz w:val="18"/>
          <w:szCs w:val="18"/>
        </w:rPr>
        <w:t>schématron</w:t>
      </w:r>
      <w:bookmarkEnd w:id="70"/>
      <w:bookmarkEnd w:id="71"/>
      <w:proofErr w:type="spellEnd"/>
    </w:p>
    <w:p w14:paraId="5538BA90" w14:textId="77777777" w:rsidR="00421520" w:rsidRPr="00E814FD" w:rsidRDefault="00421520" w:rsidP="00421520">
      <w:pPr>
        <w:pStyle w:val="Titre3"/>
        <w:rPr>
          <w:rFonts w:asciiTheme="minorHAnsi" w:hAnsiTheme="minorHAnsi" w:cstheme="minorHAnsi"/>
          <w:sz w:val="18"/>
          <w:szCs w:val="18"/>
        </w:rPr>
      </w:pPr>
      <w:bookmarkStart w:id="72" w:name="_Toc73630076"/>
      <w:bookmarkStart w:id="73" w:name="_Toc122428851"/>
      <w:proofErr w:type="spellStart"/>
      <w:r w:rsidRPr="00E814FD">
        <w:rPr>
          <w:rFonts w:asciiTheme="minorHAnsi" w:hAnsiTheme="minorHAnsi" w:cstheme="minorHAnsi"/>
          <w:sz w:val="18"/>
          <w:szCs w:val="18"/>
        </w:rPr>
        <w:t>Schématron</w:t>
      </w:r>
      <w:bookmarkEnd w:id="72"/>
      <w:bookmarkEnd w:id="73"/>
      <w:proofErr w:type="spellEnd"/>
    </w:p>
    <w:p w14:paraId="7C5A04F2" w14:textId="77777777" w:rsidR="00421520" w:rsidRPr="00E814FD" w:rsidRDefault="00421520" w:rsidP="00421520">
      <w:pPr>
        <w:rPr>
          <w:rFonts w:asciiTheme="minorHAnsi" w:hAnsiTheme="minorHAnsi" w:cstheme="minorHAnsi"/>
          <w:sz w:val="18"/>
          <w:szCs w:val="18"/>
        </w:rPr>
      </w:pPr>
      <w:r w:rsidRPr="00E814FD">
        <w:rPr>
          <w:rFonts w:asciiTheme="minorHAnsi" w:hAnsiTheme="minorHAnsi" w:cstheme="minorHAnsi"/>
          <w:sz w:val="18"/>
          <w:szCs w:val="18"/>
        </w:rPr>
        <w:t>Le Schematron est un langage permettant de valider la structure d'un document XML par une liste d'assertions. Schematron permet de définir des contraintes complexes, que d'autres langages de validation XML ne permettent pas.</w:t>
      </w:r>
    </w:p>
    <w:p w14:paraId="247CA191" w14:textId="77777777" w:rsidR="00421520" w:rsidRPr="00E814FD" w:rsidRDefault="00421520" w:rsidP="00421520">
      <w:pPr>
        <w:pStyle w:val="Titre4"/>
        <w:rPr>
          <w:rFonts w:asciiTheme="minorHAnsi" w:hAnsiTheme="minorHAnsi" w:cstheme="minorHAnsi"/>
          <w:sz w:val="18"/>
          <w:szCs w:val="18"/>
        </w:rPr>
      </w:pPr>
      <w:bookmarkStart w:id="74" w:name="_Toc73630077"/>
      <w:r w:rsidRPr="00E814FD">
        <w:rPr>
          <w:rFonts w:asciiTheme="minorHAnsi" w:hAnsiTheme="minorHAnsi" w:cstheme="minorHAnsi"/>
          <w:sz w:val="18"/>
          <w:szCs w:val="18"/>
        </w:rPr>
        <w:t>Implémentation</w:t>
      </w:r>
      <w:bookmarkEnd w:id="74"/>
      <w:r w:rsidRPr="00E814FD">
        <w:rPr>
          <w:rFonts w:asciiTheme="minorHAnsi" w:hAnsiTheme="minorHAnsi" w:cstheme="minorHAnsi"/>
          <w:sz w:val="18"/>
          <w:szCs w:val="18"/>
        </w:rPr>
        <w:t xml:space="preserve"> </w:t>
      </w:r>
    </w:p>
    <w:p w14:paraId="5C4EEFA5" w14:textId="77777777" w:rsidR="00421520" w:rsidRPr="00E814FD" w:rsidRDefault="00421520" w:rsidP="00421520">
      <w:pPr>
        <w:jc w:val="left"/>
        <w:rPr>
          <w:rFonts w:asciiTheme="minorHAnsi" w:hAnsiTheme="minorHAnsi" w:cstheme="minorHAnsi"/>
          <w:sz w:val="18"/>
          <w:szCs w:val="18"/>
        </w:rPr>
      </w:pPr>
      <w:r w:rsidRPr="00E814FD">
        <w:rPr>
          <w:rFonts w:asciiTheme="minorHAnsi" w:hAnsiTheme="minorHAnsi" w:cstheme="minorHAnsi"/>
          <w:sz w:val="18"/>
          <w:szCs w:val="18"/>
        </w:rPr>
        <w:t xml:space="preserve">Un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unique a été créé pour valider les documents CDA ou les JDV.</w:t>
      </w:r>
    </w:p>
    <w:p w14:paraId="5B4C8114" w14:textId="77777777" w:rsidR="00421520" w:rsidRPr="00E814FD" w:rsidRDefault="00421520" w:rsidP="00421520">
      <w:pPr>
        <w:jc w:val="left"/>
        <w:rPr>
          <w:rFonts w:asciiTheme="minorHAnsi" w:hAnsiTheme="minorHAnsi" w:cstheme="minorHAnsi"/>
          <w:sz w:val="18"/>
          <w:szCs w:val="18"/>
        </w:rPr>
      </w:pPr>
      <w:r w:rsidRPr="00E814FD">
        <w:rPr>
          <w:rFonts w:asciiTheme="minorHAnsi" w:hAnsiTheme="minorHAnsi" w:cstheme="minorHAnsi"/>
          <w:sz w:val="18"/>
          <w:szCs w:val="18"/>
        </w:rPr>
        <w:t>La variable « </w:t>
      </w:r>
      <w:proofErr w:type="spellStart"/>
      <w:r w:rsidRPr="00E814FD">
        <w:rPr>
          <w:rFonts w:asciiTheme="minorHAnsi" w:hAnsiTheme="minorHAnsi" w:cstheme="minorHAnsi"/>
          <w:sz w:val="18"/>
          <w:szCs w:val="18"/>
        </w:rPr>
        <w:t>path_</w:t>
      </w:r>
      <w:proofErr w:type="gramStart"/>
      <w:r w:rsidRPr="00E814FD">
        <w:rPr>
          <w:rFonts w:asciiTheme="minorHAnsi" w:hAnsiTheme="minorHAnsi" w:cstheme="minorHAnsi"/>
          <w:sz w:val="18"/>
          <w:szCs w:val="18"/>
        </w:rPr>
        <w:t>terminologie</w:t>
      </w:r>
      <w:proofErr w:type="spellEnd"/>
      <w:r w:rsidRPr="00E814FD">
        <w:rPr>
          <w:rFonts w:asciiTheme="minorHAnsi" w:hAnsiTheme="minorHAnsi" w:cstheme="minorHAnsi"/>
          <w:sz w:val="18"/>
          <w:szCs w:val="18"/>
        </w:rPr>
        <w:t>»</w:t>
      </w:r>
      <w:proofErr w:type="gramEnd"/>
      <w:r w:rsidRPr="00E814FD">
        <w:rPr>
          <w:rFonts w:asciiTheme="minorHAnsi" w:hAnsiTheme="minorHAnsi" w:cstheme="minorHAnsi"/>
          <w:sz w:val="18"/>
          <w:szCs w:val="18"/>
        </w:rPr>
        <w:t xml:space="preserve"> permet de définir le répertoire dans lequel se trouve les terminologies.</w:t>
      </w:r>
    </w:p>
    <w:p w14:paraId="2100CAF0" w14:textId="77777777" w:rsidR="00421520" w:rsidRPr="00E814FD" w:rsidRDefault="00421520" w:rsidP="00421520">
      <w:pPr>
        <w:jc w:val="left"/>
        <w:rPr>
          <w:rFonts w:asciiTheme="minorHAnsi" w:hAnsiTheme="minorHAnsi" w:cstheme="minorHAnsi"/>
          <w:sz w:val="18"/>
          <w:szCs w:val="18"/>
        </w:rPr>
      </w:pPr>
      <w:r w:rsidRPr="00E814FD">
        <w:rPr>
          <w:rFonts w:asciiTheme="minorHAnsi" w:hAnsiTheme="minorHAnsi" w:cstheme="minorHAnsi"/>
          <w:sz w:val="18"/>
          <w:szCs w:val="18"/>
        </w:rPr>
        <w:t xml:space="preserve">Les fichiers RDF des terminologies doivent respecter la règle de nommage suivante : </w:t>
      </w:r>
      <w:proofErr w:type="spellStart"/>
      <w:r w:rsidRPr="00E814FD">
        <w:rPr>
          <w:rFonts w:asciiTheme="minorHAnsi" w:hAnsiTheme="minorHAnsi" w:cstheme="minorHAnsi"/>
          <w:sz w:val="18"/>
          <w:szCs w:val="18"/>
        </w:rPr>
        <w:t>oidTerminologie.rdf</w:t>
      </w:r>
      <w:proofErr w:type="spellEnd"/>
      <w:r w:rsidRPr="00E814FD">
        <w:rPr>
          <w:rFonts w:asciiTheme="minorHAnsi" w:hAnsiTheme="minorHAnsi" w:cstheme="minorHAnsi"/>
          <w:sz w:val="18"/>
          <w:szCs w:val="18"/>
        </w:rPr>
        <w:t>.</w:t>
      </w:r>
      <w:r w:rsidRPr="00E814FD">
        <w:rPr>
          <w:rFonts w:asciiTheme="minorHAnsi" w:hAnsiTheme="minorHAnsi" w:cstheme="minorHAnsi"/>
          <w:sz w:val="18"/>
          <w:szCs w:val="18"/>
        </w:rPr>
        <w:br/>
        <w:t>Par exemple pour la CIM 10, le nom du fichier sera : 2.16.840.1.113883.6.3.rdf</w:t>
      </w:r>
    </w:p>
    <w:p w14:paraId="36761787" w14:textId="77777777" w:rsidR="00421520" w:rsidRPr="00E814FD" w:rsidRDefault="00421520" w:rsidP="00421520">
      <w:pPr>
        <w:jc w:val="left"/>
        <w:rPr>
          <w:rFonts w:asciiTheme="minorHAnsi" w:hAnsiTheme="minorHAnsi" w:cstheme="minorHAnsi"/>
          <w:sz w:val="18"/>
          <w:szCs w:val="18"/>
        </w:rPr>
      </w:pPr>
      <w:r w:rsidRPr="00E814FD">
        <w:rPr>
          <w:rFonts w:asciiTheme="minorHAnsi" w:hAnsiTheme="minorHAnsi" w:cstheme="minorHAnsi"/>
          <w:sz w:val="18"/>
          <w:szCs w:val="18"/>
        </w:rPr>
        <w:t>La vérification de l’existence du code est faite par la règle abstraite « </w:t>
      </w:r>
      <w:proofErr w:type="spellStart"/>
      <w:r w:rsidRPr="00E814FD">
        <w:rPr>
          <w:rFonts w:asciiTheme="minorHAnsi" w:hAnsiTheme="minorHAnsi" w:cstheme="minorHAnsi"/>
          <w:sz w:val="18"/>
          <w:szCs w:val="18"/>
        </w:rPr>
        <w:t>is</w:t>
      </w:r>
      <w:proofErr w:type="spellEnd"/>
      <w:r w:rsidRPr="00E814FD">
        <w:rPr>
          <w:rFonts w:asciiTheme="minorHAnsi" w:hAnsiTheme="minorHAnsi" w:cstheme="minorHAnsi"/>
          <w:sz w:val="18"/>
          <w:szCs w:val="18"/>
        </w:rPr>
        <w:t>-code-</w:t>
      </w:r>
      <w:proofErr w:type="spellStart"/>
      <w:proofErr w:type="gramStart"/>
      <w:r w:rsidRPr="00E814FD">
        <w:rPr>
          <w:rFonts w:asciiTheme="minorHAnsi" w:hAnsiTheme="minorHAnsi" w:cstheme="minorHAnsi"/>
          <w:sz w:val="18"/>
          <w:szCs w:val="18"/>
        </w:rPr>
        <w:t>exist</w:t>
      </w:r>
      <w:proofErr w:type="spellEnd"/>
      <w:r w:rsidRPr="00E814FD">
        <w:rPr>
          <w:rFonts w:asciiTheme="minorHAnsi" w:hAnsiTheme="minorHAnsi" w:cstheme="minorHAnsi"/>
          <w:sz w:val="18"/>
          <w:szCs w:val="18"/>
        </w:rPr>
        <w:t>»</w:t>
      </w:r>
      <w:proofErr w:type="gramEnd"/>
      <w:r w:rsidRPr="00E814FD">
        <w:rPr>
          <w:rFonts w:asciiTheme="minorHAnsi" w:hAnsiTheme="minorHAnsi" w:cstheme="minorHAnsi"/>
          <w:sz w:val="18"/>
          <w:szCs w:val="18"/>
        </w:rPr>
        <w:t>.</w:t>
      </w:r>
    </w:p>
    <w:p w14:paraId="6B7174AD" w14:textId="77777777" w:rsidR="00421520" w:rsidRPr="00E814FD" w:rsidRDefault="00421520" w:rsidP="00421520">
      <w:pPr>
        <w:jc w:val="left"/>
        <w:rPr>
          <w:rFonts w:asciiTheme="minorHAnsi" w:hAnsiTheme="minorHAnsi" w:cstheme="minorHAnsi"/>
          <w:sz w:val="18"/>
          <w:szCs w:val="18"/>
        </w:rPr>
      </w:pPr>
      <w:r w:rsidRPr="00E814FD">
        <w:rPr>
          <w:rFonts w:asciiTheme="minorHAnsi" w:hAnsiTheme="minorHAnsi" w:cstheme="minorHAnsi"/>
          <w:sz w:val="18"/>
          <w:szCs w:val="18"/>
        </w:rPr>
        <w:t xml:space="preserve">La </w:t>
      </w:r>
      <w:proofErr w:type="gramStart"/>
      <w:r w:rsidRPr="00E814FD">
        <w:rPr>
          <w:rFonts w:asciiTheme="minorHAnsi" w:hAnsiTheme="minorHAnsi" w:cstheme="minorHAnsi"/>
          <w:sz w:val="18"/>
          <w:szCs w:val="18"/>
        </w:rPr>
        <w:t>fonction  «</w:t>
      </w:r>
      <w:proofErr w:type="spellStart"/>
      <w:proofErr w:type="gramEnd"/>
      <w:r w:rsidRPr="00E814FD">
        <w:rPr>
          <w:rFonts w:asciiTheme="minorHAnsi" w:hAnsiTheme="minorHAnsi" w:cstheme="minorHAnsi"/>
          <w:sz w:val="18"/>
          <w:szCs w:val="18"/>
        </w:rPr>
        <w:t>is</w:t>
      </w:r>
      <w:proofErr w:type="spellEnd"/>
      <w:r w:rsidRPr="00E814FD">
        <w:rPr>
          <w:rFonts w:asciiTheme="minorHAnsi" w:hAnsiTheme="minorHAnsi" w:cstheme="minorHAnsi"/>
          <w:sz w:val="18"/>
          <w:szCs w:val="18"/>
        </w:rPr>
        <w:t>-code-</w:t>
      </w:r>
      <w:proofErr w:type="spellStart"/>
      <w:r w:rsidRPr="00E814FD">
        <w:rPr>
          <w:rFonts w:asciiTheme="minorHAnsi" w:hAnsiTheme="minorHAnsi" w:cstheme="minorHAnsi"/>
          <w:sz w:val="18"/>
          <w:szCs w:val="18"/>
        </w:rPr>
        <w:t>exist</w:t>
      </w:r>
      <w:proofErr w:type="spellEnd"/>
      <w:r w:rsidRPr="00E814FD">
        <w:rPr>
          <w:rFonts w:asciiTheme="minorHAnsi" w:hAnsiTheme="minorHAnsi" w:cstheme="minorHAnsi"/>
          <w:sz w:val="18"/>
          <w:szCs w:val="18"/>
        </w:rPr>
        <w:t>».» est appelé dans les contextes suivants :</w:t>
      </w:r>
    </w:p>
    <w:p w14:paraId="7A95FA7E" w14:textId="77777777" w:rsidR="00421520" w:rsidRPr="00E814FD" w:rsidRDefault="00421520">
      <w:pPr>
        <w:pStyle w:val="Paragraphedeliste"/>
        <w:numPr>
          <w:ilvl w:val="0"/>
          <w:numId w:val="61"/>
        </w:numPr>
        <w:spacing w:line="276" w:lineRule="auto"/>
        <w:jc w:val="left"/>
        <w:rPr>
          <w:rFonts w:asciiTheme="minorHAnsi" w:hAnsiTheme="minorHAnsi" w:cstheme="minorHAnsi"/>
          <w:sz w:val="18"/>
          <w:szCs w:val="18"/>
        </w:rPr>
      </w:pPr>
      <w:r w:rsidRPr="00E814FD">
        <w:rPr>
          <w:rFonts w:asciiTheme="minorHAnsi" w:hAnsiTheme="minorHAnsi" w:cstheme="minorHAnsi"/>
          <w:sz w:val="18"/>
          <w:szCs w:val="18"/>
        </w:rPr>
        <w:t>//hl</w:t>
      </w:r>
      <w:proofErr w:type="gramStart"/>
      <w:r w:rsidRPr="00E814FD">
        <w:rPr>
          <w:rFonts w:asciiTheme="minorHAnsi" w:hAnsiTheme="minorHAnsi" w:cstheme="minorHAnsi"/>
          <w:sz w:val="18"/>
          <w:szCs w:val="18"/>
        </w:rPr>
        <w:t>7:code</w:t>
      </w:r>
      <w:proofErr w:type="gramEnd"/>
    </w:p>
    <w:p w14:paraId="66B7B878" w14:textId="77777777" w:rsidR="00421520" w:rsidRPr="00E814FD" w:rsidRDefault="00421520">
      <w:pPr>
        <w:pStyle w:val="Paragraphedeliste"/>
        <w:numPr>
          <w:ilvl w:val="0"/>
          <w:numId w:val="61"/>
        </w:numPr>
        <w:spacing w:line="276" w:lineRule="auto"/>
        <w:jc w:val="left"/>
        <w:rPr>
          <w:rFonts w:asciiTheme="minorHAnsi" w:hAnsiTheme="minorHAnsi" w:cstheme="minorHAnsi"/>
          <w:sz w:val="18"/>
          <w:szCs w:val="18"/>
          <w:lang w:val="en-US"/>
        </w:rPr>
      </w:pPr>
      <w:r w:rsidRPr="00E814FD">
        <w:rPr>
          <w:rFonts w:asciiTheme="minorHAnsi" w:hAnsiTheme="minorHAnsi" w:cstheme="minorHAnsi"/>
          <w:sz w:val="18"/>
          <w:szCs w:val="18"/>
          <w:lang w:val="en-US"/>
        </w:rPr>
        <w:t>//hl7:</w:t>
      </w:r>
      <w:proofErr w:type="gramStart"/>
      <w:r w:rsidRPr="00E814FD">
        <w:rPr>
          <w:rFonts w:asciiTheme="minorHAnsi" w:hAnsiTheme="minorHAnsi" w:cstheme="minorHAnsi"/>
          <w:sz w:val="18"/>
          <w:szCs w:val="18"/>
          <w:lang w:val="en-US"/>
        </w:rPr>
        <w:t>value[</w:t>
      </w:r>
      <w:proofErr w:type="gramEnd"/>
      <w:r w:rsidRPr="00E814FD">
        <w:rPr>
          <w:rFonts w:asciiTheme="minorHAnsi" w:hAnsiTheme="minorHAnsi" w:cstheme="minorHAnsi"/>
          <w:sz w:val="18"/>
          <w:szCs w:val="18"/>
          <w:lang w:val="en-US"/>
        </w:rPr>
        <w:t>@xsi:type='CD' or  @xsi:type='CE']</w:t>
      </w:r>
    </w:p>
    <w:p w14:paraId="312CC7CF" w14:textId="77777777" w:rsidR="00421520" w:rsidRPr="00E814FD" w:rsidRDefault="00421520">
      <w:pPr>
        <w:pStyle w:val="Paragraphedeliste"/>
        <w:numPr>
          <w:ilvl w:val="0"/>
          <w:numId w:val="61"/>
        </w:numPr>
        <w:spacing w:line="276" w:lineRule="auto"/>
        <w:jc w:val="left"/>
        <w:rPr>
          <w:rFonts w:asciiTheme="minorHAnsi" w:hAnsiTheme="minorHAnsi" w:cstheme="minorHAnsi"/>
          <w:sz w:val="18"/>
          <w:szCs w:val="18"/>
        </w:rPr>
      </w:pPr>
      <w:r w:rsidRPr="00E814FD">
        <w:rPr>
          <w:rFonts w:asciiTheme="minorHAnsi" w:hAnsiTheme="minorHAnsi" w:cstheme="minorHAnsi"/>
          <w:sz w:val="18"/>
          <w:szCs w:val="18"/>
        </w:rPr>
        <w:t>//</w:t>
      </w:r>
      <w:proofErr w:type="spellStart"/>
      <w:proofErr w:type="gramStart"/>
      <w:r w:rsidRPr="00E814FD">
        <w:rPr>
          <w:rFonts w:asciiTheme="minorHAnsi" w:hAnsiTheme="minorHAnsi" w:cstheme="minorHAnsi"/>
          <w:sz w:val="18"/>
          <w:szCs w:val="18"/>
        </w:rPr>
        <w:t>svs:Concept</w:t>
      </w:r>
      <w:proofErr w:type="spellEnd"/>
      <w:proofErr w:type="gramEnd"/>
      <w:r w:rsidRPr="00E814FD">
        <w:rPr>
          <w:rFonts w:asciiTheme="minorHAnsi" w:hAnsiTheme="minorHAnsi" w:cstheme="minorHAnsi"/>
          <w:sz w:val="18"/>
          <w:szCs w:val="18"/>
        </w:rPr>
        <w:br/>
      </w:r>
    </w:p>
    <w:p w14:paraId="1DFA1F7A" w14:textId="77777777" w:rsidR="00421520" w:rsidRPr="00E814FD" w:rsidRDefault="00421520" w:rsidP="00421520">
      <w:pPr>
        <w:spacing w:after="200"/>
        <w:jc w:val="left"/>
        <w:rPr>
          <w:rFonts w:asciiTheme="minorHAnsi" w:hAnsiTheme="minorHAnsi" w:cstheme="minorHAnsi"/>
          <w:b/>
          <w:color w:val="006AB2"/>
          <w:sz w:val="18"/>
          <w:szCs w:val="18"/>
        </w:rPr>
      </w:pPr>
      <w:r w:rsidRPr="00E814FD">
        <w:rPr>
          <w:rFonts w:asciiTheme="minorHAnsi" w:hAnsiTheme="minorHAnsi" w:cstheme="minorHAnsi"/>
          <w:sz w:val="18"/>
          <w:szCs w:val="18"/>
        </w:rPr>
        <w:br w:type="page"/>
      </w:r>
    </w:p>
    <w:p w14:paraId="1F96458B" w14:textId="77777777" w:rsidR="00421520" w:rsidRPr="00E814FD" w:rsidRDefault="00421520" w:rsidP="00421520">
      <w:pPr>
        <w:pStyle w:val="Titre4"/>
        <w:rPr>
          <w:rFonts w:asciiTheme="minorHAnsi" w:hAnsiTheme="minorHAnsi" w:cstheme="minorHAnsi"/>
          <w:sz w:val="18"/>
          <w:szCs w:val="18"/>
        </w:rPr>
      </w:pPr>
      <w:bookmarkStart w:id="75" w:name="_Toc73630078"/>
      <w:r w:rsidRPr="00E814FD">
        <w:rPr>
          <w:rFonts w:asciiTheme="minorHAnsi" w:hAnsiTheme="minorHAnsi" w:cstheme="minorHAnsi"/>
          <w:sz w:val="18"/>
          <w:szCs w:val="18"/>
        </w:rPr>
        <w:lastRenderedPageBreak/>
        <w:t>Code</w:t>
      </w:r>
      <w:bookmarkEnd w:id="75"/>
      <w:r w:rsidRPr="00E814FD">
        <w:rPr>
          <w:rFonts w:asciiTheme="minorHAnsi" w:hAnsiTheme="minorHAnsi" w:cstheme="minorHAnsi"/>
          <w:sz w:val="18"/>
          <w:szCs w:val="18"/>
        </w:rPr>
        <w:t xml:space="preserve"> </w:t>
      </w:r>
    </w:p>
    <w:p w14:paraId="62F69E24" w14:textId="77777777" w:rsidR="00421520" w:rsidRPr="00E814FD" w:rsidRDefault="00421520" w:rsidP="00421520">
      <w:pPr>
        <w:rPr>
          <w:rFonts w:asciiTheme="minorHAnsi" w:hAnsiTheme="minorHAnsi" w:cstheme="minorHAnsi"/>
          <w:sz w:val="18"/>
          <w:szCs w:val="18"/>
        </w:rPr>
      </w:pPr>
      <w:r w:rsidRPr="00E814FD">
        <w:rPr>
          <w:rFonts w:asciiTheme="minorHAnsi" w:hAnsiTheme="minorHAnsi" w:cstheme="minorHAnsi"/>
          <w:noProof/>
          <w:sz w:val="18"/>
          <w:szCs w:val="18"/>
          <w:lang w:eastAsia="fr-FR"/>
        </w:rPr>
        <mc:AlternateContent>
          <mc:Choice Requires="wps">
            <w:drawing>
              <wp:anchor distT="0" distB="0" distL="114300" distR="114300" simplePos="0" relativeHeight="251674623" behindDoc="0" locked="0" layoutInCell="1" allowOverlap="1" wp14:anchorId="3CB844EE" wp14:editId="04393FF2">
                <wp:simplePos x="0" y="0"/>
                <wp:positionH relativeFrom="column">
                  <wp:posOffset>191135</wp:posOffset>
                </wp:positionH>
                <wp:positionV relativeFrom="paragraph">
                  <wp:posOffset>140970</wp:posOffset>
                </wp:positionV>
                <wp:extent cx="6576060" cy="8625840"/>
                <wp:effectExtent l="0" t="0" r="15240" b="22860"/>
                <wp:wrapNone/>
                <wp:docPr id="2" name="Zone de texte 2"/>
                <wp:cNvGraphicFramePr/>
                <a:graphic xmlns:a="http://schemas.openxmlformats.org/drawingml/2006/main">
                  <a:graphicData uri="http://schemas.microsoft.com/office/word/2010/wordprocessingShape">
                    <wps:wsp>
                      <wps:cNvSpPr txBox="1"/>
                      <wps:spPr>
                        <a:xfrm>
                          <a:off x="0" y="0"/>
                          <a:ext cx="6576060" cy="8625840"/>
                        </a:xfrm>
                        <a:prstGeom prst="rect">
                          <a:avLst/>
                        </a:prstGeom>
                        <a:solidFill>
                          <a:schemeClr val="lt1"/>
                        </a:solidFill>
                        <a:ln w="6350">
                          <a:solidFill>
                            <a:prstClr val="black"/>
                          </a:solidFill>
                        </a:ln>
                      </wps:spPr>
                      <wps:txbx>
                        <w:txbxContent>
                          <w:p w14:paraId="363D26D7" w14:textId="77777777" w:rsidR="00421520" w:rsidRPr="00C73643" w:rsidRDefault="00421520" w:rsidP="00421520">
                            <w:pPr>
                              <w:autoSpaceDE w:val="0"/>
                              <w:autoSpaceDN w:val="0"/>
                              <w:adjustRightInd w:val="0"/>
                              <w:spacing w:after="0"/>
                              <w:jc w:val="left"/>
                              <w:rPr>
                                <w:rFonts w:cs="Arial"/>
                                <w:b/>
                                <w:bCs/>
                                <w:color w:val="000000"/>
                                <w:sz w:val="16"/>
                                <w:szCs w:val="16"/>
                                <w:highlight w:val="white"/>
                                <w:lang w:val="en-US"/>
                              </w:rPr>
                            </w:pPr>
                            <w:r w:rsidRPr="00C73643">
                              <w:rPr>
                                <w:rFonts w:cs="Arial"/>
                                <w:color w:val="FF0000"/>
                                <w:sz w:val="16"/>
                                <w:szCs w:val="16"/>
                                <w:highlight w:val="yellow"/>
                                <w:lang w:val="en-US"/>
                              </w:rPr>
                              <w:t>&lt;?</w:t>
                            </w:r>
                            <w:r w:rsidRPr="00C73643">
                              <w:rPr>
                                <w:rFonts w:cs="Arial"/>
                                <w:color w:val="0000FF"/>
                                <w:sz w:val="16"/>
                                <w:szCs w:val="16"/>
                                <w:highlight w:val="white"/>
                                <w:lang w:val="en-US"/>
                              </w:rPr>
                              <w:t>xml</w:t>
                            </w:r>
                            <w:r w:rsidRPr="00C73643">
                              <w:rPr>
                                <w:rFonts w:cs="Arial"/>
                                <w:color w:val="000000"/>
                                <w:sz w:val="16"/>
                                <w:szCs w:val="16"/>
                                <w:highlight w:val="white"/>
                                <w:lang w:val="en-US"/>
                              </w:rPr>
                              <w:t xml:space="preserve"> </w:t>
                            </w:r>
                            <w:r w:rsidRPr="00C73643">
                              <w:rPr>
                                <w:rFonts w:cs="Arial"/>
                                <w:color w:val="FF0000"/>
                                <w:sz w:val="16"/>
                                <w:szCs w:val="16"/>
                                <w:highlight w:val="white"/>
                                <w:lang w:val="en-US"/>
                              </w:rPr>
                              <w:t>version</w:t>
                            </w:r>
                            <w:r w:rsidRPr="00C73643">
                              <w:rPr>
                                <w:rFonts w:cs="Arial"/>
                                <w:color w:val="000000"/>
                                <w:sz w:val="16"/>
                                <w:szCs w:val="16"/>
                                <w:highlight w:val="white"/>
                                <w:lang w:val="en-US"/>
                              </w:rPr>
                              <w:t>=</w:t>
                            </w:r>
                            <w:r w:rsidRPr="00C73643">
                              <w:rPr>
                                <w:rFonts w:cs="Arial"/>
                                <w:b/>
                                <w:bCs/>
                                <w:color w:val="8000FF"/>
                                <w:sz w:val="16"/>
                                <w:szCs w:val="16"/>
                                <w:highlight w:val="white"/>
                                <w:lang w:val="en-US"/>
                              </w:rPr>
                              <w:t>"1.0"</w:t>
                            </w:r>
                            <w:r w:rsidRPr="00C73643">
                              <w:rPr>
                                <w:rFonts w:cs="Arial"/>
                                <w:color w:val="000000"/>
                                <w:sz w:val="16"/>
                                <w:szCs w:val="16"/>
                                <w:highlight w:val="white"/>
                                <w:lang w:val="en-US"/>
                              </w:rPr>
                              <w:t xml:space="preserve"> </w:t>
                            </w:r>
                            <w:r w:rsidRPr="00C73643">
                              <w:rPr>
                                <w:rFonts w:cs="Arial"/>
                                <w:color w:val="FF0000"/>
                                <w:sz w:val="16"/>
                                <w:szCs w:val="16"/>
                                <w:highlight w:val="white"/>
                                <w:lang w:val="en-US"/>
                              </w:rPr>
                              <w:t>encoding</w:t>
                            </w:r>
                            <w:r w:rsidRPr="00C73643">
                              <w:rPr>
                                <w:rFonts w:cs="Arial"/>
                                <w:color w:val="000000"/>
                                <w:sz w:val="16"/>
                                <w:szCs w:val="16"/>
                                <w:highlight w:val="white"/>
                                <w:lang w:val="en-US"/>
                              </w:rPr>
                              <w:t>=</w:t>
                            </w:r>
                            <w:r w:rsidRPr="00C73643">
                              <w:rPr>
                                <w:rFonts w:cs="Arial"/>
                                <w:b/>
                                <w:bCs/>
                                <w:color w:val="8000FF"/>
                                <w:sz w:val="16"/>
                                <w:szCs w:val="16"/>
                                <w:highlight w:val="white"/>
                                <w:lang w:val="en-US"/>
                              </w:rPr>
                              <w:t>"UTF-8"</w:t>
                            </w:r>
                            <w:r w:rsidRPr="00C73643">
                              <w:rPr>
                                <w:rFonts w:cs="Arial"/>
                                <w:color w:val="FF0000"/>
                                <w:sz w:val="16"/>
                                <w:szCs w:val="16"/>
                                <w:highlight w:val="yellow"/>
                                <w:lang w:val="en-US"/>
                              </w:rPr>
                              <w:t>?&gt;</w:t>
                            </w:r>
                          </w:p>
                          <w:p w14:paraId="6307C831" w14:textId="77777777" w:rsidR="00421520" w:rsidRPr="00C73643" w:rsidRDefault="00421520" w:rsidP="00421520">
                            <w:pPr>
                              <w:autoSpaceDE w:val="0"/>
                              <w:autoSpaceDN w:val="0"/>
                              <w:adjustRightInd w:val="0"/>
                              <w:spacing w:after="0"/>
                              <w:jc w:val="left"/>
                              <w:rPr>
                                <w:rFonts w:cs="Arial"/>
                                <w:b/>
                                <w:bCs/>
                                <w:color w:val="000000"/>
                                <w:sz w:val="16"/>
                                <w:szCs w:val="16"/>
                                <w:highlight w:val="white"/>
                                <w:lang w:val="en-US"/>
                              </w:rPr>
                            </w:pPr>
                            <w:r w:rsidRPr="00C73643">
                              <w:rPr>
                                <w:rFonts w:cs="Arial"/>
                                <w:color w:val="0000FF"/>
                                <w:sz w:val="16"/>
                                <w:szCs w:val="16"/>
                                <w:highlight w:val="white"/>
                                <w:lang w:val="en-US"/>
                              </w:rPr>
                              <w:t>&lt;schema</w:t>
                            </w:r>
                            <w:r w:rsidRPr="00C73643">
                              <w:rPr>
                                <w:rFonts w:cs="Arial"/>
                                <w:color w:val="000000"/>
                                <w:sz w:val="16"/>
                                <w:szCs w:val="16"/>
                                <w:highlight w:val="white"/>
                                <w:lang w:val="en-US"/>
                              </w:rPr>
                              <w:t xml:space="preserve"> </w:t>
                            </w:r>
                            <w:proofErr w:type="spellStart"/>
                            <w:r w:rsidRPr="00C73643">
                              <w:rPr>
                                <w:rFonts w:cs="Arial"/>
                                <w:color w:val="FF0000"/>
                                <w:sz w:val="16"/>
                                <w:szCs w:val="16"/>
                                <w:highlight w:val="white"/>
                                <w:lang w:val="en-US"/>
                              </w:rPr>
                              <w:t>xmlns</w:t>
                            </w:r>
                            <w:proofErr w:type="spellEnd"/>
                            <w:r w:rsidRPr="00C73643">
                              <w:rPr>
                                <w:rFonts w:cs="Arial"/>
                                <w:color w:val="000000"/>
                                <w:sz w:val="16"/>
                                <w:szCs w:val="16"/>
                                <w:highlight w:val="white"/>
                                <w:lang w:val="en-US"/>
                              </w:rPr>
                              <w:t>=</w:t>
                            </w:r>
                            <w:r w:rsidRPr="00C73643">
                              <w:rPr>
                                <w:rFonts w:cs="Arial"/>
                                <w:b/>
                                <w:bCs/>
                                <w:color w:val="8000FF"/>
                                <w:sz w:val="16"/>
                                <w:szCs w:val="16"/>
                                <w:highlight w:val="white"/>
                                <w:lang w:val="en-US"/>
                              </w:rPr>
                              <w:t>"http://purl.oclc.org/</w:t>
                            </w:r>
                            <w:proofErr w:type="spellStart"/>
                            <w:r w:rsidRPr="00C73643">
                              <w:rPr>
                                <w:rFonts w:cs="Arial"/>
                                <w:b/>
                                <w:bCs/>
                                <w:color w:val="8000FF"/>
                                <w:sz w:val="16"/>
                                <w:szCs w:val="16"/>
                                <w:highlight w:val="white"/>
                                <w:lang w:val="en-US"/>
                              </w:rPr>
                              <w:t>dsdl</w:t>
                            </w:r>
                            <w:proofErr w:type="spellEnd"/>
                            <w:r w:rsidRPr="00C73643">
                              <w:rPr>
                                <w:rFonts w:cs="Arial"/>
                                <w:b/>
                                <w:bCs/>
                                <w:color w:val="8000FF"/>
                                <w:sz w:val="16"/>
                                <w:szCs w:val="16"/>
                                <w:highlight w:val="white"/>
                                <w:lang w:val="en-US"/>
                              </w:rPr>
                              <w:t>/schematron"</w:t>
                            </w:r>
                            <w:r w:rsidRPr="00C73643">
                              <w:rPr>
                                <w:rFonts w:cs="Arial"/>
                                <w:color w:val="000000"/>
                                <w:sz w:val="16"/>
                                <w:szCs w:val="16"/>
                                <w:highlight w:val="white"/>
                                <w:lang w:val="en-US"/>
                              </w:rPr>
                              <w:t xml:space="preserve"> </w:t>
                            </w:r>
                            <w:proofErr w:type="gramStart"/>
                            <w:r w:rsidRPr="00C73643">
                              <w:rPr>
                                <w:rFonts w:cs="Arial"/>
                                <w:color w:val="FF0000"/>
                                <w:sz w:val="16"/>
                                <w:szCs w:val="16"/>
                                <w:highlight w:val="white"/>
                                <w:lang w:val="en-US"/>
                              </w:rPr>
                              <w:t>xmlns:hl</w:t>
                            </w:r>
                            <w:proofErr w:type="gramEnd"/>
                            <w:r w:rsidRPr="00C73643">
                              <w:rPr>
                                <w:rFonts w:cs="Arial"/>
                                <w:color w:val="FF0000"/>
                                <w:sz w:val="16"/>
                                <w:szCs w:val="16"/>
                                <w:highlight w:val="white"/>
                                <w:lang w:val="en-US"/>
                              </w:rPr>
                              <w:t>7</w:t>
                            </w:r>
                            <w:r w:rsidRPr="00C73643">
                              <w:rPr>
                                <w:rFonts w:cs="Arial"/>
                                <w:color w:val="000000"/>
                                <w:sz w:val="16"/>
                                <w:szCs w:val="16"/>
                                <w:highlight w:val="white"/>
                                <w:lang w:val="en-US"/>
                              </w:rPr>
                              <w:t>=</w:t>
                            </w:r>
                            <w:r w:rsidRPr="00C73643">
                              <w:rPr>
                                <w:rFonts w:cs="Arial"/>
                                <w:b/>
                                <w:bCs/>
                                <w:color w:val="8000FF"/>
                                <w:sz w:val="16"/>
                                <w:szCs w:val="16"/>
                                <w:highlight w:val="white"/>
                                <w:lang w:val="en-US"/>
                              </w:rPr>
                              <w:t>"urn:hl7-org:v3"</w:t>
                            </w:r>
                            <w:r w:rsidRPr="00C73643">
                              <w:rPr>
                                <w:rFonts w:cs="Arial"/>
                                <w:color w:val="000000"/>
                                <w:sz w:val="16"/>
                                <w:szCs w:val="16"/>
                                <w:highlight w:val="white"/>
                                <w:lang w:val="en-US"/>
                              </w:rPr>
                              <w:t xml:space="preserve"> </w:t>
                            </w:r>
                            <w:proofErr w:type="spellStart"/>
                            <w:r w:rsidRPr="00C73643">
                              <w:rPr>
                                <w:rFonts w:cs="Arial"/>
                                <w:color w:val="FF0000"/>
                                <w:sz w:val="16"/>
                                <w:szCs w:val="16"/>
                                <w:highlight w:val="white"/>
                                <w:lang w:val="en-US"/>
                              </w:rPr>
                              <w:t>xmlns:sch</w:t>
                            </w:r>
                            <w:proofErr w:type="spellEnd"/>
                            <w:r w:rsidRPr="00C73643">
                              <w:rPr>
                                <w:rFonts w:cs="Arial"/>
                                <w:color w:val="000000"/>
                                <w:sz w:val="16"/>
                                <w:szCs w:val="16"/>
                                <w:highlight w:val="white"/>
                                <w:lang w:val="en-US"/>
                              </w:rPr>
                              <w:t>=</w:t>
                            </w:r>
                            <w:r w:rsidRPr="00C73643">
                              <w:rPr>
                                <w:rFonts w:cs="Arial"/>
                                <w:b/>
                                <w:bCs/>
                                <w:color w:val="8000FF"/>
                                <w:sz w:val="16"/>
                                <w:szCs w:val="16"/>
                                <w:highlight w:val="white"/>
                                <w:lang w:val="en-US"/>
                              </w:rPr>
                              <w:t>"http://purl.oclc.org/</w:t>
                            </w:r>
                            <w:proofErr w:type="spellStart"/>
                            <w:r w:rsidRPr="00C73643">
                              <w:rPr>
                                <w:rFonts w:cs="Arial"/>
                                <w:b/>
                                <w:bCs/>
                                <w:color w:val="8000FF"/>
                                <w:sz w:val="16"/>
                                <w:szCs w:val="16"/>
                                <w:highlight w:val="white"/>
                                <w:lang w:val="en-US"/>
                              </w:rPr>
                              <w:t>dsdl</w:t>
                            </w:r>
                            <w:proofErr w:type="spellEnd"/>
                            <w:r w:rsidRPr="00C73643">
                              <w:rPr>
                                <w:rFonts w:cs="Arial"/>
                                <w:b/>
                                <w:bCs/>
                                <w:color w:val="8000FF"/>
                                <w:sz w:val="16"/>
                                <w:szCs w:val="16"/>
                                <w:highlight w:val="white"/>
                                <w:lang w:val="en-US"/>
                              </w:rPr>
                              <w:t>/schematron"</w:t>
                            </w:r>
                            <w:r w:rsidRPr="00C73643">
                              <w:rPr>
                                <w:rFonts w:cs="Arial"/>
                                <w:color w:val="000000"/>
                                <w:sz w:val="16"/>
                                <w:szCs w:val="16"/>
                                <w:highlight w:val="white"/>
                                <w:lang w:val="en-US"/>
                              </w:rPr>
                              <w:t xml:space="preserve"> </w:t>
                            </w:r>
                            <w:proofErr w:type="spellStart"/>
                            <w:r w:rsidRPr="00C73643">
                              <w:rPr>
                                <w:rFonts w:cs="Arial"/>
                                <w:color w:val="FF0000"/>
                                <w:sz w:val="16"/>
                                <w:szCs w:val="16"/>
                                <w:highlight w:val="white"/>
                                <w:lang w:val="en-US"/>
                              </w:rPr>
                              <w:t>xmlns:local</w:t>
                            </w:r>
                            <w:proofErr w:type="spellEnd"/>
                            <w:r w:rsidRPr="00C73643">
                              <w:rPr>
                                <w:rFonts w:cs="Arial"/>
                                <w:color w:val="000000"/>
                                <w:sz w:val="16"/>
                                <w:szCs w:val="16"/>
                                <w:highlight w:val="white"/>
                                <w:lang w:val="en-US"/>
                              </w:rPr>
                              <w:t>=</w:t>
                            </w:r>
                            <w:r w:rsidRPr="00C73643">
                              <w:rPr>
                                <w:rFonts w:cs="Arial"/>
                                <w:b/>
                                <w:bCs/>
                                <w:color w:val="8000FF"/>
                                <w:sz w:val="16"/>
                                <w:szCs w:val="16"/>
                                <w:highlight w:val="white"/>
                                <w:lang w:val="en-US"/>
                              </w:rPr>
                              <w:t>"http://art-decor.org/functions"</w:t>
                            </w:r>
                            <w:r w:rsidRPr="00C73643">
                              <w:rPr>
                                <w:rFonts w:cs="Arial"/>
                                <w:color w:val="000000"/>
                                <w:sz w:val="16"/>
                                <w:szCs w:val="16"/>
                                <w:highlight w:val="white"/>
                                <w:lang w:val="en-US"/>
                              </w:rPr>
                              <w:t xml:space="preserve"> </w:t>
                            </w:r>
                            <w:proofErr w:type="spellStart"/>
                            <w:r w:rsidRPr="00C73643">
                              <w:rPr>
                                <w:rFonts w:cs="Arial"/>
                                <w:color w:val="FF0000"/>
                                <w:sz w:val="16"/>
                                <w:szCs w:val="16"/>
                                <w:highlight w:val="white"/>
                                <w:lang w:val="en-US"/>
                              </w:rPr>
                              <w:t>queryBinding</w:t>
                            </w:r>
                            <w:proofErr w:type="spellEnd"/>
                            <w:r w:rsidRPr="00C73643">
                              <w:rPr>
                                <w:rFonts w:cs="Arial"/>
                                <w:color w:val="000000"/>
                                <w:sz w:val="16"/>
                                <w:szCs w:val="16"/>
                                <w:highlight w:val="white"/>
                                <w:lang w:val="en-US"/>
                              </w:rPr>
                              <w:t>=</w:t>
                            </w:r>
                            <w:r w:rsidRPr="00C73643">
                              <w:rPr>
                                <w:rFonts w:cs="Arial"/>
                                <w:b/>
                                <w:bCs/>
                                <w:color w:val="8000FF"/>
                                <w:sz w:val="16"/>
                                <w:szCs w:val="16"/>
                                <w:highlight w:val="white"/>
                                <w:lang w:val="en-US"/>
                              </w:rPr>
                              <w:t>"xslt2"</w:t>
                            </w:r>
                            <w:r w:rsidRPr="00C73643">
                              <w:rPr>
                                <w:rFonts w:cs="Arial"/>
                                <w:color w:val="0000FF"/>
                                <w:sz w:val="16"/>
                                <w:szCs w:val="16"/>
                                <w:highlight w:val="white"/>
                                <w:lang w:val="en-US"/>
                              </w:rPr>
                              <w:t>&gt;</w:t>
                            </w:r>
                          </w:p>
                          <w:p w14:paraId="3C97E195"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C73643">
                              <w:rPr>
                                <w:rFonts w:cs="Arial"/>
                                <w:b/>
                                <w:bCs/>
                                <w:color w:val="000000"/>
                                <w:sz w:val="16"/>
                                <w:szCs w:val="16"/>
                                <w:highlight w:val="white"/>
                                <w:lang w:val="en-US"/>
                              </w:rPr>
                              <w:t xml:space="preserve">    </w:t>
                            </w:r>
                            <w:r w:rsidRPr="00421520">
                              <w:rPr>
                                <w:rFonts w:cs="Arial"/>
                                <w:color w:val="0000FF"/>
                                <w:sz w:val="16"/>
                                <w:szCs w:val="16"/>
                                <w:highlight w:val="white"/>
                                <w:lang w:val="en-US"/>
                              </w:rPr>
                              <w:t>&lt;title&gt;</w:t>
                            </w:r>
                            <w:r w:rsidRPr="00421520">
                              <w:rPr>
                                <w:rFonts w:cs="Arial"/>
                                <w:b/>
                                <w:bCs/>
                                <w:color w:val="000000"/>
                                <w:sz w:val="16"/>
                                <w:szCs w:val="16"/>
                                <w:highlight w:val="white"/>
                                <w:lang w:val="en-US"/>
                              </w:rPr>
                              <w:t xml:space="preserve">Verification </w:t>
                            </w:r>
                            <w:proofErr w:type="spellStart"/>
                            <w:r w:rsidRPr="00421520">
                              <w:rPr>
                                <w:rFonts w:cs="Arial"/>
                                <w:b/>
                                <w:bCs/>
                                <w:color w:val="000000"/>
                                <w:sz w:val="16"/>
                                <w:szCs w:val="16"/>
                                <w:highlight w:val="white"/>
                                <w:lang w:val="en-US"/>
                              </w:rPr>
                              <w:t>sémantique</w:t>
                            </w:r>
                            <w:proofErr w:type="spellEnd"/>
                            <w:r w:rsidRPr="00421520">
                              <w:rPr>
                                <w:rFonts w:cs="Arial"/>
                                <w:color w:val="0000FF"/>
                                <w:sz w:val="16"/>
                                <w:szCs w:val="16"/>
                                <w:highlight w:val="white"/>
                                <w:lang w:val="en-US"/>
                              </w:rPr>
                              <w:t>&lt;/title&gt;</w:t>
                            </w:r>
                          </w:p>
                          <w:p w14:paraId="29B5EC8B"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gramStart"/>
                            <w:r w:rsidRPr="00421520">
                              <w:rPr>
                                <w:rFonts w:cs="Arial"/>
                                <w:b/>
                                <w:bCs/>
                                <w:color w:val="8000FF"/>
                                <w:sz w:val="16"/>
                                <w:szCs w:val="16"/>
                                <w:highlight w:val="white"/>
                                <w:lang w:val="en-US"/>
                              </w:rPr>
                              <w:t>urn:hl</w:t>
                            </w:r>
                            <w:proofErr w:type="gramEnd"/>
                            <w:r w:rsidRPr="00421520">
                              <w:rPr>
                                <w:rFonts w:cs="Arial"/>
                                <w:b/>
                                <w:bCs/>
                                <w:color w:val="8000FF"/>
                                <w:sz w:val="16"/>
                                <w:szCs w:val="16"/>
                                <w:highlight w:val="white"/>
                                <w:lang w:val="en-US"/>
                              </w:rPr>
                              <w:t>7-org:v3"</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"hl7"</w:t>
                            </w:r>
                            <w:r w:rsidRPr="00421520">
                              <w:rPr>
                                <w:rFonts w:cs="Arial"/>
                                <w:color w:val="0000FF"/>
                                <w:sz w:val="16"/>
                                <w:szCs w:val="16"/>
                                <w:highlight w:val="white"/>
                                <w:lang w:val="en-US"/>
                              </w:rPr>
                              <w:t>/&gt;</w:t>
                            </w:r>
                          </w:p>
                          <w:p w14:paraId="43405B0D"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gramStart"/>
                            <w:r w:rsidRPr="00421520">
                              <w:rPr>
                                <w:rFonts w:cs="Arial"/>
                                <w:b/>
                                <w:bCs/>
                                <w:color w:val="8000FF"/>
                                <w:sz w:val="16"/>
                                <w:szCs w:val="16"/>
                                <w:highlight w:val="white"/>
                                <w:lang w:val="en-US"/>
                              </w:rPr>
                              <w:t>urn:hl</w:t>
                            </w:r>
                            <w:proofErr w:type="gramEnd"/>
                            <w:r w:rsidRPr="00421520">
                              <w:rPr>
                                <w:rFonts w:cs="Arial"/>
                                <w:b/>
                                <w:bCs/>
                                <w:color w:val="8000FF"/>
                                <w:sz w:val="16"/>
                                <w:szCs w:val="16"/>
                                <w:highlight w:val="white"/>
                                <w:lang w:val="en-US"/>
                              </w:rPr>
                              <w:t>7-org:v3"</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cda</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16F1D14D"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"http://www.w3.org/2001/XMLSchema-instance"</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xsi</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55F726B3"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"http://www.w3.org/2001/XMLSchema"</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xs</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059495EB"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gramStart"/>
                            <w:r w:rsidRPr="00421520">
                              <w:rPr>
                                <w:rFonts w:cs="Arial"/>
                                <w:b/>
                                <w:bCs/>
                                <w:color w:val="8000FF"/>
                                <w:sz w:val="16"/>
                                <w:szCs w:val="16"/>
                                <w:highlight w:val="white"/>
                                <w:lang w:val="en-US"/>
                              </w:rPr>
                              <w:t>urn:oid</w:t>
                            </w:r>
                            <w:proofErr w:type="gramEnd"/>
                            <w:r w:rsidRPr="00421520">
                              <w:rPr>
                                <w:rFonts w:cs="Arial"/>
                                <w:b/>
                                <w:bCs/>
                                <w:color w:val="8000FF"/>
                                <w:sz w:val="16"/>
                                <w:szCs w:val="16"/>
                                <w:highlight w:val="white"/>
                                <w:lang w:val="en-US"/>
                              </w:rPr>
                              <w:t>:1.3.6.1.4.1.19376.1.3.2"</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"lab"</w:t>
                            </w:r>
                            <w:r w:rsidRPr="00421520">
                              <w:rPr>
                                <w:rFonts w:cs="Arial"/>
                                <w:color w:val="0000FF"/>
                                <w:sz w:val="16"/>
                                <w:szCs w:val="16"/>
                                <w:highlight w:val="white"/>
                                <w:lang w:val="en-US"/>
                              </w:rPr>
                              <w:t>/&gt;</w:t>
                            </w:r>
                          </w:p>
                          <w:p w14:paraId="304819A3"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"http://www.w3.org/XML/1998/namespace"</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"xml"</w:t>
                            </w:r>
                            <w:r w:rsidRPr="00421520">
                              <w:rPr>
                                <w:rFonts w:cs="Arial"/>
                                <w:color w:val="0000FF"/>
                                <w:sz w:val="16"/>
                                <w:szCs w:val="16"/>
                                <w:highlight w:val="white"/>
                                <w:lang w:val="en-US"/>
                              </w:rPr>
                              <w:t>/&gt;</w:t>
                            </w:r>
                          </w:p>
                          <w:p w14:paraId="590C3DB5"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proofErr w:type="gramStart"/>
                            <w:r w:rsidRPr="00421520">
                              <w:rPr>
                                <w:rFonts w:cs="Arial"/>
                                <w:b/>
                                <w:bCs/>
                                <w:color w:val="8000FF"/>
                                <w:sz w:val="16"/>
                                <w:szCs w:val="16"/>
                                <w:highlight w:val="white"/>
                                <w:lang w:val="en-US"/>
                              </w:rPr>
                              <w:t>urn:ihe</w:t>
                            </w:r>
                            <w:proofErr w:type="gramEnd"/>
                            <w:r w:rsidRPr="00421520">
                              <w:rPr>
                                <w:rFonts w:cs="Arial"/>
                                <w:b/>
                                <w:bCs/>
                                <w:color w:val="8000FF"/>
                                <w:sz w:val="16"/>
                                <w:szCs w:val="16"/>
                                <w:highlight w:val="white"/>
                                <w:lang w:val="en-US"/>
                              </w:rPr>
                              <w:t>:pharm</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"pharm"</w:t>
                            </w:r>
                            <w:r w:rsidRPr="00421520">
                              <w:rPr>
                                <w:rFonts w:cs="Arial"/>
                                <w:color w:val="0000FF"/>
                                <w:sz w:val="16"/>
                                <w:szCs w:val="16"/>
                                <w:highlight w:val="white"/>
                                <w:lang w:val="en-US"/>
                              </w:rPr>
                              <w:t>/&gt;</w:t>
                            </w:r>
                          </w:p>
                          <w:p w14:paraId="45A82B22"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gramStart"/>
                            <w:r w:rsidRPr="00421520">
                              <w:rPr>
                                <w:rFonts w:cs="Arial"/>
                                <w:b/>
                                <w:bCs/>
                                <w:color w:val="8000FF"/>
                                <w:sz w:val="16"/>
                                <w:szCs w:val="16"/>
                                <w:highlight w:val="white"/>
                                <w:lang w:val="en-US"/>
                              </w:rPr>
                              <w:t>urn:hl</w:t>
                            </w:r>
                            <w:proofErr w:type="gramEnd"/>
                            <w:r w:rsidRPr="00421520">
                              <w:rPr>
                                <w:rFonts w:cs="Arial"/>
                                <w:b/>
                                <w:bCs/>
                                <w:color w:val="8000FF"/>
                                <w:sz w:val="16"/>
                                <w:szCs w:val="16"/>
                                <w:highlight w:val="white"/>
                                <w:lang w:val="en-US"/>
                              </w:rPr>
                              <w:t>7-org:sdtc"</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sdtc</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5F8BA425"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rdf</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"http://www.w3.org/1999/02/22-rdf-syntax-ns#"</w:t>
                            </w:r>
                            <w:r w:rsidRPr="00421520">
                              <w:rPr>
                                <w:rFonts w:cs="Arial"/>
                                <w:color w:val="0000FF"/>
                                <w:sz w:val="16"/>
                                <w:szCs w:val="16"/>
                                <w:highlight w:val="white"/>
                                <w:lang w:val="en-US"/>
                              </w:rPr>
                              <w:t>/&gt;</w:t>
                            </w:r>
                          </w:p>
                          <w:p w14:paraId="0B2515C2"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skos</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"http://www.w3.org/2004/02/skos/core#"</w:t>
                            </w:r>
                            <w:r w:rsidRPr="00421520">
                              <w:rPr>
                                <w:rFonts w:cs="Arial"/>
                                <w:color w:val="0000FF"/>
                                <w:sz w:val="16"/>
                                <w:szCs w:val="16"/>
                                <w:highlight w:val="white"/>
                                <w:lang w:val="en-US"/>
                              </w:rPr>
                              <w:t>/&gt;</w:t>
                            </w:r>
                          </w:p>
                          <w:p w14:paraId="28C05FB0"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svs</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gramStart"/>
                            <w:r w:rsidRPr="00421520">
                              <w:rPr>
                                <w:rFonts w:cs="Arial"/>
                                <w:b/>
                                <w:bCs/>
                                <w:color w:val="8000FF"/>
                                <w:sz w:val="16"/>
                                <w:szCs w:val="16"/>
                                <w:highlight w:val="white"/>
                                <w:lang w:val="en-US"/>
                              </w:rPr>
                              <w:t>urn:ihe</w:t>
                            </w:r>
                            <w:proofErr w:type="gramEnd"/>
                            <w:r w:rsidRPr="00421520">
                              <w:rPr>
                                <w:rFonts w:cs="Arial"/>
                                <w:b/>
                                <w:bCs/>
                                <w:color w:val="8000FF"/>
                                <w:sz w:val="16"/>
                                <w:szCs w:val="16"/>
                                <w:highlight w:val="white"/>
                                <w:lang w:val="en-US"/>
                              </w:rPr>
                              <w:t>:iti:svs:2008"</w:t>
                            </w:r>
                            <w:r w:rsidRPr="00421520">
                              <w:rPr>
                                <w:rFonts w:cs="Arial"/>
                                <w:color w:val="0000FF"/>
                                <w:sz w:val="16"/>
                                <w:szCs w:val="16"/>
                                <w:highlight w:val="white"/>
                                <w:lang w:val="en-US"/>
                              </w:rPr>
                              <w:t>/&gt;</w:t>
                            </w:r>
                          </w:p>
                          <w:p w14:paraId="77239CDB"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p>
                          <w:p w14:paraId="2C45670F"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421520">
                              <w:rPr>
                                <w:rFonts w:cs="Arial"/>
                                <w:b/>
                                <w:bCs/>
                                <w:color w:val="000000"/>
                                <w:sz w:val="16"/>
                                <w:szCs w:val="16"/>
                                <w:highlight w:val="white"/>
                                <w:lang w:val="en-US"/>
                              </w:rPr>
                              <w:t xml:space="preserve">    </w:t>
                            </w:r>
                            <w:r w:rsidRPr="009A0FAC">
                              <w:rPr>
                                <w:rFonts w:cs="Arial"/>
                                <w:color w:val="0000FF"/>
                                <w:sz w:val="16"/>
                                <w:szCs w:val="16"/>
                                <w:highlight w:val="white"/>
                              </w:rPr>
                              <w:t>&lt;</w:t>
                            </w:r>
                            <w:proofErr w:type="gramStart"/>
                            <w:r w:rsidRPr="009A0FAC">
                              <w:rPr>
                                <w:rFonts w:cs="Arial"/>
                                <w:color w:val="0000FF"/>
                                <w:sz w:val="16"/>
                                <w:szCs w:val="16"/>
                                <w:highlight w:val="white"/>
                              </w:rPr>
                              <w:t>pattern</w:t>
                            </w:r>
                            <w:proofErr w:type="gramEnd"/>
                            <w:r w:rsidRPr="009A0FAC">
                              <w:rPr>
                                <w:rFonts w:cs="Arial"/>
                                <w:color w:val="0000FF"/>
                                <w:sz w:val="16"/>
                                <w:szCs w:val="16"/>
                                <w:highlight w:val="white"/>
                              </w:rPr>
                              <w:t>&gt;</w:t>
                            </w:r>
                          </w:p>
                          <w:p w14:paraId="7D8F7AB2"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p>
                          <w:p w14:paraId="0462ED1D"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 xml:space="preserve">        </w:t>
                            </w:r>
                            <w:r w:rsidRPr="009A0FAC">
                              <w:rPr>
                                <w:rFonts w:cs="Arial"/>
                                <w:color w:val="0000FF"/>
                                <w:sz w:val="16"/>
                                <w:szCs w:val="16"/>
                                <w:highlight w:val="white"/>
                              </w:rPr>
                              <w:t>&lt;</w:t>
                            </w:r>
                            <w:proofErr w:type="gramStart"/>
                            <w:r w:rsidRPr="009A0FAC">
                              <w:rPr>
                                <w:rFonts w:cs="Arial"/>
                                <w:color w:val="0000FF"/>
                                <w:sz w:val="16"/>
                                <w:szCs w:val="16"/>
                                <w:highlight w:val="white"/>
                              </w:rPr>
                              <w:t>title</w:t>
                            </w:r>
                            <w:proofErr w:type="gramEnd"/>
                            <w:r w:rsidRPr="009A0FAC">
                              <w:rPr>
                                <w:rFonts w:cs="Arial"/>
                                <w:color w:val="0000FF"/>
                                <w:sz w:val="16"/>
                                <w:szCs w:val="16"/>
                                <w:highlight w:val="white"/>
                              </w:rPr>
                              <w:t>&gt;</w:t>
                            </w:r>
                            <w:proofErr w:type="spellStart"/>
                            <w:r w:rsidRPr="009A0FAC">
                              <w:rPr>
                                <w:rFonts w:cs="Arial"/>
                                <w:b/>
                                <w:bCs/>
                                <w:color w:val="000000"/>
                                <w:sz w:val="16"/>
                                <w:szCs w:val="16"/>
                                <w:highlight w:val="white"/>
                              </w:rPr>
                              <w:t>Verification</w:t>
                            </w:r>
                            <w:proofErr w:type="spellEnd"/>
                            <w:r w:rsidRPr="009A0FAC">
                              <w:rPr>
                                <w:rFonts w:cs="Arial"/>
                                <w:b/>
                                <w:bCs/>
                                <w:color w:val="000000"/>
                                <w:sz w:val="16"/>
                                <w:szCs w:val="16"/>
                                <w:highlight w:val="white"/>
                              </w:rPr>
                              <w:t xml:space="preserve"> sémantique</w:t>
                            </w:r>
                            <w:r w:rsidRPr="009A0FAC">
                              <w:rPr>
                                <w:rFonts w:cs="Arial"/>
                                <w:color w:val="0000FF"/>
                                <w:sz w:val="16"/>
                                <w:szCs w:val="16"/>
                                <w:highlight w:val="white"/>
                              </w:rPr>
                              <w:t>&lt;/title&gt;</w:t>
                            </w:r>
                          </w:p>
                          <w:p w14:paraId="622F1B1E"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p>
                          <w:p w14:paraId="443046D5"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roofErr w:type="gramStart"/>
                            <w:r w:rsidRPr="009A0FAC">
                              <w:rPr>
                                <w:rFonts w:cs="Arial"/>
                                <w:color w:val="008000"/>
                                <w:sz w:val="16"/>
                                <w:szCs w:val="16"/>
                                <w:highlight w:val="white"/>
                              </w:rPr>
                              <w:t>&lt;!--</w:t>
                            </w:r>
                            <w:proofErr w:type="gramEnd"/>
                            <w:r w:rsidRPr="009A0FAC">
                              <w:rPr>
                                <w:rFonts w:cs="Arial"/>
                                <w:color w:val="008000"/>
                                <w:sz w:val="16"/>
                                <w:szCs w:val="16"/>
                                <w:highlight w:val="white"/>
                              </w:rPr>
                              <w:t xml:space="preserve">Chemin vers le </w:t>
                            </w:r>
                            <w:proofErr w:type="spellStart"/>
                            <w:r w:rsidRPr="009A0FAC">
                              <w:rPr>
                                <w:rFonts w:cs="Arial"/>
                                <w:color w:val="008000"/>
                                <w:sz w:val="16"/>
                                <w:szCs w:val="16"/>
                                <w:highlight w:val="white"/>
                              </w:rPr>
                              <w:t>repertoire</w:t>
                            </w:r>
                            <w:proofErr w:type="spellEnd"/>
                            <w:r w:rsidRPr="009A0FAC">
                              <w:rPr>
                                <w:rFonts w:cs="Arial"/>
                                <w:color w:val="008000"/>
                                <w:sz w:val="16"/>
                                <w:szCs w:val="16"/>
                                <w:highlight w:val="white"/>
                              </w:rPr>
                              <w:t xml:space="preserve"> des terminologie--&gt;</w:t>
                            </w:r>
                          </w:p>
                          <w:p w14:paraId="0B1A39AA" w14:textId="77777777" w:rsidR="00421520" w:rsidRPr="00C73643" w:rsidRDefault="00421520" w:rsidP="00421520">
                            <w:pPr>
                              <w:autoSpaceDE w:val="0"/>
                              <w:autoSpaceDN w:val="0"/>
                              <w:adjustRightInd w:val="0"/>
                              <w:spacing w:after="0"/>
                              <w:jc w:val="left"/>
                              <w:rPr>
                                <w:rFonts w:cs="Arial"/>
                                <w:b/>
                                <w:bCs/>
                                <w:color w:val="000000"/>
                                <w:sz w:val="16"/>
                                <w:szCs w:val="16"/>
                                <w:highlight w:val="white"/>
                                <w:lang w:val="en-US"/>
                              </w:rPr>
                            </w:pPr>
                            <w:r w:rsidRPr="009A0FAC">
                              <w:rPr>
                                <w:rFonts w:cs="Arial"/>
                                <w:b/>
                                <w:bCs/>
                                <w:color w:val="000000"/>
                                <w:sz w:val="16"/>
                                <w:szCs w:val="16"/>
                                <w:highlight w:val="white"/>
                              </w:rPr>
                              <w:tab/>
                            </w:r>
                            <w:r w:rsidRPr="009A0FAC">
                              <w:rPr>
                                <w:rFonts w:cs="Arial"/>
                                <w:b/>
                                <w:bCs/>
                                <w:color w:val="000000"/>
                                <w:sz w:val="16"/>
                                <w:szCs w:val="16"/>
                                <w:highlight w:val="white"/>
                              </w:rPr>
                              <w:tab/>
                            </w:r>
                            <w:r w:rsidRPr="00C73643">
                              <w:rPr>
                                <w:rFonts w:cs="Arial"/>
                                <w:color w:val="0000FF"/>
                                <w:sz w:val="16"/>
                                <w:szCs w:val="16"/>
                                <w:highlight w:val="white"/>
                                <w:lang w:val="en-US"/>
                              </w:rPr>
                              <w:t>&lt;let</w:t>
                            </w:r>
                            <w:r w:rsidRPr="00C73643">
                              <w:rPr>
                                <w:rFonts w:cs="Arial"/>
                                <w:color w:val="000000"/>
                                <w:sz w:val="16"/>
                                <w:szCs w:val="16"/>
                                <w:highlight w:val="white"/>
                                <w:lang w:val="en-US"/>
                              </w:rPr>
                              <w:t xml:space="preserve"> </w:t>
                            </w:r>
                            <w:r w:rsidRPr="00C73643">
                              <w:rPr>
                                <w:rFonts w:cs="Arial"/>
                                <w:color w:val="FF0000"/>
                                <w:sz w:val="16"/>
                                <w:szCs w:val="16"/>
                                <w:highlight w:val="white"/>
                                <w:lang w:val="en-US"/>
                              </w:rPr>
                              <w:t>name</w:t>
                            </w:r>
                            <w:r w:rsidRPr="00C73643">
                              <w:rPr>
                                <w:rFonts w:cs="Arial"/>
                                <w:color w:val="000000"/>
                                <w:sz w:val="16"/>
                                <w:szCs w:val="16"/>
                                <w:highlight w:val="white"/>
                                <w:lang w:val="en-US"/>
                              </w:rPr>
                              <w:t>=</w:t>
                            </w:r>
                            <w:r w:rsidRPr="00C73643">
                              <w:rPr>
                                <w:rFonts w:cs="Arial"/>
                                <w:b/>
                                <w:bCs/>
                                <w:color w:val="8000FF"/>
                                <w:sz w:val="16"/>
                                <w:szCs w:val="16"/>
                                <w:highlight w:val="white"/>
                                <w:lang w:val="en-US"/>
                              </w:rPr>
                              <w:t>"</w:t>
                            </w:r>
                            <w:proofErr w:type="spellStart"/>
                            <w:r w:rsidRPr="00C73643">
                              <w:rPr>
                                <w:rFonts w:cs="Arial"/>
                                <w:b/>
                                <w:bCs/>
                                <w:color w:val="8000FF"/>
                                <w:sz w:val="16"/>
                                <w:szCs w:val="16"/>
                                <w:highlight w:val="white"/>
                                <w:lang w:val="en-US"/>
                              </w:rPr>
                              <w:t>path_terminologie</w:t>
                            </w:r>
                            <w:proofErr w:type="spellEnd"/>
                            <w:r w:rsidRPr="00C73643">
                              <w:rPr>
                                <w:rFonts w:cs="Arial"/>
                                <w:b/>
                                <w:bCs/>
                                <w:color w:val="8000FF"/>
                                <w:sz w:val="16"/>
                                <w:szCs w:val="16"/>
                                <w:highlight w:val="white"/>
                                <w:lang w:val="en-US"/>
                              </w:rPr>
                              <w:t>"</w:t>
                            </w:r>
                            <w:r w:rsidRPr="00C73643">
                              <w:rPr>
                                <w:rFonts w:cs="Arial"/>
                                <w:color w:val="000000"/>
                                <w:sz w:val="16"/>
                                <w:szCs w:val="16"/>
                                <w:highlight w:val="white"/>
                                <w:lang w:val="en-US"/>
                              </w:rPr>
                              <w:t xml:space="preserve"> </w:t>
                            </w:r>
                            <w:r w:rsidRPr="00C73643">
                              <w:rPr>
                                <w:rFonts w:cs="Arial"/>
                                <w:color w:val="FF0000"/>
                                <w:sz w:val="16"/>
                                <w:szCs w:val="16"/>
                                <w:highlight w:val="white"/>
                                <w:lang w:val="en-US"/>
                              </w:rPr>
                              <w:t>value</w:t>
                            </w:r>
                            <w:r w:rsidRPr="00C73643">
                              <w:rPr>
                                <w:rFonts w:cs="Arial"/>
                                <w:color w:val="000000"/>
                                <w:sz w:val="16"/>
                                <w:szCs w:val="16"/>
                                <w:highlight w:val="white"/>
                                <w:lang w:val="en-US"/>
                              </w:rPr>
                              <w:t>=</w:t>
                            </w:r>
                            <w:r w:rsidRPr="00C73643">
                              <w:rPr>
                                <w:rFonts w:cs="Arial"/>
                                <w:b/>
                                <w:bCs/>
                                <w:color w:val="8000FF"/>
                                <w:sz w:val="16"/>
                                <w:szCs w:val="16"/>
                                <w:highlight w:val="white"/>
                                <w:lang w:val="en-US"/>
                              </w:rPr>
                              <w:t>"</w:t>
                            </w:r>
                            <w:proofErr w:type="gramStart"/>
                            <w:r w:rsidRPr="00C73643">
                              <w:rPr>
                                <w:rFonts w:cs="Arial"/>
                                <w:b/>
                                <w:bCs/>
                                <w:color w:val="8000FF"/>
                                <w:sz w:val="16"/>
                                <w:szCs w:val="16"/>
                                <w:highlight w:val="white"/>
                                <w:lang w:val="en-US"/>
                              </w:rPr>
                              <w:t>'..</w:t>
                            </w:r>
                            <w:proofErr w:type="gramEnd"/>
                            <w:r w:rsidRPr="00C73643">
                              <w:rPr>
                                <w:rFonts w:cs="Arial"/>
                                <w:b/>
                                <w:bCs/>
                                <w:color w:val="8000FF"/>
                                <w:sz w:val="16"/>
                                <w:szCs w:val="16"/>
                                <w:highlight w:val="white"/>
                                <w:lang w:val="en-US"/>
                              </w:rPr>
                              <w:t>/</w:t>
                            </w:r>
                            <w:proofErr w:type="spellStart"/>
                            <w:r w:rsidRPr="00C73643">
                              <w:rPr>
                                <w:rFonts w:cs="Arial"/>
                                <w:b/>
                                <w:bCs/>
                                <w:color w:val="8000FF"/>
                                <w:sz w:val="16"/>
                                <w:szCs w:val="16"/>
                                <w:highlight w:val="white"/>
                                <w:lang w:val="en-US"/>
                              </w:rPr>
                              <w:t>terminologie</w:t>
                            </w:r>
                            <w:proofErr w:type="spellEnd"/>
                            <w:r w:rsidRPr="00C73643">
                              <w:rPr>
                                <w:rFonts w:cs="Arial"/>
                                <w:b/>
                                <w:bCs/>
                                <w:color w:val="8000FF"/>
                                <w:sz w:val="16"/>
                                <w:szCs w:val="16"/>
                                <w:highlight w:val="white"/>
                                <w:lang w:val="en-US"/>
                              </w:rPr>
                              <w:t>/'"</w:t>
                            </w:r>
                            <w:r w:rsidRPr="00C73643">
                              <w:rPr>
                                <w:rFonts w:cs="Arial"/>
                                <w:color w:val="0000FF"/>
                                <w:sz w:val="16"/>
                                <w:szCs w:val="16"/>
                                <w:highlight w:val="white"/>
                                <w:lang w:val="en-US"/>
                              </w:rPr>
                              <w:t>/&gt;</w:t>
                            </w:r>
                            <w:r w:rsidRPr="00C73643">
                              <w:rPr>
                                <w:rFonts w:cs="Arial"/>
                                <w:b/>
                                <w:bCs/>
                                <w:color w:val="000000"/>
                                <w:sz w:val="16"/>
                                <w:szCs w:val="16"/>
                                <w:highlight w:val="white"/>
                                <w:lang w:val="en-US"/>
                              </w:rPr>
                              <w:t xml:space="preserve">     </w:t>
                            </w:r>
                          </w:p>
                          <w:p w14:paraId="0822F1E6" w14:textId="77777777" w:rsidR="00421520" w:rsidRPr="00C73643" w:rsidRDefault="00421520" w:rsidP="00421520">
                            <w:pPr>
                              <w:autoSpaceDE w:val="0"/>
                              <w:autoSpaceDN w:val="0"/>
                              <w:adjustRightInd w:val="0"/>
                              <w:spacing w:after="0"/>
                              <w:jc w:val="left"/>
                              <w:rPr>
                                <w:rFonts w:cs="Arial"/>
                                <w:b/>
                                <w:bCs/>
                                <w:color w:val="000000"/>
                                <w:sz w:val="16"/>
                                <w:szCs w:val="16"/>
                                <w:highlight w:val="white"/>
                                <w:lang w:val="en-US"/>
                              </w:rPr>
                            </w:pPr>
                            <w:r w:rsidRPr="00C73643">
                              <w:rPr>
                                <w:rFonts w:cs="Arial"/>
                                <w:b/>
                                <w:bCs/>
                                <w:color w:val="000000"/>
                                <w:sz w:val="16"/>
                                <w:szCs w:val="16"/>
                                <w:highlight w:val="white"/>
                                <w:lang w:val="en-US"/>
                              </w:rPr>
                              <w:tab/>
                            </w:r>
                            <w:r w:rsidRPr="00C73643">
                              <w:rPr>
                                <w:rFonts w:cs="Arial"/>
                                <w:b/>
                                <w:bCs/>
                                <w:color w:val="000000"/>
                                <w:sz w:val="16"/>
                                <w:szCs w:val="16"/>
                                <w:highlight w:val="white"/>
                                <w:lang w:val="en-US"/>
                              </w:rPr>
                              <w:tab/>
                            </w:r>
                          </w:p>
                          <w:p w14:paraId="3FA6AE71"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C73643">
                              <w:rPr>
                                <w:rFonts w:cs="Arial"/>
                                <w:b/>
                                <w:bCs/>
                                <w:color w:val="000000"/>
                                <w:sz w:val="16"/>
                                <w:szCs w:val="16"/>
                                <w:highlight w:val="white"/>
                                <w:lang w:val="en-US"/>
                              </w:rPr>
                              <w:tab/>
                            </w:r>
                            <w:r w:rsidRPr="00C73643">
                              <w:rPr>
                                <w:rFonts w:cs="Arial"/>
                                <w:b/>
                                <w:bCs/>
                                <w:color w:val="000000"/>
                                <w:sz w:val="16"/>
                                <w:szCs w:val="16"/>
                                <w:highlight w:val="white"/>
                                <w:lang w:val="en-US"/>
                              </w:rPr>
                              <w:tab/>
                            </w:r>
                            <w:proofErr w:type="gramStart"/>
                            <w:r w:rsidRPr="009A0FAC">
                              <w:rPr>
                                <w:rFonts w:cs="Arial"/>
                                <w:color w:val="008000"/>
                                <w:sz w:val="16"/>
                                <w:szCs w:val="16"/>
                                <w:highlight w:val="white"/>
                              </w:rPr>
                              <w:t>&lt;!--</w:t>
                            </w:r>
                            <w:proofErr w:type="spellStart"/>
                            <w:proofErr w:type="gramEnd"/>
                            <w:r w:rsidRPr="009A0FAC">
                              <w:rPr>
                                <w:rFonts w:cs="Arial"/>
                                <w:color w:val="008000"/>
                                <w:sz w:val="16"/>
                                <w:szCs w:val="16"/>
                                <w:highlight w:val="white"/>
                              </w:rPr>
                              <w:t>Régle</w:t>
                            </w:r>
                            <w:proofErr w:type="spellEnd"/>
                            <w:r w:rsidRPr="009A0FAC">
                              <w:rPr>
                                <w:rFonts w:cs="Arial"/>
                                <w:color w:val="008000"/>
                                <w:sz w:val="16"/>
                                <w:szCs w:val="16"/>
                                <w:highlight w:val="white"/>
                              </w:rPr>
                              <w:t xml:space="preserve"> abstraite qui </w:t>
                            </w:r>
                            <w:proofErr w:type="spellStart"/>
                            <w:r w:rsidRPr="009A0FAC">
                              <w:rPr>
                                <w:rFonts w:cs="Arial"/>
                                <w:color w:val="008000"/>
                                <w:sz w:val="16"/>
                                <w:szCs w:val="16"/>
                                <w:highlight w:val="white"/>
                              </w:rPr>
                              <w:t>verifie</w:t>
                            </w:r>
                            <w:proofErr w:type="spellEnd"/>
                            <w:r w:rsidRPr="009A0FAC">
                              <w:rPr>
                                <w:rFonts w:cs="Arial"/>
                                <w:color w:val="008000"/>
                                <w:sz w:val="16"/>
                                <w:szCs w:val="16"/>
                                <w:highlight w:val="white"/>
                              </w:rPr>
                              <w:t xml:space="preserve"> de l'exitance d'un code dans la terminologie--&gt;</w:t>
                            </w:r>
                          </w:p>
                          <w:p w14:paraId="787EED21"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9A0FAC">
                              <w:rPr>
                                <w:rFonts w:cs="Arial"/>
                                <w:b/>
                                <w:bCs/>
                                <w:color w:val="000000"/>
                                <w:sz w:val="16"/>
                                <w:szCs w:val="16"/>
                                <w:highlight w:val="white"/>
                              </w:rPr>
                              <w:tab/>
                            </w:r>
                            <w:r w:rsidRPr="009A0FAC">
                              <w:rPr>
                                <w:rFonts w:cs="Arial"/>
                                <w:b/>
                                <w:bCs/>
                                <w:color w:val="000000"/>
                                <w:sz w:val="16"/>
                                <w:szCs w:val="16"/>
                                <w:highlight w:val="white"/>
                              </w:rPr>
                              <w:tab/>
                            </w:r>
                            <w:r w:rsidRPr="00421520">
                              <w:rPr>
                                <w:rFonts w:cs="Arial"/>
                                <w:color w:val="0000FF"/>
                                <w:sz w:val="16"/>
                                <w:szCs w:val="16"/>
                                <w:highlight w:val="white"/>
                                <w:lang w:val="en-US"/>
                              </w:rPr>
                              <w:t>&lt;rule</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abstract</w:t>
                            </w:r>
                            <w:r w:rsidRPr="00421520">
                              <w:rPr>
                                <w:rFonts w:cs="Arial"/>
                                <w:color w:val="000000"/>
                                <w:sz w:val="16"/>
                                <w:szCs w:val="16"/>
                                <w:highlight w:val="white"/>
                                <w:lang w:val="en-US"/>
                              </w:rPr>
                              <w:t>=</w:t>
                            </w:r>
                            <w:r w:rsidRPr="00421520">
                              <w:rPr>
                                <w:rFonts w:cs="Arial"/>
                                <w:b/>
                                <w:bCs/>
                                <w:color w:val="8000FF"/>
                                <w:sz w:val="16"/>
                                <w:szCs w:val="16"/>
                                <w:highlight w:val="white"/>
                                <w:lang w:val="en-US"/>
                              </w:rPr>
                              <w:t>"true"</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id</w:t>
                            </w:r>
                            <w:r w:rsidRPr="00421520">
                              <w:rPr>
                                <w:rFonts w:cs="Arial"/>
                                <w:color w:val="000000"/>
                                <w:sz w:val="16"/>
                                <w:szCs w:val="16"/>
                                <w:highlight w:val="white"/>
                                <w:lang w:val="en-US"/>
                              </w:rPr>
                              <w:t>=</w:t>
                            </w:r>
                            <w:r w:rsidRPr="00421520">
                              <w:rPr>
                                <w:rFonts w:cs="Arial"/>
                                <w:b/>
                                <w:bCs/>
                                <w:color w:val="8000FF"/>
                                <w:sz w:val="16"/>
                                <w:szCs w:val="16"/>
                                <w:highlight w:val="white"/>
                                <w:lang w:val="en-US"/>
                              </w:rPr>
                              <w:t>"is-code-exist"</w:t>
                            </w:r>
                            <w:r w:rsidRPr="00421520">
                              <w:rPr>
                                <w:rFonts w:cs="Arial"/>
                                <w:color w:val="0000FF"/>
                                <w:sz w:val="16"/>
                                <w:szCs w:val="16"/>
                                <w:highlight w:val="white"/>
                                <w:lang w:val="en-US"/>
                              </w:rPr>
                              <w:t>&gt;</w:t>
                            </w:r>
                          </w:p>
                          <w:p w14:paraId="385C0127"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color w:val="0000FF"/>
                                <w:sz w:val="16"/>
                                <w:szCs w:val="16"/>
                                <w:highlight w:val="white"/>
                                <w:lang w:val="en-US"/>
                              </w:rPr>
                              <w:t>&lt;let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name</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theCode</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value</w:t>
                            </w:r>
                            <w:r w:rsidRPr="00421520">
                              <w:rPr>
                                <w:rFonts w:cs="Arial"/>
                                <w:color w:val="000000"/>
                                <w:sz w:val="16"/>
                                <w:szCs w:val="16"/>
                                <w:highlight w:val="white"/>
                                <w:lang w:val="en-US"/>
                              </w:rPr>
                              <w:t>=</w:t>
                            </w:r>
                            <w:r w:rsidRPr="00421520">
                              <w:rPr>
                                <w:rFonts w:cs="Arial"/>
                                <w:b/>
                                <w:bCs/>
                                <w:color w:val="8000FF"/>
                                <w:sz w:val="16"/>
                                <w:szCs w:val="16"/>
                                <w:highlight w:val="white"/>
                                <w:lang w:val="en-US"/>
                              </w:rPr>
                              <w:t>"@code"</w:t>
                            </w:r>
                            <w:r w:rsidRPr="00421520">
                              <w:rPr>
                                <w:rFonts w:cs="Arial"/>
                                <w:color w:val="0000FF"/>
                                <w:sz w:val="16"/>
                                <w:szCs w:val="16"/>
                                <w:highlight w:val="white"/>
                                <w:lang w:val="en-US"/>
                              </w:rPr>
                              <w:t>/&gt;</w:t>
                            </w:r>
                          </w:p>
                          <w:p w14:paraId="3CA4F9E1"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color w:val="0000FF"/>
                                <w:sz w:val="16"/>
                                <w:szCs w:val="16"/>
                                <w:highlight w:val="white"/>
                                <w:lang w:val="en-US"/>
                              </w:rPr>
                              <w:t>&lt;let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name</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thenNameCode</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value</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displayName</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2012F5DF"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color w:val="0000FF"/>
                                <w:sz w:val="16"/>
                                <w:szCs w:val="16"/>
                                <w:highlight w:val="white"/>
                                <w:lang w:val="en-US"/>
                              </w:rPr>
                              <w:t>&lt;let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name</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theCodeSystem</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value</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codeSystem</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126F2A48"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color w:val="0000FF"/>
                                <w:sz w:val="16"/>
                                <w:szCs w:val="16"/>
                                <w:highlight w:val="white"/>
                                <w:lang w:val="en-US"/>
                              </w:rPr>
                              <w:t>&lt;let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name</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theCodeSystemName</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value</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codeSystemName</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4DB5BD75"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r w:rsidRPr="00421520">
                              <w:rPr>
                                <w:rFonts w:cs="Arial"/>
                                <w:color w:val="0000FF"/>
                                <w:sz w:val="16"/>
                                <w:szCs w:val="16"/>
                                <w:highlight w:val="white"/>
                                <w:lang w:val="en-US"/>
                              </w:rPr>
                              <w:t>&lt;assert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role</w:t>
                            </w:r>
                            <w:r w:rsidRPr="00421520">
                              <w:rPr>
                                <w:rFonts w:cs="Arial"/>
                                <w:color w:val="000000"/>
                                <w:sz w:val="16"/>
                                <w:szCs w:val="16"/>
                                <w:highlight w:val="white"/>
                                <w:lang w:val="en-US"/>
                              </w:rPr>
                              <w:t>=</w:t>
                            </w:r>
                            <w:r w:rsidRPr="00421520">
                              <w:rPr>
                                <w:rFonts w:cs="Arial"/>
                                <w:b/>
                                <w:bCs/>
                                <w:color w:val="8000FF"/>
                                <w:sz w:val="16"/>
                                <w:szCs w:val="16"/>
                                <w:highlight w:val="white"/>
                                <w:lang w:val="en-US"/>
                              </w:rPr>
                              <w:t>"error</w:t>
                            </w:r>
                            <w:proofErr w:type="gramStart"/>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test</w:t>
                            </w:r>
                            <w:proofErr w:type="gramEnd"/>
                            <w:r w:rsidRPr="00421520">
                              <w:rPr>
                                <w:rFonts w:cs="Arial"/>
                                <w:color w:val="000000"/>
                                <w:sz w:val="16"/>
                                <w:szCs w:val="16"/>
                                <w:highlight w:val="white"/>
                                <w:lang w:val="en-US"/>
                              </w:rPr>
                              <w:t>=</w:t>
                            </w:r>
                            <w:r w:rsidRPr="00421520">
                              <w:rPr>
                                <w:rFonts w:cs="Arial"/>
                                <w:b/>
                                <w:bCs/>
                                <w:color w:val="8000FF"/>
                                <w:sz w:val="16"/>
                                <w:szCs w:val="16"/>
                                <w:highlight w:val="white"/>
                                <w:lang w:val="en-US"/>
                              </w:rPr>
                              <w:t>"not (doc-available(</w:t>
                            </w:r>
                            <w:proofErr w:type="spellStart"/>
                            <w:r w:rsidRPr="00421520">
                              <w:rPr>
                                <w:rFonts w:cs="Arial"/>
                                <w:b/>
                                <w:bCs/>
                                <w:color w:val="8000FF"/>
                                <w:sz w:val="16"/>
                                <w:szCs w:val="16"/>
                                <w:highlight w:val="white"/>
                                <w:lang w:val="en-US"/>
                              </w:rPr>
                              <w:t>concat</w:t>
                            </w:r>
                            <w:proofErr w:type="spellEnd"/>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path_terminologie</w:t>
                            </w:r>
                            <w:proofErr w:type="spellEnd"/>
                            <w:r w:rsidRPr="00421520">
                              <w:rPr>
                                <w:rFonts w:cs="Arial"/>
                                <w:b/>
                                <w:bCs/>
                                <w:color w:val="8000FF"/>
                                <w:sz w:val="16"/>
                                <w:szCs w:val="16"/>
                                <w:highlight w:val="white"/>
                                <w:lang w:val="en-US"/>
                              </w:rPr>
                              <w:t>, $</w:t>
                            </w:r>
                            <w:proofErr w:type="spellStart"/>
                            <w:r w:rsidRPr="00421520">
                              <w:rPr>
                                <w:rFonts w:cs="Arial"/>
                                <w:b/>
                                <w:bCs/>
                                <w:color w:val="8000FF"/>
                                <w:sz w:val="16"/>
                                <w:szCs w:val="16"/>
                                <w:highlight w:val="white"/>
                                <w:lang w:val="en-US"/>
                              </w:rPr>
                              <w:t>theCodeSystem</w:t>
                            </w:r>
                            <w:proofErr w:type="spellEnd"/>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rdf</w:t>
                            </w:r>
                            <w:proofErr w:type="spellEnd"/>
                            <w:r w:rsidRPr="00421520">
                              <w:rPr>
                                <w:rFonts w:cs="Arial"/>
                                <w:b/>
                                <w:bCs/>
                                <w:color w:val="8000FF"/>
                                <w:sz w:val="16"/>
                                <w:szCs w:val="16"/>
                                <w:highlight w:val="white"/>
                                <w:lang w:val="en-US"/>
                              </w:rPr>
                              <w:t>')) and not(exists(doc(</w:t>
                            </w:r>
                            <w:proofErr w:type="spellStart"/>
                            <w:r w:rsidRPr="00421520">
                              <w:rPr>
                                <w:rFonts w:cs="Arial"/>
                                <w:b/>
                                <w:bCs/>
                                <w:color w:val="8000FF"/>
                                <w:sz w:val="16"/>
                                <w:szCs w:val="16"/>
                                <w:highlight w:val="white"/>
                                <w:lang w:val="en-US"/>
                              </w:rPr>
                              <w:t>concat</w:t>
                            </w:r>
                            <w:proofErr w:type="spellEnd"/>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path_terminologie</w:t>
                            </w:r>
                            <w:proofErr w:type="spellEnd"/>
                            <w:r w:rsidRPr="00421520">
                              <w:rPr>
                                <w:rFonts w:cs="Arial"/>
                                <w:b/>
                                <w:bCs/>
                                <w:color w:val="8000FF"/>
                                <w:sz w:val="16"/>
                                <w:szCs w:val="16"/>
                                <w:highlight w:val="white"/>
                                <w:lang w:val="en-US"/>
                              </w:rPr>
                              <w:t>, $</w:t>
                            </w:r>
                            <w:proofErr w:type="spellStart"/>
                            <w:r w:rsidRPr="00421520">
                              <w:rPr>
                                <w:rFonts w:cs="Arial"/>
                                <w:b/>
                                <w:bCs/>
                                <w:color w:val="8000FF"/>
                                <w:sz w:val="16"/>
                                <w:szCs w:val="16"/>
                                <w:highlight w:val="white"/>
                                <w:lang w:val="en-US"/>
                              </w:rPr>
                              <w:t>theCodeSystem</w:t>
                            </w:r>
                            <w:proofErr w:type="spellEnd"/>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rdf</w:t>
                            </w:r>
                            <w:proofErr w:type="spellEnd"/>
                            <w:r w:rsidRPr="00421520">
                              <w:rPr>
                                <w:rFonts w:cs="Arial"/>
                                <w:b/>
                                <w:bCs/>
                                <w:color w:val="8000FF"/>
                                <w:sz w:val="16"/>
                                <w:szCs w:val="16"/>
                                <w:highlight w:val="white"/>
                                <w:lang w:val="en-US"/>
                              </w:rPr>
                              <w:t>') )//</w:t>
                            </w:r>
                            <w:proofErr w:type="spellStart"/>
                            <w:r w:rsidRPr="00421520">
                              <w:rPr>
                                <w:rFonts w:cs="Arial"/>
                                <w:b/>
                                <w:bCs/>
                                <w:color w:val="8000FF"/>
                                <w:sz w:val="16"/>
                                <w:szCs w:val="16"/>
                                <w:highlight w:val="white"/>
                                <w:lang w:val="en-US"/>
                              </w:rPr>
                              <w:t>skos:notation</w:t>
                            </w:r>
                            <w:proofErr w:type="spellEnd"/>
                            <w:r w:rsidRPr="00421520">
                              <w:rPr>
                                <w:rFonts w:cs="Arial"/>
                                <w:b/>
                                <w:bCs/>
                                <w:color w:val="8000FF"/>
                                <w:sz w:val="16"/>
                                <w:szCs w:val="16"/>
                                <w:highlight w:val="white"/>
                                <w:lang w:val="en-US"/>
                              </w:rPr>
                              <w:t>[text()= string($</w:t>
                            </w:r>
                            <w:proofErr w:type="spellStart"/>
                            <w:r w:rsidRPr="00421520">
                              <w:rPr>
                                <w:rFonts w:cs="Arial"/>
                                <w:b/>
                                <w:bCs/>
                                <w:color w:val="8000FF"/>
                                <w:sz w:val="16"/>
                                <w:szCs w:val="16"/>
                                <w:highlight w:val="white"/>
                                <w:lang w:val="en-US"/>
                              </w:rPr>
                              <w:t>theCode</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50321F46"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proofErr w:type="spellStart"/>
                            <w:proofErr w:type="gramStart"/>
                            <w:r w:rsidRPr="00421520">
                              <w:rPr>
                                <w:rFonts w:cs="Arial"/>
                                <w:b/>
                                <w:bCs/>
                                <w:color w:val="000000"/>
                                <w:sz w:val="16"/>
                                <w:szCs w:val="16"/>
                                <w:highlight w:val="white"/>
                                <w:lang w:val="en-US"/>
                              </w:rPr>
                              <w:t>CodeSystem</w:t>
                            </w:r>
                            <w:proofErr w:type="spellEnd"/>
                            <w:r w:rsidRPr="00421520">
                              <w:rPr>
                                <w:rFonts w:cs="Arial"/>
                                <w:b/>
                                <w:bCs/>
                                <w:color w:val="000000"/>
                                <w:sz w:val="16"/>
                                <w:szCs w:val="16"/>
                                <w:highlight w:val="white"/>
                                <w:lang w:val="en-US"/>
                              </w:rPr>
                              <w:t xml:space="preserve"> :</w:t>
                            </w:r>
                            <w:proofErr w:type="gramEnd"/>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&lt;value-of</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select</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theCodeSystem</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r w:rsidRPr="00421520">
                              <w:rPr>
                                <w:rFonts w:cs="Arial"/>
                                <w:b/>
                                <w:bCs/>
                                <w:color w:val="000000"/>
                                <w:sz w:val="16"/>
                                <w:szCs w:val="16"/>
                                <w:highlight w:val="white"/>
                                <w:lang w:val="en-US"/>
                              </w:rPr>
                              <w:t xml:space="preserve">" </w:t>
                            </w:r>
                          </w:p>
                          <w:p w14:paraId="2DE69E3E"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proofErr w:type="spellStart"/>
                            <w:proofErr w:type="gramStart"/>
                            <w:r w:rsidRPr="00421520">
                              <w:rPr>
                                <w:rFonts w:cs="Arial"/>
                                <w:b/>
                                <w:bCs/>
                                <w:color w:val="000000"/>
                                <w:sz w:val="16"/>
                                <w:szCs w:val="16"/>
                                <w:highlight w:val="white"/>
                                <w:lang w:val="en-US"/>
                              </w:rPr>
                              <w:t>CodeSystemName</w:t>
                            </w:r>
                            <w:proofErr w:type="spellEnd"/>
                            <w:r w:rsidRPr="00421520">
                              <w:rPr>
                                <w:rFonts w:cs="Arial"/>
                                <w:b/>
                                <w:bCs/>
                                <w:color w:val="000000"/>
                                <w:sz w:val="16"/>
                                <w:szCs w:val="16"/>
                                <w:highlight w:val="white"/>
                                <w:lang w:val="en-US"/>
                              </w:rPr>
                              <w:t xml:space="preserve"> :</w:t>
                            </w:r>
                            <w:proofErr w:type="gramEnd"/>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&lt;value-of</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select</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theCodeSystemName</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r w:rsidRPr="00421520">
                              <w:rPr>
                                <w:rFonts w:cs="Arial"/>
                                <w:b/>
                                <w:bCs/>
                                <w:color w:val="000000"/>
                                <w:sz w:val="16"/>
                                <w:szCs w:val="16"/>
                                <w:highlight w:val="white"/>
                                <w:lang w:val="en-US"/>
                              </w:rPr>
                              <w:t xml:space="preserve">" </w:t>
                            </w:r>
                          </w:p>
                          <w:p w14:paraId="035173E3"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proofErr w:type="gramStart"/>
                            <w:r w:rsidRPr="00421520">
                              <w:rPr>
                                <w:rFonts w:cs="Arial"/>
                                <w:b/>
                                <w:bCs/>
                                <w:color w:val="000000"/>
                                <w:sz w:val="16"/>
                                <w:szCs w:val="16"/>
                                <w:highlight w:val="white"/>
                                <w:lang w:val="en-US"/>
                              </w:rPr>
                              <w:t>Code  :</w:t>
                            </w:r>
                            <w:proofErr w:type="gramEnd"/>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&lt;value-of</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select</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theCode</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r w:rsidRPr="00421520">
                              <w:rPr>
                                <w:rFonts w:cs="Arial"/>
                                <w:b/>
                                <w:bCs/>
                                <w:color w:val="000000"/>
                                <w:sz w:val="16"/>
                                <w:szCs w:val="16"/>
                                <w:highlight w:val="white"/>
                                <w:lang w:val="en-US"/>
                              </w:rPr>
                              <w:t>"</w:t>
                            </w:r>
                          </w:p>
                          <w:p w14:paraId="66D78A41"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proofErr w:type="gramStart"/>
                            <w:r w:rsidRPr="00421520">
                              <w:rPr>
                                <w:rFonts w:cs="Arial"/>
                                <w:b/>
                                <w:bCs/>
                                <w:color w:val="000000"/>
                                <w:sz w:val="16"/>
                                <w:szCs w:val="16"/>
                                <w:highlight w:val="white"/>
                                <w:lang w:val="en-US"/>
                              </w:rPr>
                              <w:t>DisplayName :</w:t>
                            </w:r>
                            <w:proofErr w:type="gramEnd"/>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&lt;value-of</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select</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thenNameCode</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75DFC1B2"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r w:rsidRPr="009A0FAC">
                              <w:rPr>
                                <w:rFonts w:cs="Arial"/>
                                <w:b/>
                                <w:bCs/>
                                <w:color w:val="000000"/>
                                <w:sz w:val="16"/>
                                <w:szCs w:val="16"/>
                                <w:highlight w:val="white"/>
                              </w:rPr>
                              <w:t xml:space="preserve">Ce code n'est pas </w:t>
                            </w:r>
                            <w:proofErr w:type="spellStart"/>
                            <w:r w:rsidRPr="009A0FAC">
                              <w:rPr>
                                <w:rFonts w:cs="Arial"/>
                                <w:b/>
                                <w:bCs/>
                                <w:color w:val="000000"/>
                                <w:sz w:val="16"/>
                                <w:szCs w:val="16"/>
                                <w:highlight w:val="white"/>
                              </w:rPr>
                              <w:t>retouvé</w:t>
                            </w:r>
                            <w:proofErr w:type="spellEnd"/>
                            <w:r w:rsidRPr="009A0FAC">
                              <w:rPr>
                                <w:rFonts w:cs="Arial"/>
                                <w:b/>
                                <w:bCs/>
                                <w:color w:val="000000"/>
                                <w:sz w:val="16"/>
                                <w:szCs w:val="16"/>
                                <w:highlight w:val="white"/>
                              </w:rPr>
                              <w:t xml:space="preserve"> dans la terminologie</w:t>
                            </w:r>
                          </w:p>
                          <w:p w14:paraId="2416B197"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t xml:space="preserve"> </w:t>
                            </w:r>
                            <w:r w:rsidRPr="009A0FAC">
                              <w:rPr>
                                <w:rFonts w:cs="Arial"/>
                                <w:color w:val="0000FF"/>
                                <w:sz w:val="16"/>
                                <w:szCs w:val="16"/>
                                <w:highlight w:val="white"/>
                              </w:rPr>
                              <w:t>&lt;/</w:t>
                            </w:r>
                            <w:proofErr w:type="spellStart"/>
                            <w:r w:rsidRPr="009A0FAC">
                              <w:rPr>
                                <w:rFonts w:cs="Arial"/>
                                <w:color w:val="0000FF"/>
                                <w:sz w:val="16"/>
                                <w:szCs w:val="16"/>
                                <w:highlight w:val="white"/>
                              </w:rPr>
                              <w:t>assert</w:t>
                            </w:r>
                            <w:proofErr w:type="spellEnd"/>
                            <w:r w:rsidRPr="009A0FAC">
                              <w:rPr>
                                <w:rFonts w:cs="Arial"/>
                                <w:color w:val="0000FF"/>
                                <w:sz w:val="16"/>
                                <w:szCs w:val="16"/>
                                <w:highlight w:val="white"/>
                              </w:rPr>
                              <w:t>&gt;</w:t>
                            </w:r>
                          </w:p>
                          <w:p w14:paraId="15A7C54D"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t xml:space="preserve"> </w:t>
                            </w:r>
                          </w:p>
                          <w:p w14:paraId="6048CD79"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t xml:space="preserve"> </w:t>
                            </w:r>
                          </w:p>
                          <w:p w14:paraId="63FF8521"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t xml:space="preserve"> </w:t>
                            </w:r>
                          </w:p>
                          <w:p w14:paraId="5CA32B96"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color w:val="0000FF"/>
                                <w:sz w:val="16"/>
                                <w:szCs w:val="16"/>
                                <w:highlight w:val="white"/>
                              </w:rPr>
                              <w:t>&lt;/</w:t>
                            </w:r>
                            <w:proofErr w:type="spellStart"/>
                            <w:r w:rsidRPr="009A0FAC">
                              <w:rPr>
                                <w:rFonts w:cs="Arial"/>
                                <w:color w:val="0000FF"/>
                                <w:sz w:val="16"/>
                                <w:szCs w:val="16"/>
                                <w:highlight w:val="white"/>
                              </w:rPr>
                              <w:t>rule</w:t>
                            </w:r>
                            <w:proofErr w:type="spellEnd"/>
                            <w:r w:rsidRPr="009A0FAC">
                              <w:rPr>
                                <w:rFonts w:cs="Arial"/>
                                <w:color w:val="0000FF"/>
                                <w:sz w:val="16"/>
                                <w:szCs w:val="16"/>
                                <w:highlight w:val="white"/>
                              </w:rPr>
                              <w:t>&gt;</w:t>
                            </w:r>
                            <w:r w:rsidRPr="009A0FAC">
                              <w:rPr>
                                <w:rFonts w:cs="Arial"/>
                                <w:b/>
                                <w:bCs/>
                                <w:color w:val="000000"/>
                                <w:sz w:val="16"/>
                                <w:szCs w:val="16"/>
                                <w:highlight w:val="white"/>
                              </w:rPr>
                              <w:tab/>
                            </w:r>
                            <w:r w:rsidRPr="009A0FAC">
                              <w:rPr>
                                <w:rFonts w:cs="Arial"/>
                                <w:b/>
                                <w:bCs/>
                                <w:color w:val="000000"/>
                                <w:sz w:val="16"/>
                                <w:szCs w:val="16"/>
                                <w:highlight w:val="white"/>
                              </w:rPr>
                              <w:tab/>
                            </w:r>
                          </w:p>
                          <w:p w14:paraId="7ACC0935"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
                          <w:p w14:paraId="008A2FCB"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roofErr w:type="gramStart"/>
                            <w:r w:rsidRPr="009A0FAC">
                              <w:rPr>
                                <w:rFonts w:cs="Arial"/>
                                <w:color w:val="008000"/>
                                <w:sz w:val="16"/>
                                <w:szCs w:val="16"/>
                                <w:highlight w:val="white"/>
                              </w:rPr>
                              <w:t>&lt;!--</w:t>
                            </w:r>
                            <w:proofErr w:type="gramEnd"/>
                            <w:r w:rsidRPr="009A0FAC">
                              <w:rPr>
                                <w:rFonts w:cs="Arial"/>
                                <w:color w:val="008000"/>
                                <w:sz w:val="16"/>
                                <w:szCs w:val="16"/>
                                <w:highlight w:val="white"/>
                              </w:rPr>
                              <w:t xml:space="preserve">Document CDA : </w:t>
                            </w:r>
                            <w:proofErr w:type="spellStart"/>
                            <w:r w:rsidRPr="009A0FAC">
                              <w:rPr>
                                <w:rFonts w:cs="Arial"/>
                                <w:color w:val="008000"/>
                                <w:sz w:val="16"/>
                                <w:szCs w:val="16"/>
                                <w:highlight w:val="white"/>
                              </w:rPr>
                              <w:t>Verification</w:t>
                            </w:r>
                            <w:proofErr w:type="spellEnd"/>
                            <w:r w:rsidRPr="009A0FAC">
                              <w:rPr>
                                <w:rFonts w:cs="Arial"/>
                                <w:color w:val="008000"/>
                                <w:sz w:val="16"/>
                                <w:szCs w:val="16"/>
                                <w:highlight w:val="white"/>
                              </w:rPr>
                              <w:t xml:space="preserve"> sur la balise "code"--&gt;</w:t>
                            </w:r>
                          </w:p>
                          <w:p w14:paraId="505823D6"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9A0FAC">
                              <w:rPr>
                                <w:rFonts w:cs="Arial"/>
                                <w:b/>
                                <w:bCs/>
                                <w:color w:val="000000"/>
                                <w:sz w:val="16"/>
                                <w:szCs w:val="16"/>
                                <w:highlight w:val="white"/>
                              </w:rPr>
                              <w:tab/>
                            </w:r>
                            <w:r w:rsidRPr="009A0FAC">
                              <w:rPr>
                                <w:rFonts w:cs="Arial"/>
                                <w:b/>
                                <w:bCs/>
                                <w:color w:val="000000"/>
                                <w:sz w:val="16"/>
                                <w:szCs w:val="16"/>
                                <w:highlight w:val="white"/>
                              </w:rPr>
                              <w:tab/>
                            </w:r>
                            <w:r w:rsidRPr="00421520">
                              <w:rPr>
                                <w:rFonts w:cs="Arial"/>
                                <w:color w:val="0000FF"/>
                                <w:sz w:val="16"/>
                                <w:szCs w:val="16"/>
                                <w:highlight w:val="white"/>
                                <w:lang w:val="en-US"/>
                              </w:rPr>
                              <w:t>&lt;rule</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context</w:t>
                            </w:r>
                            <w:r w:rsidRPr="00421520">
                              <w:rPr>
                                <w:rFonts w:cs="Arial"/>
                                <w:color w:val="000000"/>
                                <w:sz w:val="16"/>
                                <w:szCs w:val="16"/>
                                <w:highlight w:val="white"/>
                                <w:lang w:val="en-US"/>
                              </w:rPr>
                              <w:t>=</w:t>
                            </w:r>
                            <w:r w:rsidRPr="00421520">
                              <w:rPr>
                                <w:rFonts w:cs="Arial"/>
                                <w:b/>
                                <w:bCs/>
                                <w:color w:val="8000FF"/>
                                <w:sz w:val="16"/>
                                <w:szCs w:val="16"/>
                                <w:highlight w:val="white"/>
                                <w:lang w:val="en-US"/>
                              </w:rPr>
                              <w:t>"//hl</w:t>
                            </w:r>
                            <w:proofErr w:type="gramStart"/>
                            <w:r w:rsidRPr="00421520">
                              <w:rPr>
                                <w:rFonts w:cs="Arial"/>
                                <w:b/>
                                <w:bCs/>
                                <w:color w:val="8000FF"/>
                                <w:sz w:val="16"/>
                                <w:szCs w:val="16"/>
                                <w:highlight w:val="white"/>
                                <w:lang w:val="en-US"/>
                              </w:rPr>
                              <w:t>7:code</w:t>
                            </w:r>
                            <w:proofErr w:type="gram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60639F35"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color w:val="0000FF"/>
                                <w:sz w:val="16"/>
                                <w:szCs w:val="16"/>
                                <w:highlight w:val="white"/>
                                <w:lang w:val="en-US"/>
                              </w:rPr>
                              <w:t>&lt;</w:t>
                            </w:r>
                            <w:proofErr w:type="spellStart"/>
                            <w:proofErr w:type="gramStart"/>
                            <w:r w:rsidRPr="00421520">
                              <w:rPr>
                                <w:rFonts w:cs="Arial"/>
                                <w:color w:val="0000FF"/>
                                <w:sz w:val="16"/>
                                <w:szCs w:val="16"/>
                                <w:highlight w:val="white"/>
                                <w:lang w:val="en-US"/>
                              </w:rPr>
                              <w:t>sch:extends</w:t>
                            </w:r>
                            <w:proofErr w:type="spellEnd"/>
                            <w:proofErr w:type="gramEnd"/>
                            <w:r w:rsidRPr="00421520">
                              <w:rPr>
                                <w:rFonts w:cs="Arial"/>
                                <w:color w:val="000000"/>
                                <w:sz w:val="16"/>
                                <w:szCs w:val="16"/>
                                <w:highlight w:val="white"/>
                                <w:lang w:val="en-US"/>
                              </w:rPr>
                              <w:t xml:space="preserve"> </w:t>
                            </w:r>
                            <w:r w:rsidRPr="00421520">
                              <w:rPr>
                                <w:rFonts w:cs="Arial"/>
                                <w:color w:val="FF0000"/>
                                <w:sz w:val="16"/>
                                <w:szCs w:val="16"/>
                                <w:highlight w:val="white"/>
                                <w:lang w:val="en-US"/>
                              </w:rPr>
                              <w:t>rule</w:t>
                            </w:r>
                            <w:r w:rsidRPr="00421520">
                              <w:rPr>
                                <w:rFonts w:cs="Arial"/>
                                <w:color w:val="000000"/>
                                <w:sz w:val="16"/>
                                <w:szCs w:val="16"/>
                                <w:highlight w:val="white"/>
                                <w:lang w:val="en-US"/>
                              </w:rPr>
                              <w:t>=</w:t>
                            </w:r>
                            <w:r w:rsidRPr="00421520">
                              <w:rPr>
                                <w:rFonts w:cs="Arial"/>
                                <w:b/>
                                <w:bCs/>
                                <w:color w:val="8000FF"/>
                                <w:sz w:val="16"/>
                                <w:szCs w:val="16"/>
                                <w:highlight w:val="white"/>
                                <w:lang w:val="en-US"/>
                              </w:rPr>
                              <w:t>"is-code-exist"</w:t>
                            </w:r>
                            <w:r w:rsidRPr="00421520">
                              <w:rPr>
                                <w:rFonts w:cs="Arial"/>
                                <w:color w:val="0000FF"/>
                                <w:sz w:val="16"/>
                                <w:szCs w:val="16"/>
                                <w:highlight w:val="white"/>
                                <w:lang w:val="en-US"/>
                              </w:rPr>
                              <w:t>/&gt;</w:t>
                            </w:r>
                          </w:p>
                          <w:p w14:paraId="68DFB115"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9A0FAC">
                              <w:rPr>
                                <w:rFonts w:cs="Arial"/>
                                <w:color w:val="0000FF"/>
                                <w:sz w:val="16"/>
                                <w:szCs w:val="16"/>
                                <w:highlight w:val="white"/>
                              </w:rPr>
                              <w:t>&lt;/</w:t>
                            </w:r>
                            <w:proofErr w:type="spellStart"/>
                            <w:r w:rsidRPr="009A0FAC">
                              <w:rPr>
                                <w:rFonts w:cs="Arial"/>
                                <w:color w:val="0000FF"/>
                                <w:sz w:val="16"/>
                                <w:szCs w:val="16"/>
                                <w:highlight w:val="white"/>
                              </w:rPr>
                              <w:t>rule</w:t>
                            </w:r>
                            <w:proofErr w:type="spellEnd"/>
                            <w:r w:rsidRPr="009A0FAC">
                              <w:rPr>
                                <w:rFonts w:cs="Arial"/>
                                <w:color w:val="0000FF"/>
                                <w:sz w:val="16"/>
                                <w:szCs w:val="16"/>
                                <w:highlight w:val="white"/>
                              </w:rPr>
                              <w:t>&gt;</w:t>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p>
                          <w:p w14:paraId="689963FE"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
                          <w:p w14:paraId="5F9E00A8"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
                          <w:p w14:paraId="4B8C10C3"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roofErr w:type="gramStart"/>
                            <w:r w:rsidRPr="009A0FAC">
                              <w:rPr>
                                <w:rFonts w:cs="Arial"/>
                                <w:color w:val="008000"/>
                                <w:sz w:val="16"/>
                                <w:szCs w:val="16"/>
                                <w:highlight w:val="white"/>
                              </w:rPr>
                              <w:t>&lt;!--</w:t>
                            </w:r>
                            <w:proofErr w:type="gramEnd"/>
                            <w:r w:rsidRPr="009A0FAC">
                              <w:rPr>
                                <w:rFonts w:cs="Arial"/>
                                <w:color w:val="008000"/>
                                <w:sz w:val="16"/>
                                <w:szCs w:val="16"/>
                                <w:highlight w:val="white"/>
                              </w:rPr>
                              <w:t xml:space="preserve">Document CDA :  </w:t>
                            </w:r>
                            <w:proofErr w:type="spellStart"/>
                            <w:r w:rsidRPr="009A0FAC">
                              <w:rPr>
                                <w:rFonts w:cs="Arial"/>
                                <w:color w:val="008000"/>
                                <w:sz w:val="16"/>
                                <w:szCs w:val="16"/>
                                <w:highlight w:val="white"/>
                              </w:rPr>
                              <w:t>Verification</w:t>
                            </w:r>
                            <w:proofErr w:type="spellEnd"/>
                            <w:r w:rsidRPr="009A0FAC">
                              <w:rPr>
                                <w:rFonts w:cs="Arial"/>
                                <w:color w:val="008000"/>
                                <w:sz w:val="16"/>
                                <w:szCs w:val="16"/>
                                <w:highlight w:val="white"/>
                              </w:rPr>
                              <w:t xml:space="preserve"> sur la balise "value" avec l'attribut type "CD" ou "CE"--&gt;</w:t>
                            </w:r>
                          </w:p>
                          <w:p w14:paraId="576BD99D"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9A0FAC">
                              <w:rPr>
                                <w:rFonts w:cs="Arial"/>
                                <w:b/>
                                <w:bCs/>
                                <w:color w:val="000000"/>
                                <w:sz w:val="16"/>
                                <w:szCs w:val="16"/>
                                <w:highlight w:val="white"/>
                              </w:rPr>
                              <w:tab/>
                            </w:r>
                            <w:r w:rsidRPr="009A0FAC">
                              <w:rPr>
                                <w:rFonts w:cs="Arial"/>
                                <w:b/>
                                <w:bCs/>
                                <w:color w:val="000000"/>
                                <w:sz w:val="16"/>
                                <w:szCs w:val="16"/>
                                <w:highlight w:val="white"/>
                              </w:rPr>
                              <w:tab/>
                            </w:r>
                            <w:r w:rsidRPr="00421520">
                              <w:rPr>
                                <w:rFonts w:cs="Arial"/>
                                <w:color w:val="0000FF"/>
                                <w:sz w:val="16"/>
                                <w:szCs w:val="16"/>
                                <w:highlight w:val="white"/>
                                <w:lang w:val="en-US"/>
                              </w:rPr>
                              <w:t>&lt;rule</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context</w:t>
                            </w:r>
                            <w:r w:rsidRPr="00421520">
                              <w:rPr>
                                <w:rFonts w:cs="Arial"/>
                                <w:color w:val="000000"/>
                                <w:sz w:val="16"/>
                                <w:szCs w:val="16"/>
                                <w:highlight w:val="white"/>
                                <w:lang w:val="en-US"/>
                              </w:rPr>
                              <w:t>=</w:t>
                            </w:r>
                            <w:r w:rsidRPr="00421520">
                              <w:rPr>
                                <w:rFonts w:cs="Arial"/>
                                <w:b/>
                                <w:bCs/>
                                <w:color w:val="8000FF"/>
                                <w:sz w:val="16"/>
                                <w:szCs w:val="16"/>
                                <w:highlight w:val="white"/>
                                <w:lang w:val="en-US"/>
                              </w:rPr>
                              <w:t>"//hl7:</w:t>
                            </w:r>
                            <w:proofErr w:type="gramStart"/>
                            <w:r w:rsidRPr="00421520">
                              <w:rPr>
                                <w:rFonts w:cs="Arial"/>
                                <w:b/>
                                <w:bCs/>
                                <w:color w:val="8000FF"/>
                                <w:sz w:val="16"/>
                                <w:szCs w:val="16"/>
                                <w:highlight w:val="white"/>
                                <w:lang w:val="en-US"/>
                              </w:rPr>
                              <w:t>value[</w:t>
                            </w:r>
                            <w:proofErr w:type="gramEnd"/>
                            <w:r w:rsidRPr="00421520">
                              <w:rPr>
                                <w:rFonts w:cs="Arial"/>
                                <w:b/>
                                <w:bCs/>
                                <w:color w:val="8000FF"/>
                                <w:sz w:val="16"/>
                                <w:szCs w:val="16"/>
                                <w:highlight w:val="white"/>
                                <w:lang w:val="en-US"/>
                              </w:rPr>
                              <w:t>@xsi:type='CD' or  @xsi:type='CE']"</w:t>
                            </w:r>
                            <w:r w:rsidRPr="00421520">
                              <w:rPr>
                                <w:rFonts w:cs="Arial"/>
                                <w:color w:val="0000FF"/>
                                <w:sz w:val="16"/>
                                <w:szCs w:val="16"/>
                                <w:highlight w:val="white"/>
                                <w:lang w:val="en-US"/>
                              </w:rPr>
                              <w:t>&gt;</w:t>
                            </w:r>
                          </w:p>
                          <w:p w14:paraId="5F882E88"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color w:val="0000FF"/>
                                <w:sz w:val="16"/>
                                <w:szCs w:val="16"/>
                                <w:highlight w:val="white"/>
                                <w:lang w:val="en-US"/>
                              </w:rPr>
                              <w:t>&lt;</w:t>
                            </w:r>
                            <w:proofErr w:type="spellStart"/>
                            <w:proofErr w:type="gramStart"/>
                            <w:r w:rsidRPr="00421520">
                              <w:rPr>
                                <w:rFonts w:cs="Arial"/>
                                <w:color w:val="0000FF"/>
                                <w:sz w:val="16"/>
                                <w:szCs w:val="16"/>
                                <w:highlight w:val="white"/>
                                <w:lang w:val="en-US"/>
                              </w:rPr>
                              <w:t>sch:extends</w:t>
                            </w:r>
                            <w:proofErr w:type="spellEnd"/>
                            <w:proofErr w:type="gramEnd"/>
                            <w:r w:rsidRPr="00421520">
                              <w:rPr>
                                <w:rFonts w:cs="Arial"/>
                                <w:color w:val="000000"/>
                                <w:sz w:val="16"/>
                                <w:szCs w:val="16"/>
                                <w:highlight w:val="white"/>
                                <w:lang w:val="en-US"/>
                              </w:rPr>
                              <w:t xml:space="preserve"> </w:t>
                            </w:r>
                            <w:r w:rsidRPr="00421520">
                              <w:rPr>
                                <w:rFonts w:cs="Arial"/>
                                <w:color w:val="FF0000"/>
                                <w:sz w:val="16"/>
                                <w:szCs w:val="16"/>
                                <w:highlight w:val="white"/>
                                <w:lang w:val="en-US"/>
                              </w:rPr>
                              <w:t>rule</w:t>
                            </w:r>
                            <w:r w:rsidRPr="00421520">
                              <w:rPr>
                                <w:rFonts w:cs="Arial"/>
                                <w:color w:val="000000"/>
                                <w:sz w:val="16"/>
                                <w:szCs w:val="16"/>
                                <w:highlight w:val="white"/>
                                <w:lang w:val="en-US"/>
                              </w:rPr>
                              <w:t>=</w:t>
                            </w:r>
                            <w:r w:rsidRPr="00421520">
                              <w:rPr>
                                <w:rFonts w:cs="Arial"/>
                                <w:b/>
                                <w:bCs/>
                                <w:color w:val="8000FF"/>
                                <w:sz w:val="16"/>
                                <w:szCs w:val="16"/>
                                <w:highlight w:val="white"/>
                                <w:lang w:val="en-US"/>
                              </w:rPr>
                              <w:t>"is-code-exist"</w:t>
                            </w:r>
                            <w:r w:rsidRPr="00421520">
                              <w:rPr>
                                <w:rFonts w:cs="Arial"/>
                                <w:color w:val="0000FF"/>
                                <w:sz w:val="16"/>
                                <w:szCs w:val="16"/>
                                <w:highlight w:val="white"/>
                                <w:lang w:val="en-US"/>
                              </w:rPr>
                              <w:t>/&gt;</w:t>
                            </w:r>
                          </w:p>
                          <w:p w14:paraId="066DF0BA"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9A0FAC">
                              <w:rPr>
                                <w:rFonts w:cs="Arial"/>
                                <w:color w:val="0000FF"/>
                                <w:sz w:val="16"/>
                                <w:szCs w:val="16"/>
                                <w:highlight w:val="white"/>
                              </w:rPr>
                              <w:t>&lt;/</w:t>
                            </w:r>
                            <w:proofErr w:type="spellStart"/>
                            <w:r w:rsidRPr="009A0FAC">
                              <w:rPr>
                                <w:rFonts w:cs="Arial"/>
                                <w:color w:val="0000FF"/>
                                <w:sz w:val="16"/>
                                <w:szCs w:val="16"/>
                                <w:highlight w:val="white"/>
                              </w:rPr>
                              <w:t>rule</w:t>
                            </w:r>
                            <w:proofErr w:type="spellEnd"/>
                            <w:r w:rsidRPr="009A0FAC">
                              <w:rPr>
                                <w:rFonts w:cs="Arial"/>
                                <w:color w:val="0000FF"/>
                                <w:sz w:val="16"/>
                                <w:szCs w:val="16"/>
                                <w:highlight w:val="white"/>
                              </w:rPr>
                              <w:t>&gt;</w:t>
                            </w:r>
                            <w:r w:rsidRPr="009A0FAC">
                              <w:rPr>
                                <w:rFonts w:cs="Arial"/>
                                <w:b/>
                                <w:bCs/>
                                <w:color w:val="000000"/>
                                <w:sz w:val="16"/>
                                <w:szCs w:val="16"/>
                                <w:highlight w:val="white"/>
                              </w:rPr>
                              <w:tab/>
                            </w:r>
                            <w:r w:rsidRPr="009A0FAC">
                              <w:rPr>
                                <w:rFonts w:cs="Arial"/>
                                <w:b/>
                                <w:bCs/>
                                <w:color w:val="000000"/>
                                <w:sz w:val="16"/>
                                <w:szCs w:val="16"/>
                                <w:highlight w:val="white"/>
                              </w:rPr>
                              <w:tab/>
                            </w:r>
                          </w:p>
                          <w:p w14:paraId="42B8B077"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
                          <w:p w14:paraId="4256951B"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roofErr w:type="gramStart"/>
                            <w:r w:rsidRPr="009A0FAC">
                              <w:rPr>
                                <w:rFonts w:cs="Arial"/>
                                <w:color w:val="008000"/>
                                <w:sz w:val="16"/>
                                <w:szCs w:val="16"/>
                                <w:highlight w:val="white"/>
                              </w:rPr>
                              <w:t>&lt;!--</w:t>
                            </w:r>
                            <w:proofErr w:type="gramEnd"/>
                            <w:r w:rsidRPr="009A0FAC">
                              <w:rPr>
                                <w:rFonts w:cs="Arial"/>
                                <w:color w:val="008000"/>
                                <w:sz w:val="16"/>
                                <w:szCs w:val="16"/>
                                <w:highlight w:val="white"/>
                              </w:rPr>
                              <w:t xml:space="preserve">Document JDV : </w:t>
                            </w:r>
                            <w:proofErr w:type="spellStart"/>
                            <w:r w:rsidRPr="009A0FAC">
                              <w:rPr>
                                <w:rFonts w:cs="Arial"/>
                                <w:color w:val="008000"/>
                                <w:sz w:val="16"/>
                                <w:szCs w:val="16"/>
                                <w:highlight w:val="white"/>
                              </w:rPr>
                              <w:t>Verification</w:t>
                            </w:r>
                            <w:proofErr w:type="spellEnd"/>
                            <w:r w:rsidRPr="009A0FAC">
                              <w:rPr>
                                <w:rFonts w:cs="Arial"/>
                                <w:color w:val="008000"/>
                                <w:sz w:val="16"/>
                                <w:szCs w:val="16"/>
                                <w:highlight w:val="white"/>
                              </w:rPr>
                              <w:t xml:space="preserve"> sur la balise "Concept"--&gt;</w:t>
                            </w:r>
                          </w:p>
                          <w:p w14:paraId="0EA2F86A"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9A0FAC">
                              <w:rPr>
                                <w:rFonts w:cs="Arial"/>
                                <w:b/>
                                <w:bCs/>
                                <w:color w:val="000000"/>
                                <w:sz w:val="16"/>
                                <w:szCs w:val="16"/>
                                <w:highlight w:val="white"/>
                              </w:rPr>
                              <w:tab/>
                            </w:r>
                            <w:r w:rsidRPr="009A0FAC">
                              <w:rPr>
                                <w:rFonts w:cs="Arial"/>
                                <w:b/>
                                <w:bCs/>
                                <w:color w:val="000000"/>
                                <w:sz w:val="16"/>
                                <w:szCs w:val="16"/>
                                <w:highlight w:val="white"/>
                              </w:rPr>
                              <w:tab/>
                            </w:r>
                            <w:r w:rsidRPr="00421520">
                              <w:rPr>
                                <w:rFonts w:cs="Arial"/>
                                <w:color w:val="0000FF"/>
                                <w:sz w:val="16"/>
                                <w:szCs w:val="16"/>
                                <w:highlight w:val="white"/>
                                <w:lang w:val="en-US"/>
                              </w:rPr>
                              <w:t>&lt;rule</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context</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proofErr w:type="gramStart"/>
                            <w:r w:rsidRPr="00421520">
                              <w:rPr>
                                <w:rFonts w:cs="Arial"/>
                                <w:b/>
                                <w:bCs/>
                                <w:color w:val="8000FF"/>
                                <w:sz w:val="16"/>
                                <w:szCs w:val="16"/>
                                <w:highlight w:val="white"/>
                                <w:lang w:val="en-US"/>
                              </w:rPr>
                              <w:t>svs:Concept</w:t>
                            </w:r>
                            <w:proofErr w:type="spellEnd"/>
                            <w:proofErr w:type="gram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1D20B88D"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color w:val="0000FF"/>
                                <w:sz w:val="16"/>
                                <w:szCs w:val="16"/>
                                <w:highlight w:val="white"/>
                                <w:lang w:val="en-US"/>
                              </w:rPr>
                              <w:t>&lt;</w:t>
                            </w:r>
                            <w:proofErr w:type="spellStart"/>
                            <w:proofErr w:type="gramStart"/>
                            <w:r w:rsidRPr="00421520">
                              <w:rPr>
                                <w:rFonts w:cs="Arial"/>
                                <w:color w:val="0000FF"/>
                                <w:sz w:val="16"/>
                                <w:szCs w:val="16"/>
                                <w:highlight w:val="white"/>
                                <w:lang w:val="en-US"/>
                              </w:rPr>
                              <w:t>sch:extends</w:t>
                            </w:r>
                            <w:proofErr w:type="spellEnd"/>
                            <w:proofErr w:type="gramEnd"/>
                            <w:r w:rsidRPr="00421520">
                              <w:rPr>
                                <w:rFonts w:cs="Arial"/>
                                <w:color w:val="000000"/>
                                <w:sz w:val="16"/>
                                <w:szCs w:val="16"/>
                                <w:highlight w:val="white"/>
                                <w:lang w:val="en-US"/>
                              </w:rPr>
                              <w:t xml:space="preserve"> </w:t>
                            </w:r>
                            <w:r w:rsidRPr="00421520">
                              <w:rPr>
                                <w:rFonts w:cs="Arial"/>
                                <w:color w:val="FF0000"/>
                                <w:sz w:val="16"/>
                                <w:szCs w:val="16"/>
                                <w:highlight w:val="white"/>
                                <w:lang w:val="en-US"/>
                              </w:rPr>
                              <w:t>rule</w:t>
                            </w:r>
                            <w:r w:rsidRPr="00421520">
                              <w:rPr>
                                <w:rFonts w:cs="Arial"/>
                                <w:color w:val="000000"/>
                                <w:sz w:val="16"/>
                                <w:szCs w:val="16"/>
                                <w:highlight w:val="white"/>
                                <w:lang w:val="en-US"/>
                              </w:rPr>
                              <w:t>=</w:t>
                            </w:r>
                            <w:r w:rsidRPr="00421520">
                              <w:rPr>
                                <w:rFonts w:cs="Arial"/>
                                <w:b/>
                                <w:bCs/>
                                <w:color w:val="8000FF"/>
                                <w:sz w:val="16"/>
                                <w:szCs w:val="16"/>
                                <w:highlight w:val="white"/>
                                <w:lang w:val="en-US"/>
                              </w:rPr>
                              <w:t>"is-code-exist"</w:t>
                            </w:r>
                            <w:r w:rsidRPr="00421520">
                              <w:rPr>
                                <w:rFonts w:cs="Arial"/>
                                <w:color w:val="0000FF"/>
                                <w:sz w:val="16"/>
                                <w:szCs w:val="16"/>
                                <w:highlight w:val="white"/>
                                <w:lang w:val="en-US"/>
                              </w:rPr>
                              <w:t>/&gt;</w:t>
                            </w:r>
                          </w:p>
                          <w:p w14:paraId="0B54BBFD"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9A0FAC">
                              <w:rPr>
                                <w:rFonts w:cs="Arial"/>
                                <w:color w:val="0000FF"/>
                                <w:sz w:val="16"/>
                                <w:szCs w:val="16"/>
                                <w:highlight w:val="white"/>
                              </w:rPr>
                              <w:t>&lt;/</w:t>
                            </w:r>
                            <w:proofErr w:type="spellStart"/>
                            <w:r w:rsidRPr="009A0FAC">
                              <w:rPr>
                                <w:rFonts w:cs="Arial"/>
                                <w:color w:val="0000FF"/>
                                <w:sz w:val="16"/>
                                <w:szCs w:val="16"/>
                                <w:highlight w:val="white"/>
                              </w:rPr>
                              <w:t>rule</w:t>
                            </w:r>
                            <w:proofErr w:type="spellEnd"/>
                            <w:r w:rsidRPr="009A0FAC">
                              <w:rPr>
                                <w:rFonts w:cs="Arial"/>
                                <w:color w:val="0000FF"/>
                                <w:sz w:val="16"/>
                                <w:szCs w:val="16"/>
                                <w:highlight w:val="white"/>
                              </w:rPr>
                              <w:t>&gt;</w:t>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p>
                          <w:p w14:paraId="4CBC8651"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p>
                          <w:p w14:paraId="7779AE1C"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p>
                          <w:p w14:paraId="12195C77"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roofErr w:type="gramStart"/>
                            <w:r w:rsidRPr="009A0FAC">
                              <w:rPr>
                                <w:rFonts w:cs="Arial"/>
                                <w:color w:val="008000"/>
                                <w:sz w:val="16"/>
                                <w:szCs w:val="16"/>
                                <w:highlight w:val="white"/>
                              </w:rPr>
                              <w:t>&lt;!--</w:t>
                            </w:r>
                            <w:proofErr w:type="gramEnd"/>
                            <w:r w:rsidRPr="009A0FAC">
                              <w:rPr>
                                <w:rFonts w:cs="Arial"/>
                                <w:color w:val="008000"/>
                                <w:sz w:val="16"/>
                                <w:szCs w:val="16"/>
                                <w:highlight w:val="white"/>
                              </w:rPr>
                              <w:t xml:space="preserve">Document CDA : </w:t>
                            </w:r>
                            <w:proofErr w:type="spellStart"/>
                            <w:r w:rsidRPr="009A0FAC">
                              <w:rPr>
                                <w:rFonts w:cs="Arial"/>
                                <w:color w:val="008000"/>
                                <w:sz w:val="16"/>
                                <w:szCs w:val="16"/>
                                <w:highlight w:val="white"/>
                              </w:rPr>
                              <w:t>Verification</w:t>
                            </w:r>
                            <w:proofErr w:type="spellEnd"/>
                            <w:r w:rsidRPr="009A0FAC">
                              <w:rPr>
                                <w:rFonts w:cs="Arial"/>
                                <w:color w:val="008000"/>
                                <w:sz w:val="16"/>
                                <w:szCs w:val="16"/>
                                <w:highlight w:val="white"/>
                              </w:rPr>
                              <w:t xml:space="preserve"> sur la balise "value" pour UCUM --&gt;</w:t>
                            </w:r>
                          </w:p>
                          <w:p w14:paraId="71FCF11B"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9A0FAC">
                              <w:rPr>
                                <w:rFonts w:cs="Arial"/>
                                <w:b/>
                                <w:bCs/>
                                <w:color w:val="000000"/>
                                <w:sz w:val="16"/>
                                <w:szCs w:val="16"/>
                                <w:highlight w:val="white"/>
                              </w:rPr>
                              <w:tab/>
                            </w:r>
                            <w:r w:rsidRPr="009A0FAC">
                              <w:rPr>
                                <w:rFonts w:cs="Arial"/>
                                <w:b/>
                                <w:bCs/>
                                <w:color w:val="000000"/>
                                <w:sz w:val="16"/>
                                <w:szCs w:val="16"/>
                                <w:highlight w:val="white"/>
                              </w:rPr>
                              <w:tab/>
                            </w:r>
                            <w:r w:rsidRPr="00421520">
                              <w:rPr>
                                <w:rFonts w:cs="Arial"/>
                                <w:color w:val="0000FF"/>
                                <w:sz w:val="16"/>
                                <w:szCs w:val="16"/>
                                <w:highlight w:val="white"/>
                                <w:lang w:val="en-US"/>
                              </w:rPr>
                              <w:t>&lt;rule</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context</w:t>
                            </w:r>
                            <w:r w:rsidRPr="00421520">
                              <w:rPr>
                                <w:rFonts w:cs="Arial"/>
                                <w:color w:val="000000"/>
                                <w:sz w:val="16"/>
                                <w:szCs w:val="16"/>
                                <w:highlight w:val="white"/>
                                <w:lang w:val="en-US"/>
                              </w:rPr>
                              <w:t>=</w:t>
                            </w:r>
                            <w:r w:rsidRPr="00421520">
                              <w:rPr>
                                <w:rFonts w:cs="Arial"/>
                                <w:b/>
                                <w:bCs/>
                                <w:color w:val="8000FF"/>
                                <w:sz w:val="16"/>
                                <w:szCs w:val="16"/>
                                <w:highlight w:val="white"/>
                                <w:lang w:val="en-US"/>
                              </w:rPr>
                              <w:t>"//hl7:value[@</w:t>
                            </w:r>
                            <w:proofErr w:type="gramStart"/>
                            <w:r w:rsidRPr="00421520">
                              <w:rPr>
                                <w:rFonts w:cs="Arial"/>
                                <w:b/>
                                <w:bCs/>
                                <w:color w:val="8000FF"/>
                                <w:sz w:val="16"/>
                                <w:szCs w:val="16"/>
                                <w:highlight w:val="white"/>
                                <w:lang w:val="en-US"/>
                              </w:rPr>
                              <w:t>xsi:type</w:t>
                            </w:r>
                            <w:proofErr w:type="gramEnd"/>
                            <w:r w:rsidRPr="00421520">
                              <w:rPr>
                                <w:rFonts w:cs="Arial"/>
                                <w:b/>
                                <w:bCs/>
                                <w:color w:val="8000FF"/>
                                <w:sz w:val="16"/>
                                <w:szCs w:val="16"/>
                                <w:highlight w:val="white"/>
                                <w:lang w:val="en-US"/>
                              </w:rPr>
                              <w:t>='PQ']"</w:t>
                            </w:r>
                            <w:r w:rsidRPr="00421520">
                              <w:rPr>
                                <w:rFonts w:cs="Arial"/>
                                <w:color w:val="0000FF"/>
                                <w:sz w:val="16"/>
                                <w:szCs w:val="16"/>
                                <w:highlight w:val="white"/>
                                <w:lang w:val="en-US"/>
                              </w:rPr>
                              <w:t>&gt;</w:t>
                            </w:r>
                          </w:p>
                          <w:p w14:paraId="0FBA9BA3"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color w:val="0000FF"/>
                                <w:sz w:val="16"/>
                                <w:szCs w:val="16"/>
                                <w:highlight w:val="white"/>
                                <w:lang w:val="en-US"/>
                              </w:rPr>
                              <w:t>&lt;let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name</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theUnit</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value</w:t>
                            </w:r>
                            <w:r w:rsidRPr="00421520">
                              <w:rPr>
                                <w:rFonts w:cs="Arial"/>
                                <w:color w:val="000000"/>
                                <w:sz w:val="16"/>
                                <w:szCs w:val="16"/>
                                <w:highlight w:val="white"/>
                                <w:lang w:val="en-US"/>
                              </w:rPr>
                              <w:t>=</w:t>
                            </w:r>
                            <w:r w:rsidRPr="00421520">
                              <w:rPr>
                                <w:rFonts w:cs="Arial"/>
                                <w:b/>
                                <w:bCs/>
                                <w:color w:val="8000FF"/>
                                <w:sz w:val="16"/>
                                <w:szCs w:val="16"/>
                                <w:highlight w:val="white"/>
                                <w:lang w:val="en-US"/>
                              </w:rPr>
                              <w:t>"@unit"</w:t>
                            </w:r>
                            <w:r w:rsidRPr="00421520">
                              <w:rPr>
                                <w:rFonts w:cs="Arial"/>
                                <w:color w:val="0000FF"/>
                                <w:sz w:val="16"/>
                                <w:szCs w:val="16"/>
                                <w:highlight w:val="white"/>
                                <w:lang w:val="en-US"/>
                              </w:rPr>
                              <w:t>/&gt;</w:t>
                            </w:r>
                          </w:p>
                          <w:p w14:paraId="04F17564"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r w:rsidRPr="00421520">
                              <w:rPr>
                                <w:rFonts w:cs="Arial"/>
                                <w:color w:val="0000FF"/>
                                <w:sz w:val="16"/>
                                <w:szCs w:val="16"/>
                                <w:highlight w:val="white"/>
                                <w:lang w:val="en-US"/>
                              </w:rPr>
                              <w:t>&lt;assert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role</w:t>
                            </w:r>
                            <w:r w:rsidRPr="00421520">
                              <w:rPr>
                                <w:rFonts w:cs="Arial"/>
                                <w:color w:val="000000"/>
                                <w:sz w:val="16"/>
                                <w:szCs w:val="16"/>
                                <w:highlight w:val="white"/>
                                <w:lang w:val="en-US"/>
                              </w:rPr>
                              <w:t>=</w:t>
                            </w:r>
                            <w:r w:rsidRPr="00421520">
                              <w:rPr>
                                <w:rFonts w:cs="Arial"/>
                                <w:b/>
                                <w:bCs/>
                                <w:color w:val="8000FF"/>
                                <w:sz w:val="16"/>
                                <w:szCs w:val="16"/>
                                <w:highlight w:val="white"/>
                                <w:lang w:val="en-US"/>
                              </w:rPr>
                              <w:t>"error</w:t>
                            </w:r>
                            <w:proofErr w:type="gramStart"/>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test</w:t>
                            </w:r>
                            <w:proofErr w:type="gramEnd"/>
                            <w:r w:rsidRPr="00421520">
                              <w:rPr>
                                <w:rFonts w:cs="Arial"/>
                                <w:color w:val="000000"/>
                                <w:sz w:val="16"/>
                                <w:szCs w:val="16"/>
                                <w:highlight w:val="white"/>
                                <w:lang w:val="en-US"/>
                              </w:rPr>
                              <w:t>=</w:t>
                            </w:r>
                            <w:r w:rsidRPr="00421520">
                              <w:rPr>
                                <w:rFonts w:cs="Arial"/>
                                <w:b/>
                                <w:bCs/>
                                <w:color w:val="8000FF"/>
                                <w:sz w:val="16"/>
                                <w:szCs w:val="16"/>
                                <w:highlight w:val="white"/>
                                <w:lang w:val="en-US"/>
                              </w:rPr>
                              <w:t>"(exists(doc(</w:t>
                            </w:r>
                            <w:proofErr w:type="spellStart"/>
                            <w:r w:rsidRPr="00421520">
                              <w:rPr>
                                <w:rFonts w:cs="Arial"/>
                                <w:b/>
                                <w:bCs/>
                                <w:color w:val="8000FF"/>
                                <w:sz w:val="16"/>
                                <w:szCs w:val="16"/>
                                <w:highlight w:val="white"/>
                                <w:lang w:val="en-US"/>
                              </w:rPr>
                              <w:t>concat</w:t>
                            </w:r>
                            <w:proofErr w:type="spellEnd"/>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path_terminologie</w:t>
                            </w:r>
                            <w:proofErr w:type="spellEnd"/>
                            <w:r w:rsidRPr="00421520">
                              <w:rPr>
                                <w:rFonts w:cs="Arial"/>
                                <w:b/>
                                <w:bCs/>
                                <w:color w:val="8000FF"/>
                                <w:sz w:val="16"/>
                                <w:szCs w:val="16"/>
                                <w:highlight w:val="white"/>
                                <w:lang w:val="en-US"/>
                              </w:rPr>
                              <w:t>, 'ucum.xml') )//code[text()= string($</w:t>
                            </w:r>
                            <w:proofErr w:type="spellStart"/>
                            <w:r w:rsidRPr="00421520">
                              <w:rPr>
                                <w:rFonts w:cs="Arial"/>
                                <w:b/>
                                <w:bCs/>
                                <w:color w:val="8000FF"/>
                                <w:sz w:val="16"/>
                                <w:szCs w:val="16"/>
                                <w:highlight w:val="white"/>
                                <w:lang w:val="en-US"/>
                              </w:rPr>
                              <w:t>theUnit</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3E312125"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proofErr w:type="gramStart"/>
                            <w:r w:rsidRPr="00421520">
                              <w:rPr>
                                <w:rFonts w:cs="Arial"/>
                                <w:b/>
                                <w:bCs/>
                                <w:color w:val="000000"/>
                                <w:sz w:val="16"/>
                                <w:szCs w:val="16"/>
                                <w:highlight w:val="white"/>
                                <w:lang w:val="en-US"/>
                              </w:rPr>
                              <w:t>Code  :</w:t>
                            </w:r>
                            <w:proofErr w:type="gramEnd"/>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&lt;value-of</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select</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theUnit</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r w:rsidRPr="00421520">
                              <w:rPr>
                                <w:rFonts w:cs="Arial"/>
                                <w:b/>
                                <w:bCs/>
                                <w:color w:val="000000"/>
                                <w:sz w:val="16"/>
                                <w:szCs w:val="16"/>
                                <w:highlight w:val="white"/>
                                <w:lang w:val="en-US"/>
                              </w:rPr>
                              <w:t>"</w:t>
                            </w:r>
                          </w:p>
                          <w:p w14:paraId="7DD15B89"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r w:rsidRPr="009A0FAC">
                              <w:rPr>
                                <w:rFonts w:cs="Arial"/>
                                <w:b/>
                                <w:bCs/>
                                <w:color w:val="000000"/>
                                <w:sz w:val="16"/>
                                <w:szCs w:val="16"/>
                                <w:highlight w:val="white"/>
                              </w:rPr>
                              <w:t>Ce code n'est pas dans UCUM</w:t>
                            </w:r>
                          </w:p>
                          <w:p w14:paraId="63B18177"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t xml:space="preserve"> </w:t>
                            </w:r>
                            <w:r w:rsidRPr="009A0FAC">
                              <w:rPr>
                                <w:rFonts w:cs="Arial"/>
                                <w:color w:val="0000FF"/>
                                <w:sz w:val="16"/>
                                <w:szCs w:val="16"/>
                                <w:highlight w:val="white"/>
                              </w:rPr>
                              <w:t>&lt;/</w:t>
                            </w:r>
                            <w:proofErr w:type="spellStart"/>
                            <w:r w:rsidRPr="009A0FAC">
                              <w:rPr>
                                <w:rFonts w:cs="Arial"/>
                                <w:color w:val="0000FF"/>
                                <w:sz w:val="16"/>
                                <w:szCs w:val="16"/>
                                <w:highlight w:val="white"/>
                              </w:rPr>
                              <w:t>assert</w:t>
                            </w:r>
                            <w:proofErr w:type="spellEnd"/>
                            <w:r w:rsidRPr="009A0FAC">
                              <w:rPr>
                                <w:rFonts w:cs="Arial"/>
                                <w:color w:val="0000FF"/>
                                <w:sz w:val="16"/>
                                <w:szCs w:val="16"/>
                                <w:highlight w:val="white"/>
                              </w:rPr>
                              <w:t>&gt;</w:t>
                            </w:r>
                          </w:p>
                          <w:p w14:paraId="2BC0A53F"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p>
                          <w:p w14:paraId="189034C3"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color w:val="0000FF"/>
                                <w:sz w:val="16"/>
                                <w:szCs w:val="16"/>
                                <w:highlight w:val="white"/>
                              </w:rPr>
                              <w:t>&lt;/</w:t>
                            </w:r>
                            <w:proofErr w:type="spellStart"/>
                            <w:r w:rsidRPr="009A0FAC">
                              <w:rPr>
                                <w:rFonts w:cs="Arial"/>
                                <w:color w:val="0000FF"/>
                                <w:sz w:val="16"/>
                                <w:szCs w:val="16"/>
                                <w:highlight w:val="white"/>
                              </w:rPr>
                              <w:t>rule</w:t>
                            </w:r>
                            <w:proofErr w:type="spellEnd"/>
                            <w:r w:rsidRPr="009A0FAC">
                              <w:rPr>
                                <w:rFonts w:cs="Arial"/>
                                <w:color w:val="0000FF"/>
                                <w:sz w:val="16"/>
                                <w:szCs w:val="16"/>
                                <w:highlight w:val="white"/>
                              </w:rPr>
                              <w:t>&gt;</w:t>
                            </w:r>
                            <w:r w:rsidRPr="009A0FAC">
                              <w:rPr>
                                <w:rFonts w:cs="Arial"/>
                                <w:b/>
                                <w:bCs/>
                                <w:color w:val="000000"/>
                                <w:sz w:val="16"/>
                                <w:szCs w:val="16"/>
                                <w:highlight w:val="white"/>
                              </w:rPr>
                              <w:tab/>
                            </w:r>
                            <w:r w:rsidRPr="009A0FAC">
                              <w:rPr>
                                <w:rFonts w:cs="Arial"/>
                                <w:b/>
                                <w:bCs/>
                                <w:color w:val="000000"/>
                                <w:sz w:val="16"/>
                                <w:szCs w:val="16"/>
                                <w:highlight w:val="white"/>
                              </w:rPr>
                              <w:tab/>
                            </w:r>
                          </w:p>
                          <w:p w14:paraId="6F44CC44"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p>
                          <w:p w14:paraId="3D5D4C15"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 xml:space="preserve">    </w:t>
                            </w:r>
                            <w:r w:rsidRPr="009A0FAC">
                              <w:rPr>
                                <w:rFonts w:cs="Arial"/>
                                <w:color w:val="0000FF"/>
                                <w:sz w:val="16"/>
                                <w:szCs w:val="16"/>
                                <w:highlight w:val="white"/>
                              </w:rPr>
                              <w:t>&lt;/pattern&gt;</w:t>
                            </w:r>
                          </w:p>
                          <w:p w14:paraId="3F3C9360"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p>
                          <w:p w14:paraId="11EEAA3C" w14:textId="77777777" w:rsidR="00421520" w:rsidRPr="009A0FAC" w:rsidRDefault="00421520" w:rsidP="00421520">
                            <w:pPr>
                              <w:rPr>
                                <w:rFonts w:cs="Arial"/>
                                <w:sz w:val="16"/>
                                <w:szCs w:val="16"/>
                              </w:rPr>
                            </w:pPr>
                            <w:r w:rsidRPr="009A0FAC">
                              <w:rPr>
                                <w:rFonts w:cs="Arial"/>
                                <w:color w:val="0000FF"/>
                                <w:sz w:val="16"/>
                                <w:szCs w:val="16"/>
                                <w:highlight w:val="white"/>
                              </w:rPr>
                              <w:t>&lt;/</w:t>
                            </w:r>
                            <w:proofErr w:type="spellStart"/>
                            <w:r w:rsidRPr="009A0FAC">
                              <w:rPr>
                                <w:rFonts w:cs="Arial"/>
                                <w:color w:val="0000FF"/>
                                <w:sz w:val="16"/>
                                <w:szCs w:val="16"/>
                                <w:highlight w:val="white"/>
                              </w:rPr>
                              <w:t>schema</w:t>
                            </w:r>
                            <w:proofErr w:type="spellEnd"/>
                            <w:r w:rsidRPr="009A0FAC">
                              <w:rPr>
                                <w:rFonts w:cs="Arial"/>
                                <w:color w:val="0000FF"/>
                                <w:sz w:val="16"/>
                                <w:szCs w:val="16"/>
                                <w:highlight w:val="white"/>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44EE" id="_x0000_s1027" type="#_x0000_t202" style="position:absolute;left:0;text-align:left;margin-left:15.05pt;margin-top:11.1pt;width:517.8pt;height:679.2pt;z-index:251674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vyOQIAAIQEAAAOAAAAZHJzL2Uyb0RvYy54bWysVE2PGjEMvVfqf4hyLzNQY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" fillcolor="white [3201]" strokeweight=".5pt">
                <v:textbox>
                  <w:txbxContent>
                    <w:p w14:paraId="363D26D7" w14:textId="77777777" w:rsidR="00421520" w:rsidRPr="00C73643" w:rsidRDefault="00421520" w:rsidP="00421520">
                      <w:pPr>
                        <w:autoSpaceDE w:val="0"/>
                        <w:autoSpaceDN w:val="0"/>
                        <w:adjustRightInd w:val="0"/>
                        <w:spacing w:after="0"/>
                        <w:jc w:val="left"/>
                        <w:rPr>
                          <w:rFonts w:cs="Arial"/>
                          <w:b/>
                          <w:bCs/>
                          <w:color w:val="000000"/>
                          <w:sz w:val="16"/>
                          <w:szCs w:val="16"/>
                          <w:highlight w:val="white"/>
                          <w:lang w:val="en-US"/>
                        </w:rPr>
                      </w:pPr>
                      <w:r w:rsidRPr="00C73643">
                        <w:rPr>
                          <w:rFonts w:cs="Arial"/>
                          <w:color w:val="FF0000"/>
                          <w:sz w:val="16"/>
                          <w:szCs w:val="16"/>
                          <w:highlight w:val="yellow"/>
                          <w:lang w:val="en-US"/>
                        </w:rPr>
                        <w:t>&lt;?</w:t>
                      </w:r>
                      <w:r w:rsidRPr="00C73643">
                        <w:rPr>
                          <w:rFonts w:cs="Arial"/>
                          <w:color w:val="0000FF"/>
                          <w:sz w:val="16"/>
                          <w:szCs w:val="16"/>
                          <w:highlight w:val="white"/>
                          <w:lang w:val="en-US"/>
                        </w:rPr>
                        <w:t>xml</w:t>
                      </w:r>
                      <w:r w:rsidRPr="00C73643">
                        <w:rPr>
                          <w:rFonts w:cs="Arial"/>
                          <w:color w:val="000000"/>
                          <w:sz w:val="16"/>
                          <w:szCs w:val="16"/>
                          <w:highlight w:val="white"/>
                          <w:lang w:val="en-US"/>
                        </w:rPr>
                        <w:t xml:space="preserve"> </w:t>
                      </w:r>
                      <w:r w:rsidRPr="00C73643">
                        <w:rPr>
                          <w:rFonts w:cs="Arial"/>
                          <w:color w:val="FF0000"/>
                          <w:sz w:val="16"/>
                          <w:szCs w:val="16"/>
                          <w:highlight w:val="white"/>
                          <w:lang w:val="en-US"/>
                        </w:rPr>
                        <w:t>version</w:t>
                      </w:r>
                      <w:r w:rsidRPr="00C73643">
                        <w:rPr>
                          <w:rFonts w:cs="Arial"/>
                          <w:color w:val="000000"/>
                          <w:sz w:val="16"/>
                          <w:szCs w:val="16"/>
                          <w:highlight w:val="white"/>
                          <w:lang w:val="en-US"/>
                        </w:rPr>
                        <w:t>=</w:t>
                      </w:r>
                      <w:r w:rsidRPr="00C73643">
                        <w:rPr>
                          <w:rFonts w:cs="Arial"/>
                          <w:b/>
                          <w:bCs/>
                          <w:color w:val="8000FF"/>
                          <w:sz w:val="16"/>
                          <w:szCs w:val="16"/>
                          <w:highlight w:val="white"/>
                          <w:lang w:val="en-US"/>
                        </w:rPr>
                        <w:t>"1.0"</w:t>
                      </w:r>
                      <w:r w:rsidRPr="00C73643">
                        <w:rPr>
                          <w:rFonts w:cs="Arial"/>
                          <w:color w:val="000000"/>
                          <w:sz w:val="16"/>
                          <w:szCs w:val="16"/>
                          <w:highlight w:val="white"/>
                          <w:lang w:val="en-US"/>
                        </w:rPr>
                        <w:t xml:space="preserve"> </w:t>
                      </w:r>
                      <w:r w:rsidRPr="00C73643">
                        <w:rPr>
                          <w:rFonts w:cs="Arial"/>
                          <w:color w:val="FF0000"/>
                          <w:sz w:val="16"/>
                          <w:szCs w:val="16"/>
                          <w:highlight w:val="white"/>
                          <w:lang w:val="en-US"/>
                        </w:rPr>
                        <w:t>encoding</w:t>
                      </w:r>
                      <w:r w:rsidRPr="00C73643">
                        <w:rPr>
                          <w:rFonts w:cs="Arial"/>
                          <w:color w:val="000000"/>
                          <w:sz w:val="16"/>
                          <w:szCs w:val="16"/>
                          <w:highlight w:val="white"/>
                          <w:lang w:val="en-US"/>
                        </w:rPr>
                        <w:t>=</w:t>
                      </w:r>
                      <w:r w:rsidRPr="00C73643">
                        <w:rPr>
                          <w:rFonts w:cs="Arial"/>
                          <w:b/>
                          <w:bCs/>
                          <w:color w:val="8000FF"/>
                          <w:sz w:val="16"/>
                          <w:szCs w:val="16"/>
                          <w:highlight w:val="white"/>
                          <w:lang w:val="en-US"/>
                        </w:rPr>
                        <w:t>"UTF-8"</w:t>
                      </w:r>
                      <w:r w:rsidRPr="00C73643">
                        <w:rPr>
                          <w:rFonts w:cs="Arial"/>
                          <w:color w:val="FF0000"/>
                          <w:sz w:val="16"/>
                          <w:szCs w:val="16"/>
                          <w:highlight w:val="yellow"/>
                          <w:lang w:val="en-US"/>
                        </w:rPr>
                        <w:t>?&gt;</w:t>
                      </w:r>
                    </w:p>
                    <w:p w14:paraId="6307C831" w14:textId="77777777" w:rsidR="00421520" w:rsidRPr="00C73643" w:rsidRDefault="00421520" w:rsidP="00421520">
                      <w:pPr>
                        <w:autoSpaceDE w:val="0"/>
                        <w:autoSpaceDN w:val="0"/>
                        <w:adjustRightInd w:val="0"/>
                        <w:spacing w:after="0"/>
                        <w:jc w:val="left"/>
                        <w:rPr>
                          <w:rFonts w:cs="Arial"/>
                          <w:b/>
                          <w:bCs/>
                          <w:color w:val="000000"/>
                          <w:sz w:val="16"/>
                          <w:szCs w:val="16"/>
                          <w:highlight w:val="white"/>
                          <w:lang w:val="en-US"/>
                        </w:rPr>
                      </w:pPr>
                      <w:r w:rsidRPr="00C73643">
                        <w:rPr>
                          <w:rFonts w:cs="Arial"/>
                          <w:color w:val="0000FF"/>
                          <w:sz w:val="16"/>
                          <w:szCs w:val="16"/>
                          <w:highlight w:val="white"/>
                          <w:lang w:val="en-US"/>
                        </w:rPr>
                        <w:t>&lt;schema</w:t>
                      </w:r>
                      <w:r w:rsidRPr="00C73643">
                        <w:rPr>
                          <w:rFonts w:cs="Arial"/>
                          <w:color w:val="000000"/>
                          <w:sz w:val="16"/>
                          <w:szCs w:val="16"/>
                          <w:highlight w:val="white"/>
                          <w:lang w:val="en-US"/>
                        </w:rPr>
                        <w:t xml:space="preserve"> </w:t>
                      </w:r>
                      <w:proofErr w:type="spellStart"/>
                      <w:r w:rsidRPr="00C73643">
                        <w:rPr>
                          <w:rFonts w:cs="Arial"/>
                          <w:color w:val="FF0000"/>
                          <w:sz w:val="16"/>
                          <w:szCs w:val="16"/>
                          <w:highlight w:val="white"/>
                          <w:lang w:val="en-US"/>
                        </w:rPr>
                        <w:t>xmlns</w:t>
                      </w:r>
                      <w:proofErr w:type="spellEnd"/>
                      <w:r w:rsidRPr="00C73643">
                        <w:rPr>
                          <w:rFonts w:cs="Arial"/>
                          <w:color w:val="000000"/>
                          <w:sz w:val="16"/>
                          <w:szCs w:val="16"/>
                          <w:highlight w:val="white"/>
                          <w:lang w:val="en-US"/>
                        </w:rPr>
                        <w:t>=</w:t>
                      </w:r>
                      <w:r w:rsidRPr="00C73643">
                        <w:rPr>
                          <w:rFonts w:cs="Arial"/>
                          <w:b/>
                          <w:bCs/>
                          <w:color w:val="8000FF"/>
                          <w:sz w:val="16"/>
                          <w:szCs w:val="16"/>
                          <w:highlight w:val="white"/>
                          <w:lang w:val="en-US"/>
                        </w:rPr>
                        <w:t>"http://purl.oclc.org/</w:t>
                      </w:r>
                      <w:proofErr w:type="spellStart"/>
                      <w:r w:rsidRPr="00C73643">
                        <w:rPr>
                          <w:rFonts w:cs="Arial"/>
                          <w:b/>
                          <w:bCs/>
                          <w:color w:val="8000FF"/>
                          <w:sz w:val="16"/>
                          <w:szCs w:val="16"/>
                          <w:highlight w:val="white"/>
                          <w:lang w:val="en-US"/>
                        </w:rPr>
                        <w:t>dsdl</w:t>
                      </w:r>
                      <w:proofErr w:type="spellEnd"/>
                      <w:r w:rsidRPr="00C73643">
                        <w:rPr>
                          <w:rFonts w:cs="Arial"/>
                          <w:b/>
                          <w:bCs/>
                          <w:color w:val="8000FF"/>
                          <w:sz w:val="16"/>
                          <w:szCs w:val="16"/>
                          <w:highlight w:val="white"/>
                          <w:lang w:val="en-US"/>
                        </w:rPr>
                        <w:t>/schematron"</w:t>
                      </w:r>
                      <w:r w:rsidRPr="00C73643">
                        <w:rPr>
                          <w:rFonts w:cs="Arial"/>
                          <w:color w:val="000000"/>
                          <w:sz w:val="16"/>
                          <w:szCs w:val="16"/>
                          <w:highlight w:val="white"/>
                          <w:lang w:val="en-US"/>
                        </w:rPr>
                        <w:t xml:space="preserve"> </w:t>
                      </w:r>
                      <w:proofErr w:type="gramStart"/>
                      <w:r w:rsidRPr="00C73643">
                        <w:rPr>
                          <w:rFonts w:cs="Arial"/>
                          <w:color w:val="FF0000"/>
                          <w:sz w:val="16"/>
                          <w:szCs w:val="16"/>
                          <w:highlight w:val="white"/>
                          <w:lang w:val="en-US"/>
                        </w:rPr>
                        <w:t>xmlns:hl</w:t>
                      </w:r>
                      <w:proofErr w:type="gramEnd"/>
                      <w:r w:rsidRPr="00C73643">
                        <w:rPr>
                          <w:rFonts w:cs="Arial"/>
                          <w:color w:val="FF0000"/>
                          <w:sz w:val="16"/>
                          <w:szCs w:val="16"/>
                          <w:highlight w:val="white"/>
                          <w:lang w:val="en-US"/>
                        </w:rPr>
                        <w:t>7</w:t>
                      </w:r>
                      <w:r w:rsidRPr="00C73643">
                        <w:rPr>
                          <w:rFonts w:cs="Arial"/>
                          <w:color w:val="000000"/>
                          <w:sz w:val="16"/>
                          <w:szCs w:val="16"/>
                          <w:highlight w:val="white"/>
                          <w:lang w:val="en-US"/>
                        </w:rPr>
                        <w:t>=</w:t>
                      </w:r>
                      <w:r w:rsidRPr="00C73643">
                        <w:rPr>
                          <w:rFonts w:cs="Arial"/>
                          <w:b/>
                          <w:bCs/>
                          <w:color w:val="8000FF"/>
                          <w:sz w:val="16"/>
                          <w:szCs w:val="16"/>
                          <w:highlight w:val="white"/>
                          <w:lang w:val="en-US"/>
                        </w:rPr>
                        <w:t>"urn:hl7-org:v3"</w:t>
                      </w:r>
                      <w:r w:rsidRPr="00C73643">
                        <w:rPr>
                          <w:rFonts w:cs="Arial"/>
                          <w:color w:val="000000"/>
                          <w:sz w:val="16"/>
                          <w:szCs w:val="16"/>
                          <w:highlight w:val="white"/>
                          <w:lang w:val="en-US"/>
                        </w:rPr>
                        <w:t xml:space="preserve"> </w:t>
                      </w:r>
                      <w:proofErr w:type="spellStart"/>
                      <w:r w:rsidRPr="00C73643">
                        <w:rPr>
                          <w:rFonts w:cs="Arial"/>
                          <w:color w:val="FF0000"/>
                          <w:sz w:val="16"/>
                          <w:szCs w:val="16"/>
                          <w:highlight w:val="white"/>
                          <w:lang w:val="en-US"/>
                        </w:rPr>
                        <w:t>xmlns:sch</w:t>
                      </w:r>
                      <w:proofErr w:type="spellEnd"/>
                      <w:r w:rsidRPr="00C73643">
                        <w:rPr>
                          <w:rFonts w:cs="Arial"/>
                          <w:color w:val="000000"/>
                          <w:sz w:val="16"/>
                          <w:szCs w:val="16"/>
                          <w:highlight w:val="white"/>
                          <w:lang w:val="en-US"/>
                        </w:rPr>
                        <w:t>=</w:t>
                      </w:r>
                      <w:r w:rsidRPr="00C73643">
                        <w:rPr>
                          <w:rFonts w:cs="Arial"/>
                          <w:b/>
                          <w:bCs/>
                          <w:color w:val="8000FF"/>
                          <w:sz w:val="16"/>
                          <w:szCs w:val="16"/>
                          <w:highlight w:val="white"/>
                          <w:lang w:val="en-US"/>
                        </w:rPr>
                        <w:t>"http://purl.oclc.org/</w:t>
                      </w:r>
                      <w:proofErr w:type="spellStart"/>
                      <w:r w:rsidRPr="00C73643">
                        <w:rPr>
                          <w:rFonts w:cs="Arial"/>
                          <w:b/>
                          <w:bCs/>
                          <w:color w:val="8000FF"/>
                          <w:sz w:val="16"/>
                          <w:szCs w:val="16"/>
                          <w:highlight w:val="white"/>
                          <w:lang w:val="en-US"/>
                        </w:rPr>
                        <w:t>dsdl</w:t>
                      </w:r>
                      <w:proofErr w:type="spellEnd"/>
                      <w:r w:rsidRPr="00C73643">
                        <w:rPr>
                          <w:rFonts w:cs="Arial"/>
                          <w:b/>
                          <w:bCs/>
                          <w:color w:val="8000FF"/>
                          <w:sz w:val="16"/>
                          <w:szCs w:val="16"/>
                          <w:highlight w:val="white"/>
                          <w:lang w:val="en-US"/>
                        </w:rPr>
                        <w:t>/schematron"</w:t>
                      </w:r>
                      <w:r w:rsidRPr="00C73643">
                        <w:rPr>
                          <w:rFonts w:cs="Arial"/>
                          <w:color w:val="000000"/>
                          <w:sz w:val="16"/>
                          <w:szCs w:val="16"/>
                          <w:highlight w:val="white"/>
                          <w:lang w:val="en-US"/>
                        </w:rPr>
                        <w:t xml:space="preserve"> </w:t>
                      </w:r>
                      <w:proofErr w:type="spellStart"/>
                      <w:r w:rsidRPr="00C73643">
                        <w:rPr>
                          <w:rFonts w:cs="Arial"/>
                          <w:color w:val="FF0000"/>
                          <w:sz w:val="16"/>
                          <w:szCs w:val="16"/>
                          <w:highlight w:val="white"/>
                          <w:lang w:val="en-US"/>
                        </w:rPr>
                        <w:t>xmlns:local</w:t>
                      </w:r>
                      <w:proofErr w:type="spellEnd"/>
                      <w:r w:rsidRPr="00C73643">
                        <w:rPr>
                          <w:rFonts w:cs="Arial"/>
                          <w:color w:val="000000"/>
                          <w:sz w:val="16"/>
                          <w:szCs w:val="16"/>
                          <w:highlight w:val="white"/>
                          <w:lang w:val="en-US"/>
                        </w:rPr>
                        <w:t>=</w:t>
                      </w:r>
                      <w:r w:rsidRPr="00C73643">
                        <w:rPr>
                          <w:rFonts w:cs="Arial"/>
                          <w:b/>
                          <w:bCs/>
                          <w:color w:val="8000FF"/>
                          <w:sz w:val="16"/>
                          <w:szCs w:val="16"/>
                          <w:highlight w:val="white"/>
                          <w:lang w:val="en-US"/>
                        </w:rPr>
                        <w:t>"http://art-decor.org/functions"</w:t>
                      </w:r>
                      <w:r w:rsidRPr="00C73643">
                        <w:rPr>
                          <w:rFonts w:cs="Arial"/>
                          <w:color w:val="000000"/>
                          <w:sz w:val="16"/>
                          <w:szCs w:val="16"/>
                          <w:highlight w:val="white"/>
                          <w:lang w:val="en-US"/>
                        </w:rPr>
                        <w:t xml:space="preserve"> </w:t>
                      </w:r>
                      <w:proofErr w:type="spellStart"/>
                      <w:r w:rsidRPr="00C73643">
                        <w:rPr>
                          <w:rFonts w:cs="Arial"/>
                          <w:color w:val="FF0000"/>
                          <w:sz w:val="16"/>
                          <w:szCs w:val="16"/>
                          <w:highlight w:val="white"/>
                          <w:lang w:val="en-US"/>
                        </w:rPr>
                        <w:t>queryBinding</w:t>
                      </w:r>
                      <w:proofErr w:type="spellEnd"/>
                      <w:r w:rsidRPr="00C73643">
                        <w:rPr>
                          <w:rFonts w:cs="Arial"/>
                          <w:color w:val="000000"/>
                          <w:sz w:val="16"/>
                          <w:szCs w:val="16"/>
                          <w:highlight w:val="white"/>
                          <w:lang w:val="en-US"/>
                        </w:rPr>
                        <w:t>=</w:t>
                      </w:r>
                      <w:r w:rsidRPr="00C73643">
                        <w:rPr>
                          <w:rFonts w:cs="Arial"/>
                          <w:b/>
                          <w:bCs/>
                          <w:color w:val="8000FF"/>
                          <w:sz w:val="16"/>
                          <w:szCs w:val="16"/>
                          <w:highlight w:val="white"/>
                          <w:lang w:val="en-US"/>
                        </w:rPr>
                        <w:t>"xslt2"</w:t>
                      </w:r>
                      <w:r w:rsidRPr="00C73643">
                        <w:rPr>
                          <w:rFonts w:cs="Arial"/>
                          <w:color w:val="0000FF"/>
                          <w:sz w:val="16"/>
                          <w:szCs w:val="16"/>
                          <w:highlight w:val="white"/>
                          <w:lang w:val="en-US"/>
                        </w:rPr>
                        <w:t>&gt;</w:t>
                      </w:r>
                    </w:p>
                    <w:p w14:paraId="3C97E195"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C73643">
                        <w:rPr>
                          <w:rFonts w:cs="Arial"/>
                          <w:b/>
                          <w:bCs/>
                          <w:color w:val="000000"/>
                          <w:sz w:val="16"/>
                          <w:szCs w:val="16"/>
                          <w:highlight w:val="white"/>
                          <w:lang w:val="en-US"/>
                        </w:rPr>
                        <w:t xml:space="preserve">    </w:t>
                      </w:r>
                      <w:r w:rsidRPr="00421520">
                        <w:rPr>
                          <w:rFonts w:cs="Arial"/>
                          <w:color w:val="0000FF"/>
                          <w:sz w:val="16"/>
                          <w:szCs w:val="16"/>
                          <w:highlight w:val="white"/>
                          <w:lang w:val="en-US"/>
                        </w:rPr>
                        <w:t>&lt;title&gt;</w:t>
                      </w:r>
                      <w:r w:rsidRPr="00421520">
                        <w:rPr>
                          <w:rFonts w:cs="Arial"/>
                          <w:b/>
                          <w:bCs/>
                          <w:color w:val="000000"/>
                          <w:sz w:val="16"/>
                          <w:szCs w:val="16"/>
                          <w:highlight w:val="white"/>
                          <w:lang w:val="en-US"/>
                        </w:rPr>
                        <w:t xml:space="preserve">Verification </w:t>
                      </w:r>
                      <w:proofErr w:type="spellStart"/>
                      <w:r w:rsidRPr="00421520">
                        <w:rPr>
                          <w:rFonts w:cs="Arial"/>
                          <w:b/>
                          <w:bCs/>
                          <w:color w:val="000000"/>
                          <w:sz w:val="16"/>
                          <w:szCs w:val="16"/>
                          <w:highlight w:val="white"/>
                          <w:lang w:val="en-US"/>
                        </w:rPr>
                        <w:t>sémantique</w:t>
                      </w:r>
                      <w:proofErr w:type="spellEnd"/>
                      <w:r w:rsidRPr="00421520">
                        <w:rPr>
                          <w:rFonts w:cs="Arial"/>
                          <w:color w:val="0000FF"/>
                          <w:sz w:val="16"/>
                          <w:szCs w:val="16"/>
                          <w:highlight w:val="white"/>
                          <w:lang w:val="en-US"/>
                        </w:rPr>
                        <w:t>&lt;/title&gt;</w:t>
                      </w:r>
                    </w:p>
                    <w:p w14:paraId="29B5EC8B"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gramStart"/>
                      <w:r w:rsidRPr="00421520">
                        <w:rPr>
                          <w:rFonts w:cs="Arial"/>
                          <w:b/>
                          <w:bCs/>
                          <w:color w:val="8000FF"/>
                          <w:sz w:val="16"/>
                          <w:szCs w:val="16"/>
                          <w:highlight w:val="white"/>
                          <w:lang w:val="en-US"/>
                        </w:rPr>
                        <w:t>urn:hl</w:t>
                      </w:r>
                      <w:proofErr w:type="gramEnd"/>
                      <w:r w:rsidRPr="00421520">
                        <w:rPr>
                          <w:rFonts w:cs="Arial"/>
                          <w:b/>
                          <w:bCs/>
                          <w:color w:val="8000FF"/>
                          <w:sz w:val="16"/>
                          <w:szCs w:val="16"/>
                          <w:highlight w:val="white"/>
                          <w:lang w:val="en-US"/>
                        </w:rPr>
                        <w:t>7-org:v3"</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"hl7"</w:t>
                      </w:r>
                      <w:r w:rsidRPr="00421520">
                        <w:rPr>
                          <w:rFonts w:cs="Arial"/>
                          <w:color w:val="0000FF"/>
                          <w:sz w:val="16"/>
                          <w:szCs w:val="16"/>
                          <w:highlight w:val="white"/>
                          <w:lang w:val="en-US"/>
                        </w:rPr>
                        <w:t>/&gt;</w:t>
                      </w:r>
                    </w:p>
                    <w:p w14:paraId="43405B0D"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gramStart"/>
                      <w:r w:rsidRPr="00421520">
                        <w:rPr>
                          <w:rFonts w:cs="Arial"/>
                          <w:b/>
                          <w:bCs/>
                          <w:color w:val="8000FF"/>
                          <w:sz w:val="16"/>
                          <w:szCs w:val="16"/>
                          <w:highlight w:val="white"/>
                          <w:lang w:val="en-US"/>
                        </w:rPr>
                        <w:t>urn:hl</w:t>
                      </w:r>
                      <w:proofErr w:type="gramEnd"/>
                      <w:r w:rsidRPr="00421520">
                        <w:rPr>
                          <w:rFonts w:cs="Arial"/>
                          <w:b/>
                          <w:bCs/>
                          <w:color w:val="8000FF"/>
                          <w:sz w:val="16"/>
                          <w:szCs w:val="16"/>
                          <w:highlight w:val="white"/>
                          <w:lang w:val="en-US"/>
                        </w:rPr>
                        <w:t>7-org:v3"</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cda</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16F1D14D"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"http://www.w3.org/2001/XMLSchema-instance"</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xsi</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55F726B3"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"http://www.w3.org/2001/XMLSchema"</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xs</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059495EB"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gramStart"/>
                      <w:r w:rsidRPr="00421520">
                        <w:rPr>
                          <w:rFonts w:cs="Arial"/>
                          <w:b/>
                          <w:bCs/>
                          <w:color w:val="8000FF"/>
                          <w:sz w:val="16"/>
                          <w:szCs w:val="16"/>
                          <w:highlight w:val="white"/>
                          <w:lang w:val="en-US"/>
                        </w:rPr>
                        <w:t>urn:oid</w:t>
                      </w:r>
                      <w:proofErr w:type="gramEnd"/>
                      <w:r w:rsidRPr="00421520">
                        <w:rPr>
                          <w:rFonts w:cs="Arial"/>
                          <w:b/>
                          <w:bCs/>
                          <w:color w:val="8000FF"/>
                          <w:sz w:val="16"/>
                          <w:szCs w:val="16"/>
                          <w:highlight w:val="white"/>
                          <w:lang w:val="en-US"/>
                        </w:rPr>
                        <w:t>:1.3.6.1.4.1.19376.1.3.2"</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"lab"</w:t>
                      </w:r>
                      <w:r w:rsidRPr="00421520">
                        <w:rPr>
                          <w:rFonts w:cs="Arial"/>
                          <w:color w:val="0000FF"/>
                          <w:sz w:val="16"/>
                          <w:szCs w:val="16"/>
                          <w:highlight w:val="white"/>
                          <w:lang w:val="en-US"/>
                        </w:rPr>
                        <w:t>/&gt;</w:t>
                      </w:r>
                    </w:p>
                    <w:p w14:paraId="304819A3"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"http://www.w3.org/XML/1998/namespace"</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"xml"</w:t>
                      </w:r>
                      <w:r w:rsidRPr="00421520">
                        <w:rPr>
                          <w:rFonts w:cs="Arial"/>
                          <w:color w:val="0000FF"/>
                          <w:sz w:val="16"/>
                          <w:szCs w:val="16"/>
                          <w:highlight w:val="white"/>
                          <w:lang w:val="en-US"/>
                        </w:rPr>
                        <w:t>/&gt;</w:t>
                      </w:r>
                    </w:p>
                    <w:p w14:paraId="590C3DB5"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proofErr w:type="gramStart"/>
                      <w:r w:rsidRPr="00421520">
                        <w:rPr>
                          <w:rFonts w:cs="Arial"/>
                          <w:b/>
                          <w:bCs/>
                          <w:color w:val="8000FF"/>
                          <w:sz w:val="16"/>
                          <w:szCs w:val="16"/>
                          <w:highlight w:val="white"/>
                          <w:lang w:val="en-US"/>
                        </w:rPr>
                        <w:t>urn:ihe</w:t>
                      </w:r>
                      <w:proofErr w:type="gramEnd"/>
                      <w:r w:rsidRPr="00421520">
                        <w:rPr>
                          <w:rFonts w:cs="Arial"/>
                          <w:b/>
                          <w:bCs/>
                          <w:color w:val="8000FF"/>
                          <w:sz w:val="16"/>
                          <w:szCs w:val="16"/>
                          <w:highlight w:val="white"/>
                          <w:lang w:val="en-US"/>
                        </w:rPr>
                        <w:t>:pharm</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"pharm"</w:t>
                      </w:r>
                      <w:r w:rsidRPr="00421520">
                        <w:rPr>
                          <w:rFonts w:cs="Arial"/>
                          <w:color w:val="0000FF"/>
                          <w:sz w:val="16"/>
                          <w:szCs w:val="16"/>
                          <w:highlight w:val="white"/>
                          <w:lang w:val="en-US"/>
                        </w:rPr>
                        <w:t>/&gt;</w:t>
                      </w:r>
                    </w:p>
                    <w:p w14:paraId="45A82B22"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gramStart"/>
                      <w:r w:rsidRPr="00421520">
                        <w:rPr>
                          <w:rFonts w:cs="Arial"/>
                          <w:b/>
                          <w:bCs/>
                          <w:color w:val="8000FF"/>
                          <w:sz w:val="16"/>
                          <w:szCs w:val="16"/>
                          <w:highlight w:val="white"/>
                          <w:lang w:val="en-US"/>
                        </w:rPr>
                        <w:t>urn:hl</w:t>
                      </w:r>
                      <w:proofErr w:type="gramEnd"/>
                      <w:r w:rsidRPr="00421520">
                        <w:rPr>
                          <w:rFonts w:cs="Arial"/>
                          <w:b/>
                          <w:bCs/>
                          <w:color w:val="8000FF"/>
                          <w:sz w:val="16"/>
                          <w:szCs w:val="16"/>
                          <w:highlight w:val="white"/>
                          <w:lang w:val="en-US"/>
                        </w:rPr>
                        <w:t>7-org:sdtc"</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sdtc</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5F8BA425"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rdf</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"http://www.w3.org/1999/02/22-rdf-syntax-ns#"</w:t>
                      </w:r>
                      <w:r w:rsidRPr="00421520">
                        <w:rPr>
                          <w:rFonts w:cs="Arial"/>
                          <w:color w:val="0000FF"/>
                          <w:sz w:val="16"/>
                          <w:szCs w:val="16"/>
                          <w:highlight w:val="white"/>
                          <w:lang w:val="en-US"/>
                        </w:rPr>
                        <w:t>/&gt;</w:t>
                      </w:r>
                    </w:p>
                    <w:p w14:paraId="0B2515C2"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skos</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"http://www.w3.org/2004/02/skos/core#"</w:t>
                      </w:r>
                      <w:r w:rsidRPr="00421520">
                        <w:rPr>
                          <w:rFonts w:cs="Arial"/>
                          <w:color w:val="0000FF"/>
                          <w:sz w:val="16"/>
                          <w:szCs w:val="16"/>
                          <w:highlight w:val="white"/>
                          <w:lang w:val="en-US"/>
                        </w:rPr>
                        <w:t>/&gt;</w:t>
                      </w:r>
                    </w:p>
                    <w:p w14:paraId="28C05FB0"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color w:val="0000FF"/>
                          <w:sz w:val="16"/>
                          <w:szCs w:val="16"/>
                          <w:highlight w:val="white"/>
                          <w:lang w:val="en-US"/>
                        </w:rPr>
                        <w:t>&lt;ns</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prefix</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svs</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proofErr w:type="spellStart"/>
                      <w:r w:rsidRPr="00421520">
                        <w:rPr>
                          <w:rFonts w:cs="Arial"/>
                          <w:color w:val="FF0000"/>
                          <w:sz w:val="16"/>
                          <w:szCs w:val="16"/>
                          <w:highlight w:val="white"/>
                          <w:lang w:val="en-US"/>
                        </w:rPr>
                        <w:t>uri</w:t>
                      </w:r>
                      <w:proofErr w:type="spellEnd"/>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gramStart"/>
                      <w:r w:rsidRPr="00421520">
                        <w:rPr>
                          <w:rFonts w:cs="Arial"/>
                          <w:b/>
                          <w:bCs/>
                          <w:color w:val="8000FF"/>
                          <w:sz w:val="16"/>
                          <w:szCs w:val="16"/>
                          <w:highlight w:val="white"/>
                          <w:lang w:val="en-US"/>
                        </w:rPr>
                        <w:t>urn:ihe</w:t>
                      </w:r>
                      <w:proofErr w:type="gramEnd"/>
                      <w:r w:rsidRPr="00421520">
                        <w:rPr>
                          <w:rFonts w:cs="Arial"/>
                          <w:b/>
                          <w:bCs/>
                          <w:color w:val="8000FF"/>
                          <w:sz w:val="16"/>
                          <w:szCs w:val="16"/>
                          <w:highlight w:val="white"/>
                          <w:lang w:val="en-US"/>
                        </w:rPr>
                        <w:t>:iti:svs:2008"</w:t>
                      </w:r>
                      <w:r w:rsidRPr="00421520">
                        <w:rPr>
                          <w:rFonts w:cs="Arial"/>
                          <w:color w:val="0000FF"/>
                          <w:sz w:val="16"/>
                          <w:szCs w:val="16"/>
                          <w:highlight w:val="white"/>
                          <w:lang w:val="en-US"/>
                        </w:rPr>
                        <w:t>/&gt;</w:t>
                      </w:r>
                    </w:p>
                    <w:p w14:paraId="77239CDB"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p>
                    <w:p w14:paraId="2C45670F"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421520">
                        <w:rPr>
                          <w:rFonts w:cs="Arial"/>
                          <w:b/>
                          <w:bCs/>
                          <w:color w:val="000000"/>
                          <w:sz w:val="16"/>
                          <w:szCs w:val="16"/>
                          <w:highlight w:val="white"/>
                          <w:lang w:val="en-US"/>
                        </w:rPr>
                        <w:t xml:space="preserve">    </w:t>
                      </w:r>
                      <w:r w:rsidRPr="009A0FAC">
                        <w:rPr>
                          <w:rFonts w:cs="Arial"/>
                          <w:color w:val="0000FF"/>
                          <w:sz w:val="16"/>
                          <w:szCs w:val="16"/>
                          <w:highlight w:val="white"/>
                        </w:rPr>
                        <w:t>&lt;</w:t>
                      </w:r>
                      <w:proofErr w:type="gramStart"/>
                      <w:r w:rsidRPr="009A0FAC">
                        <w:rPr>
                          <w:rFonts w:cs="Arial"/>
                          <w:color w:val="0000FF"/>
                          <w:sz w:val="16"/>
                          <w:szCs w:val="16"/>
                          <w:highlight w:val="white"/>
                        </w:rPr>
                        <w:t>pattern</w:t>
                      </w:r>
                      <w:proofErr w:type="gramEnd"/>
                      <w:r w:rsidRPr="009A0FAC">
                        <w:rPr>
                          <w:rFonts w:cs="Arial"/>
                          <w:color w:val="0000FF"/>
                          <w:sz w:val="16"/>
                          <w:szCs w:val="16"/>
                          <w:highlight w:val="white"/>
                        </w:rPr>
                        <w:t>&gt;</w:t>
                      </w:r>
                    </w:p>
                    <w:p w14:paraId="7D8F7AB2"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p>
                    <w:p w14:paraId="0462ED1D"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 xml:space="preserve">        </w:t>
                      </w:r>
                      <w:r w:rsidRPr="009A0FAC">
                        <w:rPr>
                          <w:rFonts w:cs="Arial"/>
                          <w:color w:val="0000FF"/>
                          <w:sz w:val="16"/>
                          <w:szCs w:val="16"/>
                          <w:highlight w:val="white"/>
                        </w:rPr>
                        <w:t>&lt;</w:t>
                      </w:r>
                      <w:proofErr w:type="gramStart"/>
                      <w:r w:rsidRPr="009A0FAC">
                        <w:rPr>
                          <w:rFonts w:cs="Arial"/>
                          <w:color w:val="0000FF"/>
                          <w:sz w:val="16"/>
                          <w:szCs w:val="16"/>
                          <w:highlight w:val="white"/>
                        </w:rPr>
                        <w:t>title</w:t>
                      </w:r>
                      <w:proofErr w:type="gramEnd"/>
                      <w:r w:rsidRPr="009A0FAC">
                        <w:rPr>
                          <w:rFonts w:cs="Arial"/>
                          <w:color w:val="0000FF"/>
                          <w:sz w:val="16"/>
                          <w:szCs w:val="16"/>
                          <w:highlight w:val="white"/>
                        </w:rPr>
                        <w:t>&gt;</w:t>
                      </w:r>
                      <w:proofErr w:type="spellStart"/>
                      <w:r w:rsidRPr="009A0FAC">
                        <w:rPr>
                          <w:rFonts w:cs="Arial"/>
                          <w:b/>
                          <w:bCs/>
                          <w:color w:val="000000"/>
                          <w:sz w:val="16"/>
                          <w:szCs w:val="16"/>
                          <w:highlight w:val="white"/>
                        </w:rPr>
                        <w:t>Verification</w:t>
                      </w:r>
                      <w:proofErr w:type="spellEnd"/>
                      <w:r w:rsidRPr="009A0FAC">
                        <w:rPr>
                          <w:rFonts w:cs="Arial"/>
                          <w:b/>
                          <w:bCs/>
                          <w:color w:val="000000"/>
                          <w:sz w:val="16"/>
                          <w:szCs w:val="16"/>
                          <w:highlight w:val="white"/>
                        </w:rPr>
                        <w:t xml:space="preserve"> sémantique</w:t>
                      </w:r>
                      <w:r w:rsidRPr="009A0FAC">
                        <w:rPr>
                          <w:rFonts w:cs="Arial"/>
                          <w:color w:val="0000FF"/>
                          <w:sz w:val="16"/>
                          <w:szCs w:val="16"/>
                          <w:highlight w:val="white"/>
                        </w:rPr>
                        <w:t>&lt;/title&gt;</w:t>
                      </w:r>
                    </w:p>
                    <w:p w14:paraId="622F1B1E"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p>
                    <w:p w14:paraId="443046D5"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roofErr w:type="gramStart"/>
                      <w:r w:rsidRPr="009A0FAC">
                        <w:rPr>
                          <w:rFonts w:cs="Arial"/>
                          <w:color w:val="008000"/>
                          <w:sz w:val="16"/>
                          <w:szCs w:val="16"/>
                          <w:highlight w:val="white"/>
                        </w:rPr>
                        <w:t>&lt;!--</w:t>
                      </w:r>
                      <w:proofErr w:type="gramEnd"/>
                      <w:r w:rsidRPr="009A0FAC">
                        <w:rPr>
                          <w:rFonts w:cs="Arial"/>
                          <w:color w:val="008000"/>
                          <w:sz w:val="16"/>
                          <w:szCs w:val="16"/>
                          <w:highlight w:val="white"/>
                        </w:rPr>
                        <w:t xml:space="preserve">Chemin vers le </w:t>
                      </w:r>
                      <w:proofErr w:type="spellStart"/>
                      <w:r w:rsidRPr="009A0FAC">
                        <w:rPr>
                          <w:rFonts w:cs="Arial"/>
                          <w:color w:val="008000"/>
                          <w:sz w:val="16"/>
                          <w:szCs w:val="16"/>
                          <w:highlight w:val="white"/>
                        </w:rPr>
                        <w:t>repertoire</w:t>
                      </w:r>
                      <w:proofErr w:type="spellEnd"/>
                      <w:r w:rsidRPr="009A0FAC">
                        <w:rPr>
                          <w:rFonts w:cs="Arial"/>
                          <w:color w:val="008000"/>
                          <w:sz w:val="16"/>
                          <w:szCs w:val="16"/>
                          <w:highlight w:val="white"/>
                        </w:rPr>
                        <w:t xml:space="preserve"> des terminologie--&gt;</w:t>
                      </w:r>
                    </w:p>
                    <w:p w14:paraId="0B1A39AA" w14:textId="77777777" w:rsidR="00421520" w:rsidRPr="00C73643" w:rsidRDefault="00421520" w:rsidP="00421520">
                      <w:pPr>
                        <w:autoSpaceDE w:val="0"/>
                        <w:autoSpaceDN w:val="0"/>
                        <w:adjustRightInd w:val="0"/>
                        <w:spacing w:after="0"/>
                        <w:jc w:val="left"/>
                        <w:rPr>
                          <w:rFonts w:cs="Arial"/>
                          <w:b/>
                          <w:bCs/>
                          <w:color w:val="000000"/>
                          <w:sz w:val="16"/>
                          <w:szCs w:val="16"/>
                          <w:highlight w:val="white"/>
                          <w:lang w:val="en-US"/>
                        </w:rPr>
                      </w:pPr>
                      <w:r w:rsidRPr="009A0FAC">
                        <w:rPr>
                          <w:rFonts w:cs="Arial"/>
                          <w:b/>
                          <w:bCs/>
                          <w:color w:val="000000"/>
                          <w:sz w:val="16"/>
                          <w:szCs w:val="16"/>
                          <w:highlight w:val="white"/>
                        </w:rPr>
                        <w:tab/>
                      </w:r>
                      <w:r w:rsidRPr="009A0FAC">
                        <w:rPr>
                          <w:rFonts w:cs="Arial"/>
                          <w:b/>
                          <w:bCs/>
                          <w:color w:val="000000"/>
                          <w:sz w:val="16"/>
                          <w:szCs w:val="16"/>
                          <w:highlight w:val="white"/>
                        </w:rPr>
                        <w:tab/>
                      </w:r>
                      <w:r w:rsidRPr="00C73643">
                        <w:rPr>
                          <w:rFonts w:cs="Arial"/>
                          <w:color w:val="0000FF"/>
                          <w:sz w:val="16"/>
                          <w:szCs w:val="16"/>
                          <w:highlight w:val="white"/>
                          <w:lang w:val="en-US"/>
                        </w:rPr>
                        <w:t>&lt;let</w:t>
                      </w:r>
                      <w:r w:rsidRPr="00C73643">
                        <w:rPr>
                          <w:rFonts w:cs="Arial"/>
                          <w:color w:val="000000"/>
                          <w:sz w:val="16"/>
                          <w:szCs w:val="16"/>
                          <w:highlight w:val="white"/>
                          <w:lang w:val="en-US"/>
                        </w:rPr>
                        <w:t xml:space="preserve"> </w:t>
                      </w:r>
                      <w:r w:rsidRPr="00C73643">
                        <w:rPr>
                          <w:rFonts w:cs="Arial"/>
                          <w:color w:val="FF0000"/>
                          <w:sz w:val="16"/>
                          <w:szCs w:val="16"/>
                          <w:highlight w:val="white"/>
                          <w:lang w:val="en-US"/>
                        </w:rPr>
                        <w:t>name</w:t>
                      </w:r>
                      <w:r w:rsidRPr="00C73643">
                        <w:rPr>
                          <w:rFonts w:cs="Arial"/>
                          <w:color w:val="000000"/>
                          <w:sz w:val="16"/>
                          <w:szCs w:val="16"/>
                          <w:highlight w:val="white"/>
                          <w:lang w:val="en-US"/>
                        </w:rPr>
                        <w:t>=</w:t>
                      </w:r>
                      <w:r w:rsidRPr="00C73643">
                        <w:rPr>
                          <w:rFonts w:cs="Arial"/>
                          <w:b/>
                          <w:bCs/>
                          <w:color w:val="8000FF"/>
                          <w:sz w:val="16"/>
                          <w:szCs w:val="16"/>
                          <w:highlight w:val="white"/>
                          <w:lang w:val="en-US"/>
                        </w:rPr>
                        <w:t>"</w:t>
                      </w:r>
                      <w:proofErr w:type="spellStart"/>
                      <w:r w:rsidRPr="00C73643">
                        <w:rPr>
                          <w:rFonts w:cs="Arial"/>
                          <w:b/>
                          <w:bCs/>
                          <w:color w:val="8000FF"/>
                          <w:sz w:val="16"/>
                          <w:szCs w:val="16"/>
                          <w:highlight w:val="white"/>
                          <w:lang w:val="en-US"/>
                        </w:rPr>
                        <w:t>path_terminologie</w:t>
                      </w:r>
                      <w:proofErr w:type="spellEnd"/>
                      <w:r w:rsidRPr="00C73643">
                        <w:rPr>
                          <w:rFonts w:cs="Arial"/>
                          <w:b/>
                          <w:bCs/>
                          <w:color w:val="8000FF"/>
                          <w:sz w:val="16"/>
                          <w:szCs w:val="16"/>
                          <w:highlight w:val="white"/>
                          <w:lang w:val="en-US"/>
                        </w:rPr>
                        <w:t>"</w:t>
                      </w:r>
                      <w:r w:rsidRPr="00C73643">
                        <w:rPr>
                          <w:rFonts w:cs="Arial"/>
                          <w:color w:val="000000"/>
                          <w:sz w:val="16"/>
                          <w:szCs w:val="16"/>
                          <w:highlight w:val="white"/>
                          <w:lang w:val="en-US"/>
                        </w:rPr>
                        <w:t xml:space="preserve"> </w:t>
                      </w:r>
                      <w:r w:rsidRPr="00C73643">
                        <w:rPr>
                          <w:rFonts w:cs="Arial"/>
                          <w:color w:val="FF0000"/>
                          <w:sz w:val="16"/>
                          <w:szCs w:val="16"/>
                          <w:highlight w:val="white"/>
                          <w:lang w:val="en-US"/>
                        </w:rPr>
                        <w:t>value</w:t>
                      </w:r>
                      <w:r w:rsidRPr="00C73643">
                        <w:rPr>
                          <w:rFonts w:cs="Arial"/>
                          <w:color w:val="000000"/>
                          <w:sz w:val="16"/>
                          <w:szCs w:val="16"/>
                          <w:highlight w:val="white"/>
                          <w:lang w:val="en-US"/>
                        </w:rPr>
                        <w:t>=</w:t>
                      </w:r>
                      <w:r w:rsidRPr="00C73643">
                        <w:rPr>
                          <w:rFonts w:cs="Arial"/>
                          <w:b/>
                          <w:bCs/>
                          <w:color w:val="8000FF"/>
                          <w:sz w:val="16"/>
                          <w:szCs w:val="16"/>
                          <w:highlight w:val="white"/>
                          <w:lang w:val="en-US"/>
                        </w:rPr>
                        <w:t>"</w:t>
                      </w:r>
                      <w:proofErr w:type="gramStart"/>
                      <w:r w:rsidRPr="00C73643">
                        <w:rPr>
                          <w:rFonts w:cs="Arial"/>
                          <w:b/>
                          <w:bCs/>
                          <w:color w:val="8000FF"/>
                          <w:sz w:val="16"/>
                          <w:szCs w:val="16"/>
                          <w:highlight w:val="white"/>
                          <w:lang w:val="en-US"/>
                        </w:rPr>
                        <w:t>'..</w:t>
                      </w:r>
                      <w:proofErr w:type="gramEnd"/>
                      <w:r w:rsidRPr="00C73643">
                        <w:rPr>
                          <w:rFonts w:cs="Arial"/>
                          <w:b/>
                          <w:bCs/>
                          <w:color w:val="8000FF"/>
                          <w:sz w:val="16"/>
                          <w:szCs w:val="16"/>
                          <w:highlight w:val="white"/>
                          <w:lang w:val="en-US"/>
                        </w:rPr>
                        <w:t>/</w:t>
                      </w:r>
                      <w:proofErr w:type="spellStart"/>
                      <w:r w:rsidRPr="00C73643">
                        <w:rPr>
                          <w:rFonts w:cs="Arial"/>
                          <w:b/>
                          <w:bCs/>
                          <w:color w:val="8000FF"/>
                          <w:sz w:val="16"/>
                          <w:szCs w:val="16"/>
                          <w:highlight w:val="white"/>
                          <w:lang w:val="en-US"/>
                        </w:rPr>
                        <w:t>terminologie</w:t>
                      </w:r>
                      <w:proofErr w:type="spellEnd"/>
                      <w:r w:rsidRPr="00C73643">
                        <w:rPr>
                          <w:rFonts w:cs="Arial"/>
                          <w:b/>
                          <w:bCs/>
                          <w:color w:val="8000FF"/>
                          <w:sz w:val="16"/>
                          <w:szCs w:val="16"/>
                          <w:highlight w:val="white"/>
                          <w:lang w:val="en-US"/>
                        </w:rPr>
                        <w:t>/'"</w:t>
                      </w:r>
                      <w:r w:rsidRPr="00C73643">
                        <w:rPr>
                          <w:rFonts w:cs="Arial"/>
                          <w:color w:val="0000FF"/>
                          <w:sz w:val="16"/>
                          <w:szCs w:val="16"/>
                          <w:highlight w:val="white"/>
                          <w:lang w:val="en-US"/>
                        </w:rPr>
                        <w:t>/&gt;</w:t>
                      </w:r>
                      <w:r w:rsidRPr="00C73643">
                        <w:rPr>
                          <w:rFonts w:cs="Arial"/>
                          <w:b/>
                          <w:bCs/>
                          <w:color w:val="000000"/>
                          <w:sz w:val="16"/>
                          <w:szCs w:val="16"/>
                          <w:highlight w:val="white"/>
                          <w:lang w:val="en-US"/>
                        </w:rPr>
                        <w:t xml:space="preserve">     </w:t>
                      </w:r>
                    </w:p>
                    <w:p w14:paraId="0822F1E6" w14:textId="77777777" w:rsidR="00421520" w:rsidRPr="00C73643" w:rsidRDefault="00421520" w:rsidP="00421520">
                      <w:pPr>
                        <w:autoSpaceDE w:val="0"/>
                        <w:autoSpaceDN w:val="0"/>
                        <w:adjustRightInd w:val="0"/>
                        <w:spacing w:after="0"/>
                        <w:jc w:val="left"/>
                        <w:rPr>
                          <w:rFonts w:cs="Arial"/>
                          <w:b/>
                          <w:bCs/>
                          <w:color w:val="000000"/>
                          <w:sz w:val="16"/>
                          <w:szCs w:val="16"/>
                          <w:highlight w:val="white"/>
                          <w:lang w:val="en-US"/>
                        </w:rPr>
                      </w:pPr>
                      <w:r w:rsidRPr="00C73643">
                        <w:rPr>
                          <w:rFonts w:cs="Arial"/>
                          <w:b/>
                          <w:bCs/>
                          <w:color w:val="000000"/>
                          <w:sz w:val="16"/>
                          <w:szCs w:val="16"/>
                          <w:highlight w:val="white"/>
                          <w:lang w:val="en-US"/>
                        </w:rPr>
                        <w:tab/>
                      </w:r>
                      <w:r w:rsidRPr="00C73643">
                        <w:rPr>
                          <w:rFonts w:cs="Arial"/>
                          <w:b/>
                          <w:bCs/>
                          <w:color w:val="000000"/>
                          <w:sz w:val="16"/>
                          <w:szCs w:val="16"/>
                          <w:highlight w:val="white"/>
                          <w:lang w:val="en-US"/>
                        </w:rPr>
                        <w:tab/>
                      </w:r>
                    </w:p>
                    <w:p w14:paraId="3FA6AE71"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C73643">
                        <w:rPr>
                          <w:rFonts w:cs="Arial"/>
                          <w:b/>
                          <w:bCs/>
                          <w:color w:val="000000"/>
                          <w:sz w:val="16"/>
                          <w:szCs w:val="16"/>
                          <w:highlight w:val="white"/>
                          <w:lang w:val="en-US"/>
                        </w:rPr>
                        <w:tab/>
                      </w:r>
                      <w:r w:rsidRPr="00C73643">
                        <w:rPr>
                          <w:rFonts w:cs="Arial"/>
                          <w:b/>
                          <w:bCs/>
                          <w:color w:val="000000"/>
                          <w:sz w:val="16"/>
                          <w:szCs w:val="16"/>
                          <w:highlight w:val="white"/>
                          <w:lang w:val="en-US"/>
                        </w:rPr>
                        <w:tab/>
                      </w:r>
                      <w:proofErr w:type="gramStart"/>
                      <w:r w:rsidRPr="009A0FAC">
                        <w:rPr>
                          <w:rFonts w:cs="Arial"/>
                          <w:color w:val="008000"/>
                          <w:sz w:val="16"/>
                          <w:szCs w:val="16"/>
                          <w:highlight w:val="white"/>
                        </w:rPr>
                        <w:t>&lt;!--</w:t>
                      </w:r>
                      <w:proofErr w:type="spellStart"/>
                      <w:proofErr w:type="gramEnd"/>
                      <w:r w:rsidRPr="009A0FAC">
                        <w:rPr>
                          <w:rFonts w:cs="Arial"/>
                          <w:color w:val="008000"/>
                          <w:sz w:val="16"/>
                          <w:szCs w:val="16"/>
                          <w:highlight w:val="white"/>
                        </w:rPr>
                        <w:t>Régle</w:t>
                      </w:r>
                      <w:proofErr w:type="spellEnd"/>
                      <w:r w:rsidRPr="009A0FAC">
                        <w:rPr>
                          <w:rFonts w:cs="Arial"/>
                          <w:color w:val="008000"/>
                          <w:sz w:val="16"/>
                          <w:szCs w:val="16"/>
                          <w:highlight w:val="white"/>
                        </w:rPr>
                        <w:t xml:space="preserve"> abstraite qui </w:t>
                      </w:r>
                      <w:proofErr w:type="spellStart"/>
                      <w:r w:rsidRPr="009A0FAC">
                        <w:rPr>
                          <w:rFonts w:cs="Arial"/>
                          <w:color w:val="008000"/>
                          <w:sz w:val="16"/>
                          <w:szCs w:val="16"/>
                          <w:highlight w:val="white"/>
                        </w:rPr>
                        <w:t>verifie</w:t>
                      </w:r>
                      <w:proofErr w:type="spellEnd"/>
                      <w:r w:rsidRPr="009A0FAC">
                        <w:rPr>
                          <w:rFonts w:cs="Arial"/>
                          <w:color w:val="008000"/>
                          <w:sz w:val="16"/>
                          <w:szCs w:val="16"/>
                          <w:highlight w:val="white"/>
                        </w:rPr>
                        <w:t xml:space="preserve"> de l'exitance d'un code dans la terminologie--&gt;</w:t>
                      </w:r>
                    </w:p>
                    <w:p w14:paraId="787EED21"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9A0FAC">
                        <w:rPr>
                          <w:rFonts w:cs="Arial"/>
                          <w:b/>
                          <w:bCs/>
                          <w:color w:val="000000"/>
                          <w:sz w:val="16"/>
                          <w:szCs w:val="16"/>
                          <w:highlight w:val="white"/>
                        </w:rPr>
                        <w:tab/>
                      </w:r>
                      <w:r w:rsidRPr="009A0FAC">
                        <w:rPr>
                          <w:rFonts w:cs="Arial"/>
                          <w:b/>
                          <w:bCs/>
                          <w:color w:val="000000"/>
                          <w:sz w:val="16"/>
                          <w:szCs w:val="16"/>
                          <w:highlight w:val="white"/>
                        </w:rPr>
                        <w:tab/>
                      </w:r>
                      <w:r w:rsidRPr="00421520">
                        <w:rPr>
                          <w:rFonts w:cs="Arial"/>
                          <w:color w:val="0000FF"/>
                          <w:sz w:val="16"/>
                          <w:szCs w:val="16"/>
                          <w:highlight w:val="white"/>
                          <w:lang w:val="en-US"/>
                        </w:rPr>
                        <w:t>&lt;rule</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abstract</w:t>
                      </w:r>
                      <w:r w:rsidRPr="00421520">
                        <w:rPr>
                          <w:rFonts w:cs="Arial"/>
                          <w:color w:val="000000"/>
                          <w:sz w:val="16"/>
                          <w:szCs w:val="16"/>
                          <w:highlight w:val="white"/>
                          <w:lang w:val="en-US"/>
                        </w:rPr>
                        <w:t>=</w:t>
                      </w:r>
                      <w:r w:rsidRPr="00421520">
                        <w:rPr>
                          <w:rFonts w:cs="Arial"/>
                          <w:b/>
                          <w:bCs/>
                          <w:color w:val="8000FF"/>
                          <w:sz w:val="16"/>
                          <w:szCs w:val="16"/>
                          <w:highlight w:val="white"/>
                          <w:lang w:val="en-US"/>
                        </w:rPr>
                        <w:t>"true"</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id</w:t>
                      </w:r>
                      <w:r w:rsidRPr="00421520">
                        <w:rPr>
                          <w:rFonts w:cs="Arial"/>
                          <w:color w:val="000000"/>
                          <w:sz w:val="16"/>
                          <w:szCs w:val="16"/>
                          <w:highlight w:val="white"/>
                          <w:lang w:val="en-US"/>
                        </w:rPr>
                        <w:t>=</w:t>
                      </w:r>
                      <w:r w:rsidRPr="00421520">
                        <w:rPr>
                          <w:rFonts w:cs="Arial"/>
                          <w:b/>
                          <w:bCs/>
                          <w:color w:val="8000FF"/>
                          <w:sz w:val="16"/>
                          <w:szCs w:val="16"/>
                          <w:highlight w:val="white"/>
                          <w:lang w:val="en-US"/>
                        </w:rPr>
                        <w:t>"is-code-exist"</w:t>
                      </w:r>
                      <w:r w:rsidRPr="00421520">
                        <w:rPr>
                          <w:rFonts w:cs="Arial"/>
                          <w:color w:val="0000FF"/>
                          <w:sz w:val="16"/>
                          <w:szCs w:val="16"/>
                          <w:highlight w:val="white"/>
                          <w:lang w:val="en-US"/>
                        </w:rPr>
                        <w:t>&gt;</w:t>
                      </w:r>
                    </w:p>
                    <w:p w14:paraId="385C0127"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color w:val="0000FF"/>
                          <w:sz w:val="16"/>
                          <w:szCs w:val="16"/>
                          <w:highlight w:val="white"/>
                          <w:lang w:val="en-US"/>
                        </w:rPr>
                        <w:t>&lt;let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name</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theCode</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value</w:t>
                      </w:r>
                      <w:r w:rsidRPr="00421520">
                        <w:rPr>
                          <w:rFonts w:cs="Arial"/>
                          <w:color w:val="000000"/>
                          <w:sz w:val="16"/>
                          <w:szCs w:val="16"/>
                          <w:highlight w:val="white"/>
                          <w:lang w:val="en-US"/>
                        </w:rPr>
                        <w:t>=</w:t>
                      </w:r>
                      <w:r w:rsidRPr="00421520">
                        <w:rPr>
                          <w:rFonts w:cs="Arial"/>
                          <w:b/>
                          <w:bCs/>
                          <w:color w:val="8000FF"/>
                          <w:sz w:val="16"/>
                          <w:szCs w:val="16"/>
                          <w:highlight w:val="white"/>
                          <w:lang w:val="en-US"/>
                        </w:rPr>
                        <w:t>"@code"</w:t>
                      </w:r>
                      <w:r w:rsidRPr="00421520">
                        <w:rPr>
                          <w:rFonts w:cs="Arial"/>
                          <w:color w:val="0000FF"/>
                          <w:sz w:val="16"/>
                          <w:szCs w:val="16"/>
                          <w:highlight w:val="white"/>
                          <w:lang w:val="en-US"/>
                        </w:rPr>
                        <w:t>/&gt;</w:t>
                      </w:r>
                    </w:p>
                    <w:p w14:paraId="3CA4F9E1"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color w:val="0000FF"/>
                          <w:sz w:val="16"/>
                          <w:szCs w:val="16"/>
                          <w:highlight w:val="white"/>
                          <w:lang w:val="en-US"/>
                        </w:rPr>
                        <w:t>&lt;let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name</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thenNameCode</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value</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displayName</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2012F5DF"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color w:val="0000FF"/>
                          <w:sz w:val="16"/>
                          <w:szCs w:val="16"/>
                          <w:highlight w:val="white"/>
                          <w:lang w:val="en-US"/>
                        </w:rPr>
                        <w:t>&lt;let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name</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theCodeSystem</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value</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codeSystem</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126F2A48"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color w:val="0000FF"/>
                          <w:sz w:val="16"/>
                          <w:szCs w:val="16"/>
                          <w:highlight w:val="white"/>
                          <w:lang w:val="en-US"/>
                        </w:rPr>
                        <w:t>&lt;let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name</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theCodeSystemName</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value</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codeSystemName</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4DB5BD75"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r w:rsidRPr="00421520">
                        <w:rPr>
                          <w:rFonts w:cs="Arial"/>
                          <w:color w:val="0000FF"/>
                          <w:sz w:val="16"/>
                          <w:szCs w:val="16"/>
                          <w:highlight w:val="white"/>
                          <w:lang w:val="en-US"/>
                        </w:rPr>
                        <w:t>&lt;assert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role</w:t>
                      </w:r>
                      <w:r w:rsidRPr="00421520">
                        <w:rPr>
                          <w:rFonts w:cs="Arial"/>
                          <w:color w:val="000000"/>
                          <w:sz w:val="16"/>
                          <w:szCs w:val="16"/>
                          <w:highlight w:val="white"/>
                          <w:lang w:val="en-US"/>
                        </w:rPr>
                        <w:t>=</w:t>
                      </w:r>
                      <w:r w:rsidRPr="00421520">
                        <w:rPr>
                          <w:rFonts w:cs="Arial"/>
                          <w:b/>
                          <w:bCs/>
                          <w:color w:val="8000FF"/>
                          <w:sz w:val="16"/>
                          <w:szCs w:val="16"/>
                          <w:highlight w:val="white"/>
                          <w:lang w:val="en-US"/>
                        </w:rPr>
                        <w:t>"error</w:t>
                      </w:r>
                      <w:proofErr w:type="gramStart"/>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test</w:t>
                      </w:r>
                      <w:proofErr w:type="gramEnd"/>
                      <w:r w:rsidRPr="00421520">
                        <w:rPr>
                          <w:rFonts w:cs="Arial"/>
                          <w:color w:val="000000"/>
                          <w:sz w:val="16"/>
                          <w:szCs w:val="16"/>
                          <w:highlight w:val="white"/>
                          <w:lang w:val="en-US"/>
                        </w:rPr>
                        <w:t>=</w:t>
                      </w:r>
                      <w:r w:rsidRPr="00421520">
                        <w:rPr>
                          <w:rFonts w:cs="Arial"/>
                          <w:b/>
                          <w:bCs/>
                          <w:color w:val="8000FF"/>
                          <w:sz w:val="16"/>
                          <w:szCs w:val="16"/>
                          <w:highlight w:val="white"/>
                          <w:lang w:val="en-US"/>
                        </w:rPr>
                        <w:t>"not (doc-available(</w:t>
                      </w:r>
                      <w:proofErr w:type="spellStart"/>
                      <w:r w:rsidRPr="00421520">
                        <w:rPr>
                          <w:rFonts w:cs="Arial"/>
                          <w:b/>
                          <w:bCs/>
                          <w:color w:val="8000FF"/>
                          <w:sz w:val="16"/>
                          <w:szCs w:val="16"/>
                          <w:highlight w:val="white"/>
                          <w:lang w:val="en-US"/>
                        </w:rPr>
                        <w:t>concat</w:t>
                      </w:r>
                      <w:proofErr w:type="spellEnd"/>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path_terminologie</w:t>
                      </w:r>
                      <w:proofErr w:type="spellEnd"/>
                      <w:r w:rsidRPr="00421520">
                        <w:rPr>
                          <w:rFonts w:cs="Arial"/>
                          <w:b/>
                          <w:bCs/>
                          <w:color w:val="8000FF"/>
                          <w:sz w:val="16"/>
                          <w:szCs w:val="16"/>
                          <w:highlight w:val="white"/>
                          <w:lang w:val="en-US"/>
                        </w:rPr>
                        <w:t>, $</w:t>
                      </w:r>
                      <w:proofErr w:type="spellStart"/>
                      <w:r w:rsidRPr="00421520">
                        <w:rPr>
                          <w:rFonts w:cs="Arial"/>
                          <w:b/>
                          <w:bCs/>
                          <w:color w:val="8000FF"/>
                          <w:sz w:val="16"/>
                          <w:szCs w:val="16"/>
                          <w:highlight w:val="white"/>
                          <w:lang w:val="en-US"/>
                        </w:rPr>
                        <w:t>theCodeSystem</w:t>
                      </w:r>
                      <w:proofErr w:type="spellEnd"/>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rdf</w:t>
                      </w:r>
                      <w:proofErr w:type="spellEnd"/>
                      <w:r w:rsidRPr="00421520">
                        <w:rPr>
                          <w:rFonts w:cs="Arial"/>
                          <w:b/>
                          <w:bCs/>
                          <w:color w:val="8000FF"/>
                          <w:sz w:val="16"/>
                          <w:szCs w:val="16"/>
                          <w:highlight w:val="white"/>
                          <w:lang w:val="en-US"/>
                        </w:rPr>
                        <w:t>')) and not(exists(doc(</w:t>
                      </w:r>
                      <w:proofErr w:type="spellStart"/>
                      <w:r w:rsidRPr="00421520">
                        <w:rPr>
                          <w:rFonts w:cs="Arial"/>
                          <w:b/>
                          <w:bCs/>
                          <w:color w:val="8000FF"/>
                          <w:sz w:val="16"/>
                          <w:szCs w:val="16"/>
                          <w:highlight w:val="white"/>
                          <w:lang w:val="en-US"/>
                        </w:rPr>
                        <w:t>concat</w:t>
                      </w:r>
                      <w:proofErr w:type="spellEnd"/>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path_terminologie</w:t>
                      </w:r>
                      <w:proofErr w:type="spellEnd"/>
                      <w:r w:rsidRPr="00421520">
                        <w:rPr>
                          <w:rFonts w:cs="Arial"/>
                          <w:b/>
                          <w:bCs/>
                          <w:color w:val="8000FF"/>
                          <w:sz w:val="16"/>
                          <w:szCs w:val="16"/>
                          <w:highlight w:val="white"/>
                          <w:lang w:val="en-US"/>
                        </w:rPr>
                        <w:t>, $</w:t>
                      </w:r>
                      <w:proofErr w:type="spellStart"/>
                      <w:r w:rsidRPr="00421520">
                        <w:rPr>
                          <w:rFonts w:cs="Arial"/>
                          <w:b/>
                          <w:bCs/>
                          <w:color w:val="8000FF"/>
                          <w:sz w:val="16"/>
                          <w:szCs w:val="16"/>
                          <w:highlight w:val="white"/>
                          <w:lang w:val="en-US"/>
                        </w:rPr>
                        <w:t>theCodeSystem</w:t>
                      </w:r>
                      <w:proofErr w:type="spellEnd"/>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rdf</w:t>
                      </w:r>
                      <w:proofErr w:type="spellEnd"/>
                      <w:r w:rsidRPr="00421520">
                        <w:rPr>
                          <w:rFonts w:cs="Arial"/>
                          <w:b/>
                          <w:bCs/>
                          <w:color w:val="8000FF"/>
                          <w:sz w:val="16"/>
                          <w:szCs w:val="16"/>
                          <w:highlight w:val="white"/>
                          <w:lang w:val="en-US"/>
                        </w:rPr>
                        <w:t>') )//</w:t>
                      </w:r>
                      <w:proofErr w:type="spellStart"/>
                      <w:r w:rsidRPr="00421520">
                        <w:rPr>
                          <w:rFonts w:cs="Arial"/>
                          <w:b/>
                          <w:bCs/>
                          <w:color w:val="8000FF"/>
                          <w:sz w:val="16"/>
                          <w:szCs w:val="16"/>
                          <w:highlight w:val="white"/>
                          <w:lang w:val="en-US"/>
                        </w:rPr>
                        <w:t>skos:notation</w:t>
                      </w:r>
                      <w:proofErr w:type="spellEnd"/>
                      <w:r w:rsidRPr="00421520">
                        <w:rPr>
                          <w:rFonts w:cs="Arial"/>
                          <w:b/>
                          <w:bCs/>
                          <w:color w:val="8000FF"/>
                          <w:sz w:val="16"/>
                          <w:szCs w:val="16"/>
                          <w:highlight w:val="white"/>
                          <w:lang w:val="en-US"/>
                        </w:rPr>
                        <w:t>[text()= string($</w:t>
                      </w:r>
                      <w:proofErr w:type="spellStart"/>
                      <w:r w:rsidRPr="00421520">
                        <w:rPr>
                          <w:rFonts w:cs="Arial"/>
                          <w:b/>
                          <w:bCs/>
                          <w:color w:val="8000FF"/>
                          <w:sz w:val="16"/>
                          <w:szCs w:val="16"/>
                          <w:highlight w:val="white"/>
                          <w:lang w:val="en-US"/>
                        </w:rPr>
                        <w:t>theCode</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50321F46"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proofErr w:type="spellStart"/>
                      <w:proofErr w:type="gramStart"/>
                      <w:r w:rsidRPr="00421520">
                        <w:rPr>
                          <w:rFonts w:cs="Arial"/>
                          <w:b/>
                          <w:bCs/>
                          <w:color w:val="000000"/>
                          <w:sz w:val="16"/>
                          <w:szCs w:val="16"/>
                          <w:highlight w:val="white"/>
                          <w:lang w:val="en-US"/>
                        </w:rPr>
                        <w:t>CodeSystem</w:t>
                      </w:r>
                      <w:proofErr w:type="spellEnd"/>
                      <w:r w:rsidRPr="00421520">
                        <w:rPr>
                          <w:rFonts w:cs="Arial"/>
                          <w:b/>
                          <w:bCs/>
                          <w:color w:val="000000"/>
                          <w:sz w:val="16"/>
                          <w:szCs w:val="16"/>
                          <w:highlight w:val="white"/>
                          <w:lang w:val="en-US"/>
                        </w:rPr>
                        <w:t xml:space="preserve"> :</w:t>
                      </w:r>
                      <w:proofErr w:type="gramEnd"/>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&lt;value-of</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select</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theCodeSystem</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r w:rsidRPr="00421520">
                        <w:rPr>
                          <w:rFonts w:cs="Arial"/>
                          <w:b/>
                          <w:bCs/>
                          <w:color w:val="000000"/>
                          <w:sz w:val="16"/>
                          <w:szCs w:val="16"/>
                          <w:highlight w:val="white"/>
                          <w:lang w:val="en-US"/>
                        </w:rPr>
                        <w:t xml:space="preserve">" </w:t>
                      </w:r>
                    </w:p>
                    <w:p w14:paraId="2DE69E3E"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proofErr w:type="spellStart"/>
                      <w:proofErr w:type="gramStart"/>
                      <w:r w:rsidRPr="00421520">
                        <w:rPr>
                          <w:rFonts w:cs="Arial"/>
                          <w:b/>
                          <w:bCs/>
                          <w:color w:val="000000"/>
                          <w:sz w:val="16"/>
                          <w:szCs w:val="16"/>
                          <w:highlight w:val="white"/>
                          <w:lang w:val="en-US"/>
                        </w:rPr>
                        <w:t>CodeSystemName</w:t>
                      </w:r>
                      <w:proofErr w:type="spellEnd"/>
                      <w:r w:rsidRPr="00421520">
                        <w:rPr>
                          <w:rFonts w:cs="Arial"/>
                          <w:b/>
                          <w:bCs/>
                          <w:color w:val="000000"/>
                          <w:sz w:val="16"/>
                          <w:szCs w:val="16"/>
                          <w:highlight w:val="white"/>
                          <w:lang w:val="en-US"/>
                        </w:rPr>
                        <w:t xml:space="preserve"> :</w:t>
                      </w:r>
                      <w:proofErr w:type="gramEnd"/>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&lt;value-of</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select</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theCodeSystemName</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r w:rsidRPr="00421520">
                        <w:rPr>
                          <w:rFonts w:cs="Arial"/>
                          <w:b/>
                          <w:bCs/>
                          <w:color w:val="000000"/>
                          <w:sz w:val="16"/>
                          <w:szCs w:val="16"/>
                          <w:highlight w:val="white"/>
                          <w:lang w:val="en-US"/>
                        </w:rPr>
                        <w:t xml:space="preserve">" </w:t>
                      </w:r>
                    </w:p>
                    <w:p w14:paraId="035173E3"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proofErr w:type="gramStart"/>
                      <w:r w:rsidRPr="00421520">
                        <w:rPr>
                          <w:rFonts w:cs="Arial"/>
                          <w:b/>
                          <w:bCs/>
                          <w:color w:val="000000"/>
                          <w:sz w:val="16"/>
                          <w:szCs w:val="16"/>
                          <w:highlight w:val="white"/>
                          <w:lang w:val="en-US"/>
                        </w:rPr>
                        <w:t>Code  :</w:t>
                      </w:r>
                      <w:proofErr w:type="gramEnd"/>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&lt;value-of</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select</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theCode</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r w:rsidRPr="00421520">
                        <w:rPr>
                          <w:rFonts w:cs="Arial"/>
                          <w:b/>
                          <w:bCs/>
                          <w:color w:val="000000"/>
                          <w:sz w:val="16"/>
                          <w:szCs w:val="16"/>
                          <w:highlight w:val="white"/>
                          <w:lang w:val="en-US"/>
                        </w:rPr>
                        <w:t>"</w:t>
                      </w:r>
                    </w:p>
                    <w:p w14:paraId="66D78A41"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proofErr w:type="gramStart"/>
                      <w:r w:rsidRPr="00421520">
                        <w:rPr>
                          <w:rFonts w:cs="Arial"/>
                          <w:b/>
                          <w:bCs/>
                          <w:color w:val="000000"/>
                          <w:sz w:val="16"/>
                          <w:szCs w:val="16"/>
                          <w:highlight w:val="white"/>
                          <w:lang w:val="en-US"/>
                        </w:rPr>
                        <w:t>DisplayName :</w:t>
                      </w:r>
                      <w:proofErr w:type="gramEnd"/>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&lt;value-of</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select</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thenNameCode</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75DFC1B2"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r w:rsidRPr="009A0FAC">
                        <w:rPr>
                          <w:rFonts w:cs="Arial"/>
                          <w:b/>
                          <w:bCs/>
                          <w:color w:val="000000"/>
                          <w:sz w:val="16"/>
                          <w:szCs w:val="16"/>
                          <w:highlight w:val="white"/>
                        </w:rPr>
                        <w:t xml:space="preserve">Ce code n'est pas </w:t>
                      </w:r>
                      <w:proofErr w:type="spellStart"/>
                      <w:r w:rsidRPr="009A0FAC">
                        <w:rPr>
                          <w:rFonts w:cs="Arial"/>
                          <w:b/>
                          <w:bCs/>
                          <w:color w:val="000000"/>
                          <w:sz w:val="16"/>
                          <w:szCs w:val="16"/>
                          <w:highlight w:val="white"/>
                        </w:rPr>
                        <w:t>retouvé</w:t>
                      </w:r>
                      <w:proofErr w:type="spellEnd"/>
                      <w:r w:rsidRPr="009A0FAC">
                        <w:rPr>
                          <w:rFonts w:cs="Arial"/>
                          <w:b/>
                          <w:bCs/>
                          <w:color w:val="000000"/>
                          <w:sz w:val="16"/>
                          <w:szCs w:val="16"/>
                          <w:highlight w:val="white"/>
                        </w:rPr>
                        <w:t xml:space="preserve"> dans la terminologie</w:t>
                      </w:r>
                    </w:p>
                    <w:p w14:paraId="2416B197"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t xml:space="preserve"> </w:t>
                      </w:r>
                      <w:r w:rsidRPr="009A0FAC">
                        <w:rPr>
                          <w:rFonts w:cs="Arial"/>
                          <w:color w:val="0000FF"/>
                          <w:sz w:val="16"/>
                          <w:szCs w:val="16"/>
                          <w:highlight w:val="white"/>
                        </w:rPr>
                        <w:t>&lt;/</w:t>
                      </w:r>
                      <w:proofErr w:type="spellStart"/>
                      <w:r w:rsidRPr="009A0FAC">
                        <w:rPr>
                          <w:rFonts w:cs="Arial"/>
                          <w:color w:val="0000FF"/>
                          <w:sz w:val="16"/>
                          <w:szCs w:val="16"/>
                          <w:highlight w:val="white"/>
                        </w:rPr>
                        <w:t>assert</w:t>
                      </w:r>
                      <w:proofErr w:type="spellEnd"/>
                      <w:r w:rsidRPr="009A0FAC">
                        <w:rPr>
                          <w:rFonts w:cs="Arial"/>
                          <w:color w:val="0000FF"/>
                          <w:sz w:val="16"/>
                          <w:szCs w:val="16"/>
                          <w:highlight w:val="white"/>
                        </w:rPr>
                        <w:t>&gt;</w:t>
                      </w:r>
                    </w:p>
                    <w:p w14:paraId="15A7C54D"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t xml:space="preserve"> </w:t>
                      </w:r>
                    </w:p>
                    <w:p w14:paraId="6048CD79"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t xml:space="preserve"> </w:t>
                      </w:r>
                    </w:p>
                    <w:p w14:paraId="63FF8521"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t xml:space="preserve"> </w:t>
                      </w:r>
                    </w:p>
                    <w:p w14:paraId="5CA32B96"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color w:val="0000FF"/>
                          <w:sz w:val="16"/>
                          <w:szCs w:val="16"/>
                          <w:highlight w:val="white"/>
                        </w:rPr>
                        <w:t>&lt;/</w:t>
                      </w:r>
                      <w:proofErr w:type="spellStart"/>
                      <w:r w:rsidRPr="009A0FAC">
                        <w:rPr>
                          <w:rFonts w:cs="Arial"/>
                          <w:color w:val="0000FF"/>
                          <w:sz w:val="16"/>
                          <w:szCs w:val="16"/>
                          <w:highlight w:val="white"/>
                        </w:rPr>
                        <w:t>rule</w:t>
                      </w:r>
                      <w:proofErr w:type="spellEnd"/>
                      <w:r w:rsidRPr="009A0FAC">
                        <w:rPr>
                          <w:rFonts w:cs="Arial"/>
                          <w:color w:val="0000FF"/>
                          <w:sz w:val="16"/>
                          <w:szCs w:val="16"/>
                          <w:highlight w:val="white"/>
                        </w:rPr>
                        <w:t>&gt;</w:t>
                      </w:r>
                      <w:r w:rsidRPr="009A0FAC">
                        <w:rPr>
                          <w:rFonts w:cs="Arial"/>
                          <w:b/>
                          <w:bCs/>
                          <w:color w:val="000000"/>
                          <w:sz w:val="16"/>
                          <w:szCs w:val="16"/>
                          <w:highlight w:val="white"/>
                        </w:rPr>
                        <w:tab/>
                      </w:r>
                      <w:r w:rsidRPr="009A0FAC">
                        <w:rPr>
                          <w:rFonts w:cs="Arial"/>
                          <w:b/>
                          <w:bCs/>
                          <w:color w:val="000000"/>
                          <w:sz w:val="16"/>
                          <w:szCs w:val="16"/>
                          <w:highlight w:val="white"/>
                        </w:rPr>
                        <w:tab/>
                      </w:r>
                    </w:p>
                    <w:p w14:paraId="7ACC0935"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
                    <w:p w14:paraId="008A2FCB"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roofErr w:type="gramStart"/>
                      <w:r w:rsidRPr="009A0FAC">
                        <w:rPr>
                          <w:rFonts w:cs="Arial"/>
                          <w:color w:val="008000"/>
                          <w:sz w:val="16"/>
                          <w:szCs w:val="16"/>
                          <w:highlight w:val="white"/>
                        </w:rPr>
                        <w:t>&lt;!--</w:t>
                      </w:r>
                      <w:proofErr w:type="gramEnd"/>
                      <w:r w:rsidRPr="009A0FAC">
                        <w:rPr>
                          <w:rFonts w:cs="Arial"/>
                          <w:color w:val="008000"/>
                          <w:sz w:val="16"/>
                          <w:szCs w:val="16"/>
                          <w:highlight w:val="white"/>
                        </w:rPr>
                        <w:t xml:space="preserve">Document CDA : </w:t>
                      </w:r>
                      <w:proofErr w:type="spellStart"/>
                      <w:r w:rsidRPr="009A0FAC">
                        <w:rPr>
                          <w:rFonts w:cs="Arial"/>
                          <w:color w:val="008000"/>
                          <w:sz w:val="16"/>
                          <w:szCs w:val="16"/>
                          <w:highlight w:val="white"/>
                        </w:rPr>
                        <w:t>Verification</w:t>
                      </w:r>
                      <w:proofErr w:type="spellEnd"/>
                      <w:r w:rsidRPr="009A0FAC">
                        <w:rPr>
                          <w:rFonts w:cs="Arial"/>
                          <w:color w:val="008000"/>
                          <w:sz w:val="16"/>
                          <w:szCs w:val="16"/>
                          <w:highlight w:val="white"/>
                        </w:rPr>
                        <w:t xml:space="preserve"> sur la balise "code"--&gt;</w:t>
                      </w:r>
                    </w:p>
                    <w:p w14:paraId="505823D6"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9A0FAC">
                        <w:rPr>
                          <w:rFonts w:cs="Arial"/>
                          <w:b/>
                          <w:bCs/>
                          <w:color w:val="000000"/>
                          <w:sz w:val="16"/>
                          <w:szCs w:val="16"/>
                          <w:highlight w:val="white"/>
                        </w:rPr>
                        <w:tab/>
                      </w:r>
                      <w:r w:rsidRPr="009A0FAC">
                        <w:rPr>
                          <w:rFonts w:cs="Arial"/>
                          <w:b/>
                          <w:bCs/>
                          <w:color w:val="000000"/>
                          <w:sz w:val="16"/>
                          <w:szCs w:val="16"/>
                          <w:highlight w:val="white"/>
                        </w:rPr>
                        <w:tab/>
                      </w:r>
                      <w:r w:rsidRPr="00421520">
                        <w:rPr>
                          <w:rFonts w:cs="Arial"/>
                          <w:color w:val="0000FF"/>
                          <w:sz w:val="16"/>
                          <w:szCs w:val="16"/>
                          <w:highlight w:val="white"/>
                          <w:lang w:val="en-US"/>
                        </w:rPr>
                        <w:t>&lt;rule</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context</w:t>
                      </w:r>
                      <w:r w:rsidRPr="00421520">
                        <w:rPr>
                          <w:rFonts w:cs="Arial"/>
                          <w:color w:val="000000"/>
                          <w:sz w:val="16"/>
                          <w:szCs w:val="16"/>
                          <w:highlight w:val="white"/>
                          <w:lang w:val="en-US"/>
                        </w:rPr>
                        <w:t>=</w:t>
                      </w:r>
                      <w:r w:rsidRPr="00421520">
                        <w:rPr>
                          <w:rFonts w:cs="Arial"/>
                          <w:b/>
                          <w:bCs/>
                          <w:color w:val="8000FF"/>
                          <w:sz w:val="16"/>
                          <w:szCs w:val="16"/>
                          <w:highlight w:val="white"/>
                          <w:lang w:val="en-US"/>
                        </w:rPr>
                        <w:t>"//hl</w:t>
                      </w:r>
                      <w:proofErr w:type="gramStart"/>
                      <w:r w:rsidRPr="00421520">
                        <w:rPr>
                          <w:rFonts w:cs="Arial"/>
                          <w:b/>
                          <w:bCs/>
                          <w:color w:val="8000FF"/>
                          <w:sz w:val="16"/>
                          <w:szCs w:val="16"/>
                          <w:highlight w:val="white"/>
                          <w:lang w:val="en-US"/>
                        </w:rPr>
                        <w:t>7:code</w:t>
                      </w:r>
                      <w:proofErr w:type="gram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60639F35"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color w:val="0000FF"/>
                          <w:sz w:val="16"/>
                          <w:szCs w:val="16"/>
                          <w:highlight w:val="white"/>
                          <w:lang w:val="en-US"/>
                        </w:rPr>
                        <w:t>&lt;</w:t>
                      </w:r>
                      <w:proofErr w:type="spellStart"/>
                      <w:proofErr w:type="gramStart"/>
                      <w:r w:rsidRPr="00421520">
                        <w:rPr>
                          <w:rFonts w:cs="Arial"/>
                          <w:color w:val="0000FF"/>
                          <w:sz w:val="16"/>
                          <w:szCs w:val="16"/>
                          <w:highlight w:val="white"/>
                          <w:lang w:val="en-US"/>
                        </w:rPr>
                        <w:t>sch:extends</w:t>
                      </w:r>
                      <w:proofErr w:type="spellEnd"/>
                      <w:proofErr w:type="gramEnd"/>
                      <w:r w:rsidRPr="00421520">
                        <w:rPr>
                          <w:rFonts w:cs="Arial"/>
                          <w:color w:val="000000"/>
                          <w:sz w:val="16"/>
                          <w:szCs w:val="16"/>
                          <w:highlight w:val="white"/>
                          <w:lang w:val="en-US"/>
                        </w:rPr>
                        <w:t xml:space="preserve"> </w:t>
                      </w:r>
                      <w:r w:rsidRPr="00421520">
                        <w:rPr>
                          <w:rFonts w:cs="Arial"/>
                          <w:color w:val="FF0000"/>
                          <w:sz w:val="16"/>
                          <w:szCs w:val="16"/>
                          <w:highlight w:val="white"/>
                          <w:lang w:val="en-US"/>
                        </w:rPr>
                        <w:t>rule</w:t>
                      </w:r>
                      <w:r w:rsidRPr="00421520">
                        <w:rPr>
                          <w:rFonts w:cs="Arial"/>
                          <w:color w:val="000000"/>
                          <w:sz w:val="16"/>
                          <w:szCs w:val="16"/>
                          <w:highlight w:val="white"/>
                          <w:lang w:val="en-US"/>
                        </w:rPr>
                        <w:t>=</w:t>
                      </w:r>
                      <w:r w:rsidRPr="00421520">
                        <w:rPr>
                          <w:rFonts w:cs="Arial"/>
                          <w:b/>
                          <w:bCs/>
                          <w:color w:val="8000FF"/>
                          <w:sz w:val="16"/>
                          <w:szCs w:val="16"/>
                          <w:highlight w:val="white"/>
                          <w:lang w:val="en-US"/>
                        </w:rPr>
                        <w:t>"is-code-exist"</w:t>
                      </w:r>
                      <w:r w:rsidRPr="00421520">
                        <w:rPr>
                          <w:rFonts w:cs="Arial"/>
                          <w:color w:val="0000FF"/>
                          <w:sz w:val="16"/>
                          <w:szCs w:val="16"/>
                          <w:highlight w:val="white"/>
                          <w:lang w:val="en-US"/>
                        </w:rPr>
                        <w:t>/&gt;</w:t>
                      </w:r>
                    </w:p>
                    <w:p w14:paraId="68DFB115"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9A0FAC">
                        <w:rPr>
                          <w:rFonts w:cs="Arial"/>
                          <w:color w:val="0000FF"/>
                          <w:sz w:val="16"/>
                          <w:szCs w:val="16"/>
                          <w:highlight w:val="white"/>
                        </w:rPr>
                        <w:t>&lt;/</w:t>
                      </w:r>
                      <w:proofErr w:type="spellStart"/>
                      <w:r w:rsidRPr="009A0FAC">
                        <w:rPr>
                          <w:rFonts w:cs="Arial"/>
                          <w:color w:val="0000FF"/>
                          <w:sz w:val="16"/>
                          <w:szCs w:val="16"/>
                          <w:highlight w:val="white"/>
                        </w:rPr>
                        <w:t>rule</w:t>
                      </w:r>
                      <w:proofErr w:type="spellEnd"/>
                      <w:r w:rsidRPr="009A0FAC">
                        <w:rPr>
                          <w:rFonts w:cs="Arial"/>
                          <w:color w:val="0000FF"/>
                          <w:sz w:val="16"/>
                          <w:szCs w:val="16"/>
                          <w:highlight w:val="white"/>
                        </w:rPr>
                        <w:t>&gt;</w:t>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p>
                    <w:p w14:paraId="689963FE"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
                    <w:p w14:paraId="5F9E00A8"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
                    <w:p w14:paraId="4B8C10C3"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roofErr w:type="gramStart"/>
                      <w:r w:rsidRPr="009A0FAC">
                        <w:rPr>
                          <w:rFonts w:cs="Arial"/>
                          <w:color w:val="008000"/>
                          <w:sz w:val="16"/>
                          <w:szCs w:val="16"/>
                          <w:highlight w:val="white"/>
                        </w:rPr>
                        <w:t>&lt;!--</w:t>
                      </w:r>
                      <w:proofErr w:type="gramEnd"/>
                      <w:r w:rsidRPr="009A0FAC">
                        <w:rPr>
                          <w:rFonts w:cs="Arial"/>
                          <w:color w:val="008000"/>
                          <w:sz w:val="16"/>
                          <w:szCs w:val="16"/>
                          <w:highlight w:val="white"/>
                        </w:rPr>
                        <w:t xml:space="preserve">Document CDA :  </w:t>
                      </w:r>
                      <w:proofErr w:type="spellStart"/>
                      <w:r w:rsidRPr="009A0FAC">
                        <w:rPr>
                          <w:rFonts w:cs="Arial"/>
                          <w:color w:val="008000"/>
                          <w:sz w:val="16"/>
                          <w:szCs w:val="16"/>
                          <w:highlight w:val="white"/>
                        </w:rPr>
                        <w:t>Verification</w:t>
                      </w:r>
                      <w:proofErr w:type="spellEnd"/>
                      <w:r w:rsidRPr="009A0FAC">
                        <w:rPr>
                          <w:rFonts w:cs="Arial"/>
                          <w:color w:val="008000"/>
                          <w:sz w:val="16"/>
                          <w:szCs w:val="16"/>
                          <w:highlight w:val="white"/>
                        </w:rPr>
                        <w:t xml:space="preserve"> sur la balise "value" avec l'attribut type "CD" ou "CE"--&gt;</w:t>
                      </w:r>
                    </w:p>
                    <w:p w14:paraId="576BD99D"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9A0FAC">
                        <w:rPr>
                          <w:rFonts w:cs="Arial"/>
                          <w:b/>
                          <w:bCs/>
                          <w:color w:val="000000"/>
                          <w:sz w:val="16"/>
                          <w:szCs w:val="16"/>
                          <w:highlight w:val="white"/>
                        </w:rPr>
                        <w:tab/>
                      </w:r>
                      <w:r w:rsidRPr="009A0FAC">
                        <w:rPr>
                          <w:rFonts w:cs="Arial"/>
                          <w:b/>
                          <w:bCs/>
                          <w:color w:val="000000"/>
                          <w:sz w:val="16"/>
                          <w:szCs w:val="16"/>
                          <w:highlight w:val="white"/>
                        </w:rPr>
                        <w:tab/>
                      </w:r>
                      <w:r w:rsidRPr="00421520">
                        <w:rPr>
                          <w:rFonts w:cs="Arial"/>
                          <w:color w:val="0000FF"/>
                          <w:sz w:val="16"/>
                          <w:szCs w:val="16"/>
                          <w:highlight w:val="white"/>
                          <w:lang w:val="en-US"/>
                        </w:rPr>
                        <w:t>&lt;rule</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context</w:t>
                      </w:r>
                      <w:r w:rsidRPr="00421520">
                        <w:rPr>
                          <w:rFonts w:cs="Arial"/>
                          <w:color w:val="000000"/>
                          <w:sz w:val="16"/>
                          <w:szCs w:val="16"/>
                          <w:highlight w:val="white"/>
                          <w:lang w:val="en-US"/>
                        </w:rPr>
                        <w:t>=</w:t>
                      </w:r>
                      <w:r w:rsidRPr="00421520">
                        <w:rPr>
                          <w:rFonts w:cs="Arial"/>
                          <w:b/>
                          <w:bCs/>
                          <w:color w:val="8000FF"/>
                          <w:sz w:val="16"/>
                          <w:szCs w:val="16"/>
                          <w:highlight w:val="white"/>
                          <w:lang w:val="en-US"/>
                        </w:rPr>
                        <w:t>"//hl7:</w:t>
                      </w:r>
                      <w:proofErr w:type="gramStart"/>
                      <w:r w:rsidRPr="00421520">
                        <w:rPr>
                          <w:rFonts w:cs="Arial"/>
                          <w:b/>
                          <w:bCs/>
                          <w:color w:val="8000FF"/>
                          <w:sz w:val="16"/>
                          <w:szCs w:val="16"/>
                          <w:highlight w:val="white"/>
                          <w:lang w:val="en-US"/>
                        </w:rPr>
                        <w:t>value[</w:t>
                      </w:r>
                      <w:proofErr w:type="gramEnd"/>
                      <w:r w:rsidRPr="00421520">
                        <w:rPr>
                          <w:rFonts w:cs="Arial"/>
                          <w:b/>
                          <w:bCs/>
                          <w:color w:val="8000FF"/>
                          <w:sz w:val="16"/>
                          <w:szCs w:val="16"/>
                          <w:highlight w:val="white"/>
                          <w:lang w:val="en-US"/>
                        </w:rPr>
                        <w:t>@xsi:type='CD' or  @xsi:type='CE']"</w:t>
                      </w:r>
                      <w:r w:rsidRPr="00421520">
                        <w:rPr>
                          <w:rFonts w:cs="Arial"/>
                          <w:color w:val="0000FF"/>
                          <w:sz w:val="16"/>
                          <w:szCs w:val="16"/>
                          <w:highlight w:val="white"/>
                          <w:lang w:val="en-US"/>
                        </w:rPr>
                        <w:t>&gt;</w:t>
                      </w:r>
                    </w:p>
                    <w:p w14:paraId="5F882E88"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color w:val="0000FF"/>
                          <w:sz w:val="16"/>
                          <w:szCs w:val="16"/>
                          <w:highlight w:val="white"/>
                          <w:lang w:val="en-US"/>
                        </w:rPr>
                        <w:t>&lt;</w:t>
                      </w:r>
                      <w:proofErr w:type="spellStart"/>
                      <w:proofErr w:type="gramStart"/>
                      <w:r w:rsidRPr="00421520">
                        <w:rPr>
                          <w:rFonts w:cs="Arial"/>
                          <w:color w:val="0000FF"/>
                          <w:sz w:val="16"/>
                          <w:szCs w:val="16"/>
                          <w:highlight w:val="white"/>
                          <w:lang w:val="en-US"/>
                        </w:rPr>
                        <w:t>sch:extends</w:t>
                      </w:r>
                      <w:proofErr w:type="spellEnd"/>
                      <w:proofErr w:type="gramEnd"/>
                      <w:r w:rsidRPr="00421520">
                        <w:rPr>
                          <w:rFonts w:cs="Arial"/>
                          <w:color w:val="000000"/>
                          <w:sz w:val="16"/>
                          <w:szCs w:val="16"/>
                          <w:highlight w:val="white"/>
                          <w:lang w:val="en-US"/>
                        </w:rPr>
                        <w:t xml:space="preserve"> </w:t>
                      </w:r>
                      <w:r w:rsidRPr="00421520">
                        <w:rPr>
                          <w:rFonts w:cs="Arial"/>
                          <w:color w:val="FF0000"/>
                          <w:sz w:val="16"/>
                          <w:szCs w:val="16"/>
                          <w:highlight w:val="white"/>
                          <w:lang w:val="en-US"/>
                        </w:rPr>
                        <w:t>rule</w:t>
                      </w:r>
                      <w:r w:rsidRPr="00421520">
                        <w:rPr>
                          <w:rFonts w:cs="Arial"/>
                          <w:color w:val="000000"/>
                          <w:sz w:val="16"/>
                          <w:szCs w:val="16"/>
                          <w:highlight w:val="white"/>
                          <w:lang w:val="en-US"/>
                        </w:rPr>
                        <w:t>=</w:t>
                      </w:r>
                      <w:r w:rsidRPr="00421520">
                        <w:rPr>
                          <w:rFonts w:cs="Arial"/>
                          <w:b/>
                          <w:bCs/>
                          <w:color w:val="8000FF"/>
                          <w:sz w:val="16"/>
                          <w:szCs w:val="16"/>
                          <w:highlight w:val="white"/>
                          <w:lang w:val="en-US"/>
                        </w:rPr>
                        <w:t>"is-code-exist"</w:t>
                      </w:r>
                      <w:r w:rsidRPr="00421520">
                        <w:rPr>
                          <w:rFonts w:cs="Arial"/>
                          <w:color w:val="0000FF"/>
                          <w:sz w:val="16"/>
                          <w:szCs w:val="16"/>
                          <w:highlight w:val="white"/>
                          <w:lang w:val="en-US"/>
                        </w:rPr>
                        <w:t>/&gt;</w:t>
                      </w:r>
                    </w:p>
                    <w:p w14:paraId="066DF0BA"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9A0FAC">
                        <w:rPr>
                          <w:rFonts w:cs="Arial"/>
                          <w:color w:val="0000FF"/>
                          <w:sz w:val="16"/>
                          <w:szCs w:val="16"/>
                          <w:highlight w:val="white"/>
                        </w:rPr>
                        <w:t>&lt;/</w:t>
                      </w:r>
                      <w:proofErr w:type="spellStart"/>
                      <w:r w:rsidRPr="009A0FAC">
                        <w:rPr>
                          <w:rFonts w:cs="Arial"/>
                          <w:color w:val="0000FF"/>
                          <w:sz w:val="16"/>
                          <w:szCs w:val="16"/>
                          <w:highlight w:val="white"/>
                        </w:rPr>
                        <w:t>rule</w:t>
                      </w:r>
                      <w:proofErr w:type="spellEnd"/>
                      <w:r w:rsidRPr="009A0FAC">
                        <w:rPr>
                          <w:rFonts w:cs="Arial"/>
                          <w:color w:val="0000FF"/>
                          <w:sz w:val="16"/>
                          <w:szCs w:val="16"/>
                          <w:highlight w:val="white"/>
                        </w:rPr>
                        <w:t>&gt;</w:t>
                      </w:r>
                      <w:r w:rsidRPr="009A0FAC">
                        <w:rPr>
                          <w:rFonts w:cs="Arial"/>
                          <w:b/>
                          <w:bCs/>
                          <w:color w:val="000000"/>
                          <w:sz w:val="16"/>
                          <w:szCs w:val="16"/>
                          <w:highlight w:val="white"/>
                        </w:rPr>
                        <w:tab/>
                      </w:r>
                      <w:r w:rsidRPr="009A0FAC">
                        <w:rPr>
                          <w:rFonts w:cs="Arial"/>
                          <w:b/>
                          <w:bCs/>
                          <w:color w:val="000000"/>
                          <w:sz w:val="16"/>
                          <w:szCs w:val="16"/>
                          <w:highlight w:val="white"/>
                        </w:rPr>
                        <w:tab/>
                      </w:r>
                    </w:p>
                    <w:p w14:paraId="42B8B077"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
                    <w:p w14:paraId="4256951B"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roofErr w:type="gramStart"/>
                      <w:r w:rsidRPr="009A0FAC">
                        <w:rPr>
                          <w:rFonts w:cs="Arial"/>
                          <w:color w:val="008000"/>
                          <w:sz w:val="16"/>
                          <w:szCs w:val="16"/>
                          <w:highlight w:val="white"/>
                        </w:rPr>
                        <w:t>&lt;!--</w:t>
                      </w:r>
                      <w:proofErr w:type="gramEnd"/>
                      <w:r w:rsidRPr="009A0FAC">
                        <w:rPr>
                          <w:rFonts w:cs="Arial"/>
                          <w:color w:val="008000"/>
                          <w:sz w:val="16"/>
                          <w:szCs w:val="16"/>
                          <w:highlight w:val="white"/>
                        </w:rPr>
                        <w:t xml:space="preserve">Document JDV : </w:t>
                      </w:r>
                      <w:proofErr w:type="spellStart"/>
                      <w:r w:rsidRPr="009A0FAC">
                        <w:rPr>
                          <w:rFonts w:cs="Arial"/>
                          <w:color w:val="008000"/>
                          <w:sz w:val="16"/>
                          <w:szCs w:val="16"/>
                          <w:highlight w:val="white"/>
                        </w:rPr>
                        <w:t>Verification</w:t>
                      </w:r>
                      <w:proofErr w:type="spellEnd"/>
                      <w:r w:rsidRPr="009A0FAC">
                        <w:rPr>
                          <w:rFonts w:cs="Arial"/>
                          <w:color w:val="008000"/>
                          <w:sz w:val="16"/>
                          <w:szCs w:val="16"/>
                          <w:highlight w:val="white"/>
                        </w:rPr>
                        <w:t xml:space="preserve"> sur la balise "Concept"--&gt;</w:t>
                      </w:r>
                    </w:p>
                    <w:p w14:paraId="0EA2F86A"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9A0FAC">
                        <w:rPr>
                          <w:rFonts w:cs="Arial"/>
                          <w:b/>
                          <w:bCs/>
                          <w:color w:val="000000"/>
                          <w:sz w:val="16"/>
                          <w:szCs w:val="16"/>
                          <w:highlight w:val="white"/>
                        </w:rPr>
                        <w:tab/>
                      </w:r>
                      <w:r w:rsidRPr="009A0FAC">
                        <w:rPr>
                          <w:rFonts w:cs="Arial"/>
                          <w:b/>
                          <w:bCs/>
                          <w:color w:val="000000"/>
                          <w:sz w:val="16"/>
                          <w:szCs w:val="16"/>
                          <w:highlight w:val="white"/>
                        </w:rPr>
                        <w:tab/>
                      </w:r>
                      <w:r w:rsidRPr="00421520">
                        <w:rPr>
                          <w:rFonts w:cs="Arial"/>
                          <w:color w:val="0000FF"/>
                          <w:sz w:val="16"/>
                          <w:szCs w:val="16"/>
                          <w:highlight w:val="white"/>
                          <w:lang w:val="en-US"/>
                        </w:rPr>
                        <w:t>&lt;rule</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context</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proofErr w:type="gramStart"/>
                      <w:r w:rsidRPr="00421520">
                        <w:rPr>
                          <w:rFonts w:cs="Arial"/>
                          <w:b/>
                          <w:bCs/>
                          <w:color w:val="8000FF"/>
                          <w:sz w:val="16"/>
                          <w:szCs w:val="16"/>
                          <w:highlight w:val="white"/>
                          <w:lang w:val="en-US"/>
                        </w:rPr>
                        <w:t>svs:Concept</w:t>
                      </w:r>
                      <w:proofErr w:type="spellEnd"/>
                      <w:proofErr w:type="gram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1D20B88D"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color w:val="0000FF"/>
                          <w:sz w:val="16"/>
                          <w:szCs w:val="16"/>
                          <w:highlight w:val="white"/>
                          <w:lang w:val="en-US"/>
                        </w:rPr>
                        <w:t>&lt;</w:t>
                      </w:r>
                      <w:proofErr w:type="spellStart"/>
                      <w:proofErr w:type="gramStart"/>
                      <w:r w:rsidRPr="00421520">
                        <w:rPr>
                          <w:rFonts w:cs="Arial"/>
                          <w:color w:val="0000FF"/>
                          <w:sz w:val="16"/>
                          <w:szCs w:val="16"/>
                          <w:highlight w:val="white"/>
                          <w:lang w:val="en-US"/>
                        </w:rPr>
                        <w:t>sch:extends</w:t>
                      </w:r>
                      <w:proofErr w:type="spellEnd"/>
                      <w:proofErr w:type="gramEnd"/>
                      <w:r w:rsidRPr="00421520">
                        <w:rPr>
                          <w:rFonts w:cs="Arial"/>
                          <w:color w:val="000000"/>
                          <w:sz w:val="16"/>
                          <w:szCs w:val="16"/>
                          <w:highlight w:val="white"/>
                          <w:lang w:val="en-US"/>
                        </w:rPr>
                        <w:t xml:space="preserve"> </w:t>
                      </w:r>
                      <w:r w:rsidRPr="00421520">
                        <w:rPr>
                          <w:rFonts w:cs="Arial"/>
                          <w:color w:val="FF0000"/>
                          <w:sz w:val="16"/>
                          <w:szCs w:val="16"/>
                          <w:highlight w:val="white"/>
                          <w:lang w:val="en-US"/>
                        </w:rPr>
                        <w:t>rule</w:t>
                      </w:r>
                      <w:r w:rsidRPr="00421520">
                        <w:rPr>
                          <w:rFonts w:cs="Arial"/>
                          <w:color w:val="000000"/>
                          <w:sz w:val="16"/>
                          <w:szCs w:val="16"/>
                          <w:highlight w:val="white"/>
                          <w:lang w:val="en-US"/>
                        </w:rPr>
                        <w:t>=</w:t>
                      </w:r>
                      <w:r w:rsidRPr="00421520">
                        <w:rPr>
                          <w:rFonts w:cs="Arial"/>
                          <w:b/>
                          <w:bCs/>
                          <w:color w:val="8000FF"/>
                          <w:sz w:val="16"/>
                          <w:szCs w:val="16"/>
                          <w:highlight w:val="white"/>
                          <w:lang w:val="en-US"/>
                        </w:rPr>
                        <w:t>"is-code-exist"</w:t>
                      </w:r>
                      <w:r w:rsidRPr="00421520">
                        <w:rPr>
                          <w:rFonts w:cs="Arial"/>
                          <w:color w:val="0000FF"/>
                          <w:sz w:val="16"/>
                          <w:szCs w:val="16"/>
                          <w:highlight w:val="white"/>
                          <w:lang w:val="en-US"/>
                        </w:rPr>
                        <w:t>/&gt;</w:t>
                      </w:r>
                    </w:p>
                    <w:p w14:paraId="0B54BBFD"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9A0FAC">
                        <w:rPr>
                          <w:rFonts w:cs="Arial"/>
                          <w:color w:val="0000FF"/>
                          <w:sz w:val="16"/>
                          <w:szCs w:val="16"/>
                          <w:highlight w:val="white"/>
                        </w:rPr>
                        <w:t>&lt;/</w:t>
                      </w:r>
                      <w:proofErr w:type="spellStart"/>
                      <w:r w:rsidRPr="009A0FAC">
                        <w:rPr>
                          <w:rFonts w:cs="Arial"/>
                          <w:color w:val="0000FF"/>
                          <w:sz w:val="16"/>
                          <w:szCs w:val="16"/>
                          <w:highlight w:val="white"/>
                        </w:rPr>
                        <w:t>rule</w:t>
                      </w:r>
                      <w:proofErr w:type="spellEnd"/>
                      <w:r w:rsidRPr="009A0FAC">
                        <w:rPr>
                          <w:rFonts w:cs="Arial"/>
                          <w:color w:val="0000FF"/>
                          <w:sz w:val="16"/>
                          <w:szCs w:val="16"/>
                          <w:highlight w:val="white"/>
                        </w:rPr>
                        <w:t>&gt;</w:t>
                      </w: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r>
                    </w:p>
                    <w:p w14:paraId="4CBC8651"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p>
                    <w:p w14:paraId="7779AE1C"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p>
                    <w:p w14:paraId="12195C77"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proofErr w:type="gramStart"/>
                      <w:r w:rsidRPr="009A0FAC">
                        <w:rPr>
                          <w:rFonts w:cs="Arial"/>
                          <w:color w:val="008000"/>
                          <w:sz w:val="16"/>
                          <w:szCs w:val="16"/>
                          <w:highlight w:val="white"/>
                        </w:rPr>
                        <w:t>&lt;!--</w:t>
                      </w:r>
                      <w:proofErr w:type="gramEnd"/>
                      <w:r w:rsidRPr="009A0FAC">
                        <w:rPr>
                          <w:rFonts w:cs="Arial"/>
                          <w:color w:val="008000"/>
                          <w:sz w:val="16"/>
                          <w:szCs w:val="16"/>
                          <w:highlight w:val="white"/>
                        </w:rPr>
                        <w:t xml:space="preserve">Document CDA : </w:t>
                      </w:r>
                      <w:proofErr w:type="spellStart"/>
                      <w:r w:rsidRPr="009A0FAC">
                        <w:rPr>
                          <w:rFonts w:cs="Arial"/>
                          <w:color w:val="008000"/>
                          <w:sz w:val="16"/>
                          <w:szCs w:val="16"/>
                          <w:highlight w:val="white"/>
                        </w:rPr>
                        <w:t>Verification</w:t>
                      </w:r>
                      <w:proofErr w:type="spellEnd"/>
                      <w:r w:rsidRPr="009A0FAC">
                        <w:rPr>
                          <w:rFonts w:cs="Arial"/>
                          <w:color w:val="008000"/>
                          <w:sz w:val="16"/>
                          <w:szCs w:val="16"/>
                          <w:highlight w:val="white"/>
                        </w:rPr>
                        <w:t xml:space="preserve"> sur la balise "value" pour UCUM --&gt;</w:t>
                      </w:r>
                    </w:p>
                    <w:p w14:paraId="71FCF11B"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9A0FAC">
                        <w:rPr>
                          <w:rFonts w:cs="Arial"/>
                          <w:b/>
                          <w:bCs/>
                          <w:color w:val="000000"/>
                          <w:sz w:val="16"/>
                          <w:szCs w:val="16"/>
                          <w:highlight w:val="white"/>
                        </w:rPr>
                        <w:tab/>
                      </w:r>
                      <w:r w:rsidRPr="009A0FAC">
                        <w:rPr>
                          <w:rFonts w:cs="Arial"/>
                          <w:b/>
                          <w:bCs/>
                          <w:color w:val="000000"/>
                          <w:sz w:val="16"/>
                          <w:szCs w:val="16"/>
                          <w:highlight w:val="white"/>
                        </w:rPr>
                        <w:tab/>
                      </w:r>
                      <w:r w:rsidRPr="00421520">
                        <w:rPr>
                          <w:rFonts w:cs="Arial"/>
                          <w:color w:val="0000FF"/>
                          <w:sz w:val="16"/>
                          <w:szCs w:val="16"/>
                          <w:highlight w:val="white"/>
                          <w:lang w:val="en-US"/>
                        </w:rPr>
                        <w:t>&lt;rule</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context</w:t>
                      </w:r>
                      <w:r w:rsidRPr="00421520">
                        <w:rPr>
                          <w:rFonts w:cs="Arial"/>
                          <w:color w:val="000000"/>
                          <w:sz w:val="16"/>
                          <w:szCs w:val="16"/>
                          <w:highlight w:val="white"/>
                          <w:lang w:val="en-US"/>
                        </w:rPr>
                        <w:t>=</w:t>
                      </w:r>
                      <w:r w:rsidRPr="00421520">
                        <w:rPr>
                          <w:rFonts w:cs="Arial"/>
                          <w:b/>
                          <w:bCs/>
                          <w:color w:val="8000FF"/>
                          <w:sz w:val="16"/>
                          <w:szCs w:val="16"/>
                          <w:highlight w:val="white"/>
                          <w:lang w:val="en-US"/>
                        </w:rPr>
                        <w:t>"//hl7:value[@</w:t>
                      </w:r>
                      <w:proofErr w:type="gramStart"/>
                      <w:r w:rsidRPr="00421520">
                        <w:rPr>
                          <w:rFonts w:cs="Arial"/>
                          <w:b/>
                          <w:bCs/>
                          <w:color w:val="8000FF"/>
                          <w:sz w:val="16"/>
                          <w:szCs w:val="16"/>
                          <w:highlight w:val="white"/>
                          <w:lang w:val="en-US"/>
                        </w:rPr>
                        <w:t>xsi:type</w:t>
                      </w:r>
                      <w:proofErr w:type="gramEnd"/>
                      <w:r w:rsidRPr="00421520">
                        <w:rPr>
                          <w:rFonts w:cs="Arial"/>
                          <w:b/>
                          <w:bCs/>
                          <w:color w:val="8000FF"/>
                          <w:sz w:val="16"/>
                          <w:szCs w:val="16"/>
                          <w:highlight w:val="white"/>
                          <w:lang w:val="en-US"/>
                        </w:rPr>
                        <w:t>='PQ']"</w:t>
                      </w:r>
                      <w:r w:rsidRPr="00421520">
                        <w:rPr>
                          <w:rFonts w:cs="Arial"/>
                          <w:color w:val="0000FF"/>
                          <w:sz w:val="16"/>
                          <w:szCs w:val="16"/>
                          <w:highlight w:val="white"/>
                          <w:lang w:val="en-US"/>
                        </w:rPr>
                        <w:t>&gt;</w:t>
                      </w:r>
                    </w:p>
                    <w:p w14:paraId="0FBA9BA3"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color w:val="0000FF"/>
                          <w:sz w:val="16"/>
                          <w:szCs w:val="16"/>
                          <w:highlight w:val="white"/>
                          <w:lang w:val="en-US"/>
                        </w:rPr>
                        <w:t>&lt;let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name</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theUnit</w:t>
                      </w:r>
                      <w:proofErr w:type="spellEnd"/>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value</w:t>
                      </w:r>
                      <w:r w:rsidRPr="00421520">
                        <w:rPr>
                          <w:rFonts w:cs="Arial"/>
                          <w:color w:val="000000"/>
                          <w:sz w:val="16"/>
                          <w:szCs w:val="16"/>
                          <w:highlight w:val="white"/>
                          <w:lang w:val="en-US"/>
                        </w:rPr>
                        <w:t>=</w:t>
                      </w:r>
                      <w:r w:rsidRPr="00421520">
                        <w:rPr>
                          <w:rFonts w:cs="Arial"/>
                          <w:b/>
                          <w:bCs/>
                          <w:color w:val="8000FF"/>
                          <w:sz w:val="16"/>
                          <w:szCs w:val="16"/>
                          <w:highlight w:val="white"/>
                          <w:lang w:val="en-US"/>
                        </w:rPr>
                        <w:t>"@unit"</w:t>
                      </w:r>
                      <w:r w:rsidRPr="00421520">
                        <w:rPr>
                          <w:rFonts w:cs="Arial"/>
                          <w:color w:val="0000FF"/>
                          <w:sz w:val="16"/>
                          <w:szCs w:val="16"/>
                          <w:highlight w:val="white"/>
                          <w:lang w:val="en-US"/>
                        </w:rPr>
                        <w:t>/&gt;</w:t>
                      </w:r>
                    </w:p>
                    <w:p w14:paraId="04F17564"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r w:rsidRPr="00421520">
                        <w:rPr>
                          <w:rFonts w:cs="Arial"/>
                          <w:color w:val="0000FF"/>
                          <w:sz w:val="16"/>
                          <w:szCs w:val="16"/>
                          <w:highlight w:val="white"/>
                          <w:lang w:val="en-US"/>
                        </w:rPr>
                        <w:t>&lt;assert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role</w:t>
                      </w:r>
                      <w:r w:rsidRPr="00421520">
                        <w:rPr>
                          <w:rFonts w:cs="Arial"/>
                          <w:color w:val="000000"/>
                          <w:sz w:val="16"/>
                          <w:szCs w:val="16"/>
                          <w:highlight w:val="white"/>
                          <w:lang w:val="en-US"/>
                        </w:rPr>
                        <w:t>=</w:t>
                      </w:r>
                      <w:r w:rsidRPr="00421520">
                        <w:rPr>
                          <w:rFonts w:cs="Arial"/>
                          <w:b/>
                          <w:bCs/>
                          <w:color w:val="8000FF"/>
                          <w:sz w:val="16"/>
                          <w:szCs w:val="16"/>
                          <w:highlight w:val="white"/>
                          <w:lang w:val="en-US"/>
                        </w:rPr>
                        <w:t>"error</w:t>
                      </w:r>
                      <w:proofErr w:type="gramStart"/>
                      <w:r w:rsidRPr="00421520">
                        <w:rPr>
                          <w:rFonts w:cs="Arial"/>
                          <w:b/>
                          <w:bCs/>
                          <w:color w:val="8000FF"/>
                          <w:sz w:val="16"/>
                          <w:szCs w:val="16"/>
                          <w:highlight w:val="white"/>
                          <w:lang w:val="en-US"/>
                        </w:rPr>
                        <w:t>"</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test</w:t>
                      </w:r>
                      <w:proofErr w:type="gramEnd"/>
                      <w:r w:rsidRPr="00421520">
                        <w:rPr>
                          <w:rFonts w:cs="Arial"/>
                          <w:color w:val="000000"/>
                          <w:sz w:val="16"/>
                          <w:szCs w:val="16"/>
                          <w:highlight w:val="white"/>
                          <w:lang w:val="en-US"/>
                        </w:rPr>
                        <w:t>=</w:t>
                      </w:r>
                      <w:r w:rsidRPr="00421520">
                        <w:rPr>
                          <w:rFonts w:cs="Arial"/>
                          <w:b/>
                          <w:bCs/>
                          <w:color w:val="8000FF"/>
                          <w:sz w:val="16"/>
                          <w:szCs w:val="16"/>
                          <w:highlight w:val="white"/>
                          <w:lang w:val="en-US"/>
                        </w:rPr>
                        <w:t>"(exists(doc(</w:t>
                      </w:r>
                      <w:proofErr w:type="spellStart"/>
                      <w:r w:rsidRPr="00421520">
                        <w:rPr>
                          <w:rFonts w:cs="Arial"/>
                          <w:b/>
                          <w:bCs/>
                          <w:color w:val="8000FF"/>
                          <w:sz w:val="16"/>
                          <w:szCs w:val="16"/>
                          <w:highlight w:val="white"/>
                          <w:lang w:val="en-US"/>
                        </w:rPr>
                        <w:t>concat</w:t>
                      </w:r>
                      <w:proofErr w:type="spellEnd"/>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path_terminologie</w:t>
                      </w:r>
                      <w:proofErr w:type="spellEnd"/>
                      <w:r w:rsidRPr="00421520">
                        <w:rPr>
                          <w:rFonts w:cs="Arial"/>
                          <w:b/>
                          <w:bCs/>
                          <w:color w:val="8000FF"/>
                          <w:sz w:val="16"/>
                          <w:szCs w:val="16"/>
                          <w:highlight w:val="white"/>
                          <w:lang w:val="en-US"/>
                        </w:rPr>
                        <w:t>, 'ucum.xml') )//code[text()= string($</w:t>
                      </w:r>
                      <w:proofErr w:type="spellStart"/>
                      <w:r w:rsidRPr="00421520">
                        <w:rPr>
                          <w:rFonts w:cs="Arial"/>
                          <w:b/>
                          <w:bCs/>
                          <w:color w:val="8000FF"/>
                          <w:sz w:val="16"/>
                          <w:szCs w:val="16"/>
                          <w:highlight w:val="white"/>
                          <w:lang w:val="en-US"/>
                        </w:rPr>
                        <w:t>theUnit</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p>
                    <w:p w14:paraId="3E312125" w14:textId="77777777" w:rsidR="00421520" w:rsidRPr="00421520" w:rsidRDefault="00421520" w:rsidP="00421520">
                      <w:pPr>
                        <w:autoSpaceDE w:val="0"/>
                        <w:autoSpaceDN w:val="0"/>
                        <w:adjustRightInd w:val="0"/>
                        <w:spacing w:after="0"/>
                        <w:jc w:val="left"/>
                        <w:rPr>
                          <w:rFonts w:cs="Arial"/>
                          <w:b/>
                          <w:bCs/>
                          <w:color w:val="000000"/>
                          <w:sz w:val="16"/>
                          <w:szCs w:val="16"/>
                          <w:highlight w:val="white"/>
                          <w:lang w:val="en-US"/>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proofErr w:type="gramStart"/>
                      <w:r w:rsidRPr="00421520">
                        <w:rPr>
                          <w:rFonts w:cs="Arial"/>
                          <w:b/>
                          <w:bCs/>
                          <w:color w:val="000000"/>
                          <w:sz w:val="16"/>
                          <w:szCs w:val="16"/>
                          <w:highlight w:val="white"/>
                          <w:lang w:val="en-US"/>
                        </w:rPr>
                        <w:t>Code  :</w:t>
                      </w:r>
                      <w:proofErr w:type="gramEnd"/>
                      <w:r w:rsidRPr="00421520">
                        <w:rPr>
                          <w:rFonts w:cs="Arial"/>
                          <w:b/>
                          <w:bCs/>
                          <w:color w:val="000000"/>
                          <w:sz w:val="16"/>
                          <w:szCs w:val="16"/>
                          <w:highlight w:val="white"/>
                          <w:lang w:val="en-US"/>
                        </w:rPr>
                        <w:t xml:space="preserve"> "</w:t>
                      </w:r>
                      <w:r w:rsidRPr="00421520">
                        <w:rPr>
                          <w:rFonts w:cs="Arial"/>
                          <w:color w:val="0000FF"/>
                          <w:sz w:val="16"/>
                          <w:szCs w:val="16"/>
                          <w:highlight w:val="white"/>
                          <w:lang w:val="en-US"/>
                        </w:rPr>
                        <w:t>&lt;value-of</w:t>
                      </w:r>
                      <w:r w:rsidRPr="00421520">
                        <w:rPr>
                          <w:rFonts w:cs="Arial"/>
                          <w:color w:val="000000"/>
                          <w:sz w:val="16"/>
                          <w:szCs w:val="16"/>
                          <w:highlight w:val="white"/>
                          <w:lang w:val="en-US"/>
                        </w:rPr>
                        <w:t xml:space="preserve"> </w:t>
                      </w:r>
                      <w:r w:rsidRPr="00421520">
                        <w:rPr>
                          <w:rFonts w:cs="Arial"/>
                          <w:color w:val="FF0000"/>
                          <w:sz w:val="16"/>
                          <w:szCs w:val="16"/>
                          <w:highlight w:val="white"/>
                          <w:lang w:val="en-US"/>
                        </w:rPr>
                        <w:t>select</w:t>
                      </w:r>
                      <w:r w:rsidRPr="00421520">
                        <w:rPr>
                          <w:rFonts w:cs="Arial"/>
                          <w:color w:val="000000"/>
                          <w:sz w:val="16"/>
                          <w:szCs w:val="16"/>
                          <w:highlight w:val="white"/>
                          <w:lang w:val="en-US"/>
                        </w:rPr>
                        <w:t>=</w:t>
                      </w:r>
                      <w:r w:rsidRPr="00421520">
                        <w:rPr>
                          <w:rFonts w:cs="Arial"/>
                          <w:b/>
                          <w:bCs/>
                          <w:color w:val="8000FF"/>
                          <w:sz w:val="16"/>
                          <w:szCs w:val="16"/>
                          <w:highlight w:val="white"/>
                          <w:lang w:val="en-US"/>
                        </w:rPr>
                        <w:t>"$</w:t>
                      </w:r>
                      <w:proofErr w:type="spellStart"/>
                      <w:r w:rsidRPr="00421520">
                        <w:rPr>
                          <w:rFonts w:cs="Arial"/>
                          <w:b/>
                          <w:bCs/>
                          <w:color w:val="8000FF"/>
                          <w:sz w:val="16"/>
                          <w:szCs w:val="16"/>
                          <w:highlight w:val="white"/>
                          <w:lang w:val="en-US"/>
                        </w:rPr>
                        <w:t>theUnit</w:t>
                      </w:r>
                      <w:proofErr w:type="spellEnd"/>
                      <w:r w:rsidRPr="00421520">
                        <w:rPr>
                          <w:rFonts w:cs="Arial"/>
                          <w:b/>
                          <w:bCs/>
                          <w:color w:val="8000FF"/>
                          <w:sz w:val="16"/>
                          <w:szCs w:val="16"/>
                          <w:highlight w:val="white"/>
                          <w:lang w:val="en-US"/>
                        </w:rPr>
                        <w:t>"</w:t>
                      </w:r>
                      <w:r w:rsidRPr="00421520">
                        <w:rPr>
                          <w:rFonts w:cs="Arial"/>
                          <w:color w:val="0000FF"/>
                          <w:sz w:val="16"/>
                          <w:szCs w:val="16"/>
                          <w:highlight w:val="white"/>
                          <w:lang w:val="en-US"/>
                        </w:rPr>
                        <w:t>/&gt;</w:t>
                      </w:r>
                      <w:r w:rsidRPr="00421520">
                        <w:rPr>
                          <w:rFonts w:cs="Arial"/>
                          <w:b/>
                          <w:bCs/>
                          <w:color w:val="000000"/>
                          <w:sz w:val="16"/>
                          <w:szCs w:val="16"/>
                          <w:highlight w:val="white"/>
                          <w:lang w:val="en-US"/>
                        </w:rPr>
                        <w:t>"</w:t>
                      </w:r>
                    </w:p>
                    <w:p w14:paraId="7DD15B89"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r>
                      <w:r w:rsidRPr="00421520">
                        <w:rPr>
                          <w:rFonts w:cs="Arial"/>
                          <w:b/>
                          <w:bCs/>
                          <w:color w:val="000000"/>
                          <w:sz w:val="16"/>
                          <w:szCs w:val="16"/>
                          <w:highlight w:val="white"/>
                          <w:lang w:val="en-US"/>
                        </w:rPr>
                        <w:tab/>
                        <w:t xml:space="preserve">  </w:t>
                      </w:r>
                      <w:r w:rsidRPr="009A0FAC">
                        <w:rPr>
                          <w:rFonts w:cs="Arial"/>
                          <w:b/>
                          <w:bCs/>
                          <w:color w:val="000000"/>
                          <w:sz w:val="16"/>
                          <w:szCs w:val="16"/>
                          <w:highlight w:val="white"/>
                        </w:rPr>
                        <w:t>Ce code n'est pas dans UCUM</w:t>
                      </w:r>
                    </w:p>
                    <w:p w14:paraId="63B18177"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b/>
                          <w:bCs/>
                          <w:color w:val="000000"/>
                          <w:sz w:val="16"/>
                          <w:szCs w:val="16"/>
                          <w:highlight w:val="white"/>
                        </w:rPr>
                        <w:tab/>
                        <w:t xml:space="preserve"> </w:t>
                      </w:r>
                      <w:r w:rsidRPr="009A0FAC">
                        <w:rPr>
                          <w:rFonts w:cs="Arial"/>
                          <w:color w:val="0000FF"/>
                          <w:sz w:val="16"/>
                          <w:szCs w:val="16"/>
                          <w:highlight w:val="white"/>
                        </w:rPr>
                        <w:t>&lt;/</w:t>
                      </w:r>
                      <w:proofErr w:type="spellStart"/>
                      <w:r w:rsidRPr="009A0FAC">
                        <w:rPr>
                          <w:rFonts w:cs="Arial"/>
                          <w:color w:val="0000FF"/>
                          <w:sz w:val="16"/>
                          <w:szCs w:val="16"/>
                          <w:highlight w:val="white"/>
                        </w:rPr>
                        <w:t>assert</w:t>
                      </w:r>
                      <w:proofErr w:type="spellEnd"/>
                      <w:r w:rsidRPr="009A0FAC">
                        <w:rPr>
                          <w:rFonts w:cs="Arial"/>
                          <w:color w:val="0000FF"/>
                          <w:sz w:val="16"/>
                          <w:szCs w:val="16"/>
                          <w:highlight w:val="white"/>
                        </w:rPr>
                        <w:t>&gt;</w:t>
                      </w:r>
                    </w:p>
                    <w:p w14:paraId="2BC0A53F"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p>
                    <w:p w14:paraId="189034C3"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r w:rsidRPr="009A0FAC">
                        <w:rPr>
                          <w:rFonts w:cs="Arial"/>
                          <w:b/>
                          <w:bCs/>
                          <w:color w:val="000000"/>
                          <w:sz w:val="16"/>
                          <w:szCs w:val="16"/>
                          <w:highlight w:val="white"/>
                        </w:rPr>
                        <w:tab/>
                      </w:r>
                      <w:r w:rsidRPr="009A0FAC">
                        <w:rPr>
                          <w:rFonts w:cs="Arial"/>
                          <w:color w:val="0000FF"/>
                          <w:sz w:val="16"/>
                          <w:szCs w:val="16"/>
                          <w:highlight w:val="white"/>
                        </w:rPr>
                        <w:t>&lt;/</w:t>
                      </w:r>
                      <w:proofErr w:type="spellStart"/>
                      <w:r w:rsidRPr="009A0FAC">
                        <w:rPr>
                          <w:rFonts w:cs="Arial"/>
                          <w:color w:val="0000FF"/>
                          <w:sz w:val="16"/>
                          <w:szCs w:val="16"/>
                          <w:highlight w:val="white"/>
                        </w:rPr>
                        <w:t>rule</w:t>
                      </w:r>
                      <w:proofErr w:type="spellEnd"/>
                      <w:r w:rsidRPr="009A0FAC">
                        <w:rPr>
                          <w:rFonts w:cs="Arial"/>
                          <w:color w:val="0000FF"/>
                          <w:sz w:val="16"/>
                          <w:szCs w:val="16"/>
                          <w:highlight w:val="white"/>
                        </w:rPr>
                        <w:t>&gt;</w:t>
                      </w:r>
                      <w:r w:rsidRPr="009A0FAC">
                        <w:rPr>
                          <w:rFonts w:cs="Arial"/>
                          <w:b/>
                          <w:bCs/>
                          <w:color w:val="000000"/>
                          <w:sz w:val="16"/>
                          <w:szCs w:val="16"/>
                          <w:highlight w:val="white"/>
                        </w:rPr>
                        <w:tab/>
                      </w:r>
                      <w:r w:rsidRPr="009A0FAC">
                        <w:rPr>
                          <w:rFonts w:cs="Arial"/>
                          <w:b/>
                          <w:bCs/>
                          <w:color w:val="000000"/>
                          <w:sz w:val="16"/>
                          <w:szCs w:val="16"/>
                          <w:highlight w:val="white"/>
                        </w:rPr>
                        <w:tab/>
                      </w:r>
                    </w:p>
                    <w:p w14:paraId="6F44CC44"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ab/>
                      </w:r>
                    </w:p>
                    <w:p w14:paraId="3D5D4C15"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r w:rsidRPr="009A0FAC">
                        <w:rPr>
                          <w:rFonts w:cs="Arial"/>
                          <w:b/>
                          <w:bCs/>
                          <w:color w:val="000000"/>
                          <w:sz w:val="16"/>
                          <w:szCs w:val="16"/>
                          <w:highlight w:val="white"/>
                        </w:rPr>
                        <w:t xml:space="preserve">    </w:t>
                      </w:r>
                      <w:r w:rsidRPr="009A0FAC">
                        <w:rPr>
                          <w:rFonts w:cs="Arial"/>
                          <w:color w:val="0000FF"/>
                          <w:sz w:val="16"/>
                          <w:szCs w:val="16"/>
                          <w:highlight w:val="white"/>
                        </w:rPr>
                        <w:t>&lt;/pattern&gt;</w:t>
                      </w:r>
                    </w:p>
                    <w:p w14:paraId="3F3C9360" w14:textId="77777777" w:rsidR="00421520" w:rsidRPr="009A0FAC" w:rsidRDefault="00421520" w:rsidP="00421520">
                      <w:pPr>
                        <w:autoSpaceDE w:val="0"/>
                        <w:autoSpaceDN w:val="0"/>
                        <w:adjustRightInd w:val="0"/>
                        <w:spacing w:after="0"/>
                        <w:jc w:val="left"/>
                        <w:rPr>
                          <w:rFonts w:cs="Arial"/>
                          <w:b/>
                          <w:bCs/>
                          <w:color w:val="000000"/>
                          <w:sz w:val="16"/>
                          <w:szCs w:val="16"/>
                          <w:highlight w:val="white"/>
                        </w:rPr>
                      </w:pPr>
                    </w:p>
                    <w:p w14:paraId="11EEAA3C" w14:textId="77777777" w:rsidR="00421520" w:rsidRPr="009A0FAC" w:rsidRDefault="00421520" w:rsidP="00421520">
                      <w:pPr>
                        <w:rPr>
                          <w:rFonts w:cs="Arial"/>
                          <w:sz w:val="16"/>
                          <w:szCs w:val="16"/>
                        </w:rPr>
                      </w:pPr>
                      <w:r w:rsidRPr="009A0FAC">
                        <w:rPr>
                          <w:rFonts w:cs="Arial"/>
                          <w:color w:val="0000FF"/>
                          <w:sz w:val="16"/>
                          <w:szCs w:val="16"/>
                          <w:highlight w:val="white"/>
                        </w:rPr>
                        <w:t>&lt;/</w:t>
                      </w:r>
                      <w:proofErr w:type="spellStart"/>
                      <w:r w:rsidRPr="009A0FAC">
                        <w:rPr>
                          <w:rFonts w:cs="Arial"/>
                          <w:color w:val="0000FF"/>
                          <w:sz w:val="16"/>
                          <w:szCs w:val="16"/>
                          <w:highlight w:val="white"/>
                        </w:rPr>
                        <w:t>schema</w:t>
                      </w:r>
                      <w:proofErr w:type="spellEnd"/>
                      <w:r w:rsidRPr="009A0FAC">
                        <w:rPr>
                          <w:rFonts w:cs="Arial"/>
                          <w:color w:val="0000FF"/>
                          <w:sz w:val="16"/>
                          <w:szCs w:val="16"/>
                          <w:highlight w:val="white"/>
                        </w:rPr>
                        <w:t>&gt;</w:t>
                      </w:r>
                    </w:p>
                  </w:txbxContent>
                </v:textbox>
              </v:shape>
            </w:pict>
          </mc:Fallback>
        </mc:AlternateContent>
      </w:r>
    </w:p>
    <w:p w14:paraId="2A1DB135" w14:textId="77777777" w:rsidR="00421520" w:rsidRPr="00E814FD" w:rsidRDefault="00421520" w:rsidP="00421520">
      <w:pPr>
        <w:rPr>
          <w:rFonts w:asciiTheme="minorHAnsi" w:hAnsiTheme="minorHAnsi" w:cstheme="minorHAnsi"/>
          <w:sz w:val="18"/>
          <w:szCs w:val="18"/>
        </w:rPr>
      </w:pPr>
    </w:p>
    <w:p w14:paraId="502407D5" w14:textId="77777777" w:rsidR="00421520" w:rsidRPr="00E814FD" w:rsidRDefault="00421520" w:rsidP="00421520">
      <w:pPr>
        <w:rPr>
          <w:rFonts w:asciiTheme="minorHAnsi" w:hAnsiTheme="minorHAnsi" w:cstheme="minorHAnsi"/>
          <w:sz w:val="18"/>
          <w:szCs w:val="18"/>
        </w:rPr>
      </w:pPr>
    </w:p>
    <w:p w14:paraId="114D5E75" w14:textId="77777777" w:rsidR="00421520" w:rsidRPr="00E814FD" w:rsidRDefault="00421520" w:rsidP="00421520">
      <w:pPr>
        <w:rPr>
          <w:rFonts w:asciiTheme="minorHAnsi" w:hAnsiTheme="minorHAnsi" w:cstheme="minorHAnsi"/>
          <w:sz w:val="18"/>
          <w:szCs w:val="18"/>
        </w:rPr>
      </w:pPr>
    </w:p>
    <w:p w14:paraId="602D6D71" w14:textId="77777777" w:rsidR="00421520" w:rsidRPr="00E814FD" w:rsidRDefault="00421520" w:rsidP="00421520">
      <w:pPr>
        <w:rPr>
          <w:rFonts w:asciiTheme="minorHAnsi" w:hAnsiTheme="minorHAnsi" w:cstheme="minorHAnsi"/>
          <w:sz w:val="18"/>
          <w:szCs w:val="18"/>
        </w:rPr>
      </w:pPr>
    </w:p>
    <w:p w14:paraId="49CC7811" w14:textId="77777777" w:rsidR="00421520" w:rsidRPr="00E814FD" w:rsidRDefault="00421520" w:rsidP="00421520">
      <w:pPr>
        <w:rPr>
          <w:rFonts w:asciiTheme="minorHAnsi" w:hAnsiTheme="minorHAnsi" w:cstheme="minorHAnsi"/>
          <w:sz w:val="18"/>
          <w:szCs w:val="18"/>
        </w:rPr>
      </w:pPr>
    </w:p>
    <w:p w14:paraId="44271338" w14:textId="77777777" w:rsidR="00421520" w:rsidRPr="00E814FD" w:rsidRDefault="00421520" w:rsidP="00421520">
      <w:pPr>
        <w:rPr>
          <w:rFonts w:asciiTheme="minorHAnsi" w:hAnsiTheme="minorHAnsi" w:cstheme="minorHAnsi"/>
          <w:sz w:val="18"/>
          <w:szCs w:val="18"/>
        </w:rPr>
      </w:pPr>
    </w:p>
    <w:p w14:paraId="2A192C87" w14:textId="77777777" w:rsidR="00421520" w:rsidRPr="00E814FD" w:rsidRDefault="00421520" w:rsidP="00421520">
      <w:pPr>
        <w:rPr>
          <w:rFonts w:asciiTheme="minorHAnsi" w:hAnsiTheme="minorHAnsi" w:cstheme="minorHAnsi"/>
          <w:sz w:val="18"/>
          <w:szCs w:val="18"/>
        </w:rPr>
      </w:pPr>
    </w:p>
    <w:p w14:paraId="22CE0113" w14:textId="77777777" w:rsidR="00421520" w:rsidRPr="00E814FD" w:rsidRDefault="00421520" w:rsidP="00421520">
      <w:pPr>
        <w:rPr>
          <w:rFonts w:asciiTheme="minorHAnsi" w:hAnsiTheme="minorHAnsi" w:cstheme="minorHAnsi"/>
          <w:sz w:val="18"/>
          <w:szCs w:val="18"/>
        </w:rPr>
      </w:pPr>
    </w:p>
    <w:p w14:paraId="540BFB0F" w14:textId="77777777" w:rsidR="00421520" w:rsidRPr="00E814FD" w:rsidRDefault="00421520" w:rsidP="00421520">
      <w:pPr>
        <w:rPr>
          <w:rFonts w:asciiTheme="minorHAnsi" w:hAnsiTheme="minorHAnsi" w:cstheme="minorHAnsi"/>
          <w:sz w:val="18"/>
          <w:szCs w:val="18"/>
        </w:rPr>
      </w:pPr>
    </w:p>
    <w:p w14:paraId="6AAB6163" w14:textId="77777777" w:rsidR="00421520" w:rsidRPr="00E814FD" w:rsidRDefault="00421520" w:rsidP="00421520">
      <w:pPr>
        <w:rPr>
          <w:rFonts w:asciiTheme="minorHAnsi" w:hAnsiTheme="minorHAnsi" w:cstheme="minorHAnsi"/>
          <w:sz w:val="18"/>
          <w:szCs w:val="18"/>
        </w:rPr>
      </w:pPr>
    </w:p>
    <w:p w14:paraId="4BC4053B" w14:textId="77777777" w:rsidR="00421520" w:rsidRPr="00E814FD" w:rsidRDefault="00421520" w:rsidP="00421520">
      <w:pPr>
        <w:rPr>
          <w:rFonts w:asciiTheme="minorHAnsi" w:hAnsiTheme="minorHAnsi" w:cstheme="minorHAnsi"/>
          <w:sz w:val="18"/>
          <w:szCs w:val="18"/>
        </w:rPr>
      </w:pPr>
    </w:p>
    <w:p w14:paraId="3A098259" w14:textId="77777777" w:rsidR="00421520" w:rsidRPr="00E814FD" w:rsidRDefault="00421520" w:rsidP="00421520">
      <w:pPr>
        <w:rPr>
          <w:rFonts w:asciiTheme="minorHAnsi" w:hAnsiTheme="minorHAnsi" w:cstheme="minorHAnsi"/>
          <w:sz w:val="18"/>
          <w:szCs w:val="18"/>
        </w:rPr>
      </w:pPr>
    </w:p>
    <w:p w14:paraId="19DA68FA" w14:textId="77777777" w:rsidR="00421520" w:rsidRPr="00E814FD" w:rsidRDefault="00421520" w:rsidP="00421520">
      <w:pPr>
        <w:rPr>
          <w:rFonts w:asciiTheme="minorHAnsi" w:hAnsiTheme="minorHAnsi" w:cstheme="minorHAnsi"/>
          <w:sz w:val="18"/>
          <w:szCs w:val="18"/>
        </w:rPr>
      </w:pPr>
    </w:p>
    <w:p w14:paraId="6AF9EDB9" w14:textId="77777777" w:rsidR="00421520" w:rsidRPr="00E814FD" w:rsidRDefault="00421520" w:rsidP="00421520">
      <w:pPr>
        <w:rPr>
          <w:rFonts w:asciiTheme="minorHAnsi" w:hAnsiTheme="minorHAnsi" w:cstheme="minorHAnsi"/>
          <w:sz w:val="18"/>
          <w:szCs w:val="18"/>
        </w:rPr>
      </w:pPr>
    </w:p>
    <w:p w14:paraId="1121C72C" w14:textId="77777777" w:rsidR="00421520" w:rsidRPr="00E814FD" w:rsidRDefault="00421520" w:rsidP="00421520">
      <w:pPr>
        <w:rPr>
          <w:rFonts w:asciiTheme="minorHAnsi" w:hAnsiTheme="minorHAnsi" w:cstheme="minorHAnsi"/>
          <w:sz w:val="18"/>
          <w:szCs w:val="18"/>
        </w:rPr>
      </w:pPr>
    </w:p>
    <w:p w14:paraId="57E2AB4A" w14:textId="77777777" w:rsidR="00421520" w:rsidRPr="00E814FD" w:rsidRDefault="00421520" w:rsidP="00421520">
      <w:pPr>
        <w:rPr>
          <w:rFonts w:asciiTheme="minorHAnsi" w:hAnsiTheme="minorHAnsi" w:cstheme="minorHAnsi"/>
          <w:sz w:val="18"/>
          <w:szCs w:val="18"/>
        </w:rPr>
      </w:pPr>
    </w:p>
    <w:p w14:paraId="2DD21A96" w14:textId="77777777" w:rsidR="00421520" w:rsidRPr="00E814FD" w:rsidRDefault="00421520" w:rsidP="00421520">
      <w:pPr>
        <w:rPr>
          <w:rFonts w:asciiTheme="minorHAnsi" w:hAnsiTheme="minorHAnsi" w:cstheme="minorHAnsi"/>
          <w:sz w:val="18"/>
          <w:szCs w:val="18"/>
        </w:rPr>
      </w:pPr>
    </w:p>
    <w:p w14:paraId="7052CB20" w14:textId="77777777" w:rsidR="00421520" w:rsidRPr="00E814FD" w:rsidRDefault="00421520" w:rsidP="00421520">
      <w:pPr>
        <w:rPr>
          <w:rFonts w:asciiTheme="minorHAnsi" w:hAnsiTheme="minorHAnsi" w:cstheme="minorHAnsi"/>
          <w:sz w:val="18"/>
          <w:szCs w:val="18"/>
        </w:rPr>
      </w:pPr>
    </w:p>
    <w:p w14:paraId="33477446" w14:textId="77777777" w:rsidR="00421520" w:rsidRPr="00E814FD" w:rsidRDefault="00421520" w:rsidP="00421520">
      <w:pPr>
        <w:rPr>
          <w:rFonts w:asciiTheme="minorHAnsi" w:hAnsiTheme="minorHAnsi" w:cstheme="minorHAnsi"/>
          <w:sz w:val="18"/>
          <w:szCs w:val="18"/>
        </w:rPr>
      </w:pPr>
    </w:p>
    <w:p w14:paraId="57447FC3" w14:textId="77777777" w:rsidR="00421520" w:rsidRPr="00E814FD" w:rsidRDefault="00421520" w:rsidP="00421520">
      <w:pPr>
        <w:rPr>
          <w:rFonts w:asciiTheme="minorHAnsi" w:hAnsiTheme="minorHAnsi" w:cstheme="minorHAnsi"/>
          <w:sz w:val="18"/>
          <w:szCs w:val="18"/>
        </w:rPr>
      </w:pPr>
    </w:p>
    <w:p w14:paraId="79E64FFA" w14:textId="77777777" w:rsidR="00421520" w:rsidRPr="00E814FD" w:rsidRDefault="00421520" w:rsidP="00421520">
      <w:pPr>
        <w:rPr>
          <w:rFonts w:asciiTheme="minorHAnsi" w:hAnsiTheme="minorHAnsi" w:cstheme="minorHAnsi"/>
          <w:sz w:val="18"/>
          <w:szCs w:val="18"/>
        </w:rPr>
      </w:pPr>
    </w:p>
    <w:p w14:paraId="1397187E" w14:textId="77777777" w:rsidR="00421520" w:rsidRPr="00E814FD" w:rsidRDefault="00421520" w:rsidP="00421520">
      <w:pPr>
        <w:rPr>
          <w:rFonts w:asciiTheme="minorHAnsi" w:hAnsiTheme="minorHAnsi" w:cstheme="minorHAnsi"/>
          <w:sz w:val="18"/>
          <w:szCs w:val="18"/>
        </w:rPr>
      </w:pPr>
    </w:p>
    <w:p w14:paraId="26935831" w14:textId="77777777" w:rsidR="00421520" w:rsidRPr="00E814FD" w:rsidRDefault="00421520" w:rsidP="00421520">
      <w:pPr>
        <w:rPr>
          <w:rFonts w:asciiTheme="minorHAnsi" w:hAnsiTheme="minorHAnsi" w:cstheme="minorHAnsi"/>
          <w:sz w:val="18"/>
          <w:szCs w:val="18"/>
        </w:rPr>
      </w:pPr>
    </w:p>
    <w:p w14:paraId="7DAB0F09" w14:textId="77777777" w:rsidR="00421520" w:rsidRPr="00E814FD" w:rsidRDefault="00421520" w:rsidP="00421520">
      <w:pPr>
        <w:rPr>
          <w:rFonts w:asciiTheme="minorHAnsi" w:hAnsiTheme="minorHAnsi" w:cstheme="minorHAnsi"/>
          <w:sz w:val="18"/>
          <w:szCs w:val="18"/>
        </w:rPr>
      </w:pPr>
    </w:p>
    <w:p w14:paraId="266CD82A" w14:textId="77777777" w:rsidR="00421520" w:rsidRPr="00E814FD" w:rsidRDefault="00421520" w:rsidP="00421520">
      <w:pPr>
        <w:rPr>
          <w:rFonts w:asciiTheme="minorHAnsi" w:hAnsiTheme="minorHAnsi" w:cstheme="minorHAnsi"/>
          <w:sz w:val="18"/>
          <w:szCs w:val="18"/>
        </w:rPr>
      </w:pPr>
    </w:p>
    <w:p w14:paraId="38AD7B88" w14:textId="77777777" w:rsidR="00421520" w:rsidRPr="00E814FD" w:rsidRDefault="00421520" w:rsidP="00421520">
      <w:pPr>
        <w:rPr>
          <w:rFonts w:asciiTheme="minorHAnsi" w:hAnsiTheme="minorHAnsi" w:cstheme="minorHAnsi"/>
          <w:sz w:val="18"/>
          <w:szCs w:val="18"/>
        </w:rPr>
      </w:pPr>
    </w:p>
    <w:p w14:paraId="7268D3B0" w14:textId="77777777" w:rsidR="00421520" w:rsidRPr="00E814FD" w:rsidRDefault="00421520" w:rsidP="00421520">
      <w:pPr>
        <w:rPr>
          <w:rFonts w:asciiTheme="minorHAnsi" w:hAnsiTheme="minorHAnsi" w:cstheme="minorHAnsi"/>
          <w:sz w:val="18"/>
          <w:szCs w:val="18"/>
        </w:rPr>
      </w:pPr>
    </w:p>
    <w:p w14:paraId="3A8E0B7C" w14:textId="77777777" w:rsidR="00421520" w:rsidRPr="00E814FD" w:rsidRDefault="00421520" w:rsidP="00421520">
      <w:pPr>
        <w:rPr>
          <w:rFonts w:asciiTheme="minorHAnsi" w:hAnsiTheme="minorHAnsi" w:cstheme="minorHAnsi"/>
          <w:sz w:val="18"/>
          <w:szCs w:val="18"/>
        </w:rPr>
      </w:pPr>
    </w:p>
    <w:p w14:paraId="765B7A52" w14:textId="77777777" w:rsidR="00421520" w:rsidRPr="00E814FD" w:rsidRDefault="00421520" w:rsidP="00421520">
      <w:pPr>
        <w:rPr>
          <w:rFonts w:asciiTheme="minorHAnsi" w:hAnsiTheme="minorHAnsi" w:cstheme="minorHAnsi"/>
          <w:sz w:val="18"/>
          <w:szCs w:val="18"/>
        </w:rPr>
      </w:pPr>
    </w:p>
    <w:p w14:paraId="2E7099AC" w14:textId="77777777" w:rsidR="00421520" w:rsidRPr="00E814FD" w:rsidRDefault="00421520" w:rsidP="00421520">
      <w:pPr>
        <w:rPr>
          <w:rFonts w:asciiTheme="minorHAnsi" w:hAnsiTheme="minorHAnsi" w:cstheme="minorHAnsi"/>
          <w:sz w:val="18"/>
          <w:szCs w:val="18"/>
        </w:rPr>
      </w:pPr>
    </w:p>
    <w:p w14:paraId="30C414F5" w14:textId="77777777" w:rsidR="00421520" w:rsidRPr="00E814FD" w:rsidRDefault="00421520" w:rsidP="00421520">
      <w:pPr>
        <w:rPr>
          <w:rFonts w:asciiTheme="minorHAnsi" w:hAnsiTheme="minorHAnsi" w:cstheme="minorHAnsi"/>
          <w:sz w:val="18"/>
          <w:szCs w:val="18"/>
        </w:rPr>
      </w:pPr>
    </w:p>
    <w:p w14:paraId="6D64BAB1" w14:textId="77777777" w:rsidR="00421520" w:rsidRPr="00E814FD" w:rsidRDefault="00421520" w:rsidP="00421520">
      <w:pPr>
        <w:rPr>
          <w:rFonts w:asciiTheme="minorHAnsi" w:hAnsiTheme="minorHAnsi" w:cstheme="minorHAnsi"/>
          <w:sz w:val="18"/>
          <w:szCs w:val="18"/>
        </w:rPr>
      </w:pPr>
    </w:p>
    <w:p w14:paraId="4C5B0146" w14:textId="77777777" w:rsidR="00421520" w:rsidRPr="00E814FD" w:rsidRDefault="00421520" w:rsidP="00421520">
      <w:pPr>
        <w:rPr>
          <w:rFonts w:asciiTheme="minorHAnsi" w:hAnsiTheme="minorHAnsi" w:cstheme="minorHAnsi"/>
          <w:sz w:val="18"/>
          <w:szCs w:val="18"/>
        </w:rPr>
      </w:pPr>
    </w:p>
    <w:p w14:paraId="5A4CC6B3" w14:textId="77777777" w:rsidR="00421520" w:rsidRPr="00E814FD" w:rsidRDefault="00421520" w:rsidP="00421520">
      <w:pPr>
        <w:pStyle w:val="Titre3"/>
        <w:rPr>
          <w:rFonts w:asciiTheme="minorHAnsi" w:hAnsiTheme="minorHAnsi" w:cstheme="minorHAnsi"/>
          <w:sz w:val="18"/>
          <w:szCs w:val="18"/>
        </w:rPr>
      </w:pPr>
      <w:bookmarkStart w:id="76" w:name="_Toc73630079"/>
      <w:bookmarkStart w:id="77" w:name="_Toc122428852"/>
      <w:r w:rsidRPr="00E814FD">
        <w:rPr>
          <w:rFonts w:asciiTheme="minorHAnsi" w:hAnsiTheme="minorHAnsi" w:cstheme="minorHAnsi"/>
          <w:sz w:val="18"/>
          <w:szCs w:val="18"/>
        </w:rPr>
        <w:t>Librairie «ph-schematron »</w:t>
      </w:r>
      <w:bookmarkEnd w:id="76"/>
      <w:bookmarkEnd w:id="77"/>
    </w:p>
    <w:p w14:paraId="4E6FACEC" w14:textId="77777777" w:rsidR="00421520" w:rsidRPr="00E814FD" w:rsidRDefault="00421520" w:rsidP="00421520">
      <w:pPr>
        <w:jc w:val="left"/>
        <w:rPr>
          <w:rFonts w:asciiTheme="minorHAnsi" w:hAnsiTheme="minorHAnsi" w:cstheme="minorHAnsi"/>
          <w:sz w:val="18"/>
          <w:szCs w:val="18"/>
        </w:rPr>
      </w:pPr>
      <w:r w:rsidRPr="00E814FD">
        <w:rPr>
          <w:rFonts w:asciiTheme="minorHAnsi" w:hAnsiTheme="minorHAnsi" w:cstheme="minorHAnsi"/>
          <w:sz w:val="18"/>
          <w:szCs w:val="18"/>
        </w:rPr>
        <w:t>Un des objectifs du POC est d’évaluer cette librairie qui permet de faire de la validation sur schematron.</w:t>
      </w:r>
      <w:r w:rsidRPr="00E814FD">
        <w:rPr>
          <w:rFonts w:asciiTheme="minorHAnsi" w:hAnsiTheme="minorHAnsi" w:cstheme="minorHAnsi"/>
          <w:sz w:val="18"/>
          <w:szCs w:val="18"/>
        </w:rPr>
        <w:br/>
        <w:t xml:space="preserve">Elle dispose entre </w:t>
      </w:r>
      <w:proofErr w:type="gramStart"/>
      <w:r w:rsidRPr="00E814FD">
        <w:rPr>
          <w:rFonts w:asciiTheme="minorHAnsi" w:hAnsiTheme="minorHAnsi" w:cstheme="minorHAnsi"/>
          <w:sz w:val="18"/>
          <w:szCs w:val="18"/>
        </w:rPr>
        <w:t>autre  de</w:t>
      </w:r>
      <w:proofErr w:type="gramEnd"/>
      <w:r w:rsidRPr="00E814FD">
        <w:rPr>
          <w:rFonts w:asciiTheme="minorHAnsi" w:hAnsiTheme="minorHAnsi" w:cstheme="minorHAnsi"/>
          <w:sz w:val="18"/>
          <w:szCs w:val="18"/>
        </w:rPr>
        <w:t xml:space="preserve"> deux modes : </w:t>
      </w:r>
    </w:p>
    <w:p w14:paraId="2D49C927" w14:textId="77777777" w:rsidR="00421520" w:rsidRPr="00E814FD" w:rsidRDefault="00421520">
      <w:pPr>
        <w:pStyle w:val="Paragraphedeliste"/>
        <w:numPr>
          <w:ilvl w:val="0"/>
          <w:numId w:val="65"/>
        </w:numPr>
        <w:spacing w:line="276" w:lineRule="auto"/>
        <w:jc w:val="left"/>
        <w:rPr>
          <w:rFonts w:asciiTheme="minorHAnsi" w:hAnsiTheme="minorHAnsi" w:cstheme="minorHAnsi"/>
          <w:sz w:val="18"/>
          <w:szCs w:val="18"/>
        </w:rPr>
      </w:pPr>
      <w:r w:rsidRPr="00E814FD">
        <w:rPr>
          <w:rFonts w:asciiTheme="minorHAnsi" w:hAnsiTheme="minorHAnsi" w:cstheme="minorHAnsi"/>
          <w:sz w:val="18"/>
          <w:szCs w:val="18"/>
        </w:rPr>
        <w:t>Un mode « pure »</w:t>
      </w:r>
      <w:r w:rsidRPr="00E814FD">
        <w:rPr>
          <w:rFonts w:asciiTheme="minorHAnsi" w:hAnsiTheme="minorHAnsi" w:cstheme="minorHAnsi"/>
          <w:sz w:val="18"/>
          <w:szCs w:val="18"/>
        </w:rPr>
        <w:br/>
        <w:t xml:space="preserve">Avec une </w:t>
      </w:r>
      <w:proofErr w:type="spellStart"/>
      <w:r w:rsidRPr="00E814FD">
        <w:rPr>
          <w:rFonts w:asciiTheme="minorHAnsi" w:hAnsiTheme="minorHAnsi" w:cstheme="minorHAnsi"/>
          <w:sz w:val="18"/>
          <w:szCs w:val="18"/>
        </w:rPr>
        <w:t>implemenatation</w:t>
      </w:r>
      <w:proofErr w:type="spellEnd"/>
      <w:r w:rsidRPr="00E814FD">
        <w:rPr>
          <w:rFonts w:asciiTheme="minorHAnsi" w:hAnsiTheme="minorHAnsi" w:cstheme="minorHAnsi"/>
          <w:sz w:val="18"/>
          <w:szCs w:val="18"/>
        </w:rPr>
        <w:t xml:space="preserve"> pure java et donc de </w:t>
      </w:r>
      <w:proofErr w:type="gramStart"/>
      <w:r w:rsidRPr="00E814FD">
        <w:rPr>
          <w:rFonts w:asciiTheme="minorHAnsi" w:hAnsiTheme="minorHAnsi" w:cstheme="minorHAnsi"/>
          <w:sz w:val="18"/>
          <w:szCs w:val="18"/>
        </w:rPr>
        <w:t>meilleur performance</w:t>
      </w:r>
      <w:proofErr w:type="gramEnd"/>
    </w:p>
    <w:p w14:paraId="02B6BAD5" w14:textId="77777777" w:rsidR="00421520" w:rsidRPr="00E814FD" w:rsidRDefault="00421520">
      <w:pPr>
        <w:pStyle w:val="Paragraphedeliste"/>
        <w:numPr>
          <w:ilvl w:val="0"/>
          <w:numId w:val="65"/>
        </w:numPr>
        <w:spacing w:line="276" w:lineRule="auto"/>
        <w:jc w:val="left"/>
        <w:rPr>
          <w:rFonts w:asciiTheme="minorHAnsi" w:hAnsiTheme="minorHAnsi" w:cstheme="minorHAnsi"/>
          <w:sz w:val="18"/>
          <w:szCs w:val="18"/>
        </w:rPr>
      </w:pPr>
      <w:r w:rsidRPr="00E814FD">
        <w:rPr>
          <w:rFonts w:asciiTheme="minorHAnsi" w:hAnsiTheme="minorHAnsi" w:cstheme="minorHAnsi"/>
          <w:sz w:val="18"/>
          <w:szCs w:val="18"/>
        </w:rPr>
        <w:lastRenderedPageBreak/>
        <w:t>Un mode « </w:t>
      </w:r>
      <w:proofErr w:type="spellStart"/>
      <w:r w:rsidRPr="00E814FD">
        <w:rPr>
          <w:rFonts w:asciiTheme="minorHAnsi" w:hAnsiTheme="minorHAnsi" w:cstheme="minorHAnsi"/>
          <w:sz w:val="18"/>
          <w:szCs w:val="18"/>
        </w:rPr>
        <w:t>xslt</w:t>
      </w:r>
      <w:proofErr w:type="spellEnd"/>
      <w:r w:rsidRPr="00E814FD">
        <w:rPr>
          <w:rFonts w:asciiTheme="minorHAnsi" w:hAnsiTheme="minorHAnsi" w:cstheme="minorHAnsi"/>
          <w:sz w:val="18"/>
          <w:szCs w:val="18"/>
        </w:rPr>
        <w:t> »</w:t>
      </w:r>
      <w:r w:rsidRPr="00E814FD">
        <w:rPr>
          <w:rFonts w:asciiTheme="minorHAnsi" w:hAnsiTheme="minorHAnsi" w:cstheme="minorHAnsi"/>
          <w:sz w:val="18"/>
          <w:szCs w:val="18"/>
        </w:rPr>
        <w:br/>
        <w:t>Avec une approche classique</w:t>
      </w:r>
    </w:p>
    <w:p w14:paraId="372A32CE" w14:textId="77777777" w:rsidR="00421520" w:rsidRPr="00E814FD" w:rsidRDefault="00421520" w:rsidP="00421520">
      <w:pPr>
        <w:jc w:val="left"/>
        <w:rPr>
          <w:rStyle w:val="Lienhypertexte"/>
          <w:rFonts w:asciiTheme="minorHAnsi" w:hAnsiTheme="minorHAnsi" w:cstheme="minorHAnsi"/>
          <w:sz w:val="18"/>
          <w:szCs w:val="18"/>
        </w:rPr>
      </w:pPr>
      <w:r w:rsidRPr="00E814FD">
        <w:rPr>
          <w:rFonts w:asciiTheme="minorHAnsi" w:hAnsiTheme="minorHAnsi" w:cstheme="minorHAnsi"/>
          <w:sz w:val="18"/>
          <w:szCs w:val="18"/>
        </w:rPr>
        <w:br/>
        <w:t xml:space="preserve">Lien vers la librairie : </w:t>
      </w:r>
      <w:r w:rsidRPr="00E814FD">
        <w:rPr>
          <w:rFonts w:asciiTheme="minorHAnsi" w:hAnsiTheme="minorHAnsi" w:cstheme="minorHAnsi"/>
          <w:sz w:val="18"/>
          <w:szCs w:val="18"/>
        </w:rPr>
        <w:br/>
      </w:r>
      <w:hyperlink r:id="rId43" w:history="1">
        <w:r w:rsidRPr="00E814FD">
          <w:rPr>
            <w:rStyle w:val="Lienhypertexte"/>
            <w:rFonts w:asciiTheme="minorHAnsi" w:hAnsiTheme="minorHAnsi" w:cstheme="minorHAnsi"/>
            <w:sz w:val="18"/>
            <w:szCs w:val="18"/>
          </w:rPr>
          <w:t>https://github.com/phax/ph-schematron</w:t>
        </w:r>
      </w:hyperlink>
    </w:p>
    <w:p w14:paraId="68EBCFDE" w14:textId="77777777" w:rsidR="00421520" w:rsidRPr="00E814FD" w:rsidRDefault="00421520" w:rsidP="00421520">
      <w:pPr>
        <w:jc w:val="left"/>
        <w:rPr>
          <w:rFonts w:asciiTheme="minorHAnsi" w:hAnsiTheme="minorHAnsi" w:cstheme="minorHAnsi"/>
          <w:sz w:val="18"/>
          <w:szCs w:val="18"/>
        </w:rPr>
      </w:pPr>
    </w:p>
    <w:p w14:paraId="39926FFC" w14:textId="77777777" w:rsidR="00421520" w:rsidRPr="00E814FD" w:rsidRDefault="00421520" w:rsidP="00421520">
      <w:pPr>
        <w:jc w:val="left"/>
        <w:rPr>
          <w:rFonts w:asciiTheme="minorHAnsi" w:hAnsiTheme="minorHAnsi" w:cstheme="minorHAnsi"/>
          <w:sz w:val="18"/>
          <w:szCs w:val="18"/>
        </w:rPr>
      </w:pPr>
    </w:p>
    <w:p w14:paraId="41DEE572" w14:textId="77777777" w:rsidR="00421520" w:rsidRPr="00E814FD" w:rsidRDefault="00421520" w:rsidP="00421520">
      <w:pPr>
        <w:pStyle w:val="Titre4"/>
        <w:rPr>
          <w:rFonts w:asciiTheme="minorHAnsi" w:hAnsiTheme="minorHAnsi" w:cstheme="minorHAnsi"/>
          <w:sz w:val="18"/>
          <w:szCs w:val="18"/>
        </w:rPr>
      </w:pPr>
      <w:bookmarkStart w:id="78" w:name="_Toc73630080"/>
      <w:r w:rsidRPr="00E814FD">
        <w:rPr>
          <w:rFonts w:asciiTheme="minorHAnsi" w:hAnsiTheme="minorHAnsi" w:cstheme="minorHAnsi"/>
          <w:sz w:val="18"/>
          <w:szCs w:val="18"/>
        </w:rPr>
        <w:t>Implémentation</w:t>
      </w:r>
      <w:bookmarkEnd w:id="78"/>
      <w:r w:rsidRPr="00E814FD">
        <w:rPr>
          <w:rFonts w:asciiTheme="minorHAnsi" w:hAnsiTheme="minorHAnsi" w:cstheme="minorHAnsi"/>
          <w:sz w:val="18"/>
          <w:szCs w:val="18"/>
        </w:rPr>
        <w:t xml:space="preserve"> </w:t>
      </w:r>
    </w:p>
    <w:p w14:paraId="1F152A85" w14:textId="77777777" w:rsidR="00421520" w:rsidRPr="00E814FD" w:rsidRDefault="00421520" w:rsidP="00421520">
      <w:pPr>
        <w:rPr>
          <w:rFonts w:asciiTheme="minorHAnsi" w:hAnsiTheme="minorHAnsi" w:cstheme="minorHAnsi"/>
          <w:sz w:val="18"/>
          <w:szCs w:val="18"/>
        </w:rPr>
      </w:pPr>
      <w:r w:rsidRPr="00E814FD">
        <w:rPr>
          <w:rFonts w:asciiTheme="minorHAnsi" w:hAnsiTheme="minorHAnsi" w:cstheme="minorHAnsi"/>
          <w:sz w:val="18"/>
          <w:szCs w:val="18"/>
        </w:rPr>
        <w:t>Une classe « </w:t>
      </w:r>
      <w:proofErr w:type="spellStart"/>
      <w:r w:rsidRPr="00E814FD">
        <w:rPr>
          <w:rFonts w:asciiTheme="minorHAnsi" w:hAnsiTheme="minorHAnsi" w:cstheme="minorHAnsi"/>
          <w:sz w:val="18"/>
          <w:szCs w:val="18"/>
        </w:rPr>
        <w:t>validate</w:t>
      </w:r>
      <w:proofErr w:type="spellEnd"/>
      <w:r w:rsidRPr="00E814FD">
        <w:rPr>
          <w:rFonts w:asciiTheme="minorHAnsi" w:hAnsiTheme="minorHAnsi" w:cstheme="minorHAnsi"/>
          <w:sz w:val="18"/>
          <w:szCs w:val="18"/>
        </w:rPr>
        <w:t> » a été implémenté en java. Cette dernière utilises les méthodes de la librairie « ph-</w:t>
      </w:r>
      <w:proofErr w:type="gramStart"/>
      <w:r w:rsidRPr="00E814FD">
        <w:rPr>
          <w:rFonts w:asciiTheme="minorHAnsi" w:hAnsiTheme="minorHAnsi" w:cstheme="minorHAnsi"/>
          <w:sz w:val="18"/>
          <w:szCs w:val="18"/>
        </w:rPr>
        <w:t>schematron»</w:t>
      </w:r>
      <w:proofErr w:type="gramEnd"/>
      <w:r w:rsidRPr="00E814FD">
        <w:rPr>
          <w:rFonts w:asciiTheme="minorHAnsi" w:hAnsiTheme="minorHAnsi" w:cstheme="minorHAnsi"/>
          <w:sz w:val="18"/>
          <w:szCs w:val="18"/>
        </w:rPr>
        <w:t xml:space="preserve"> pour faire la validation.</w:t>
      </w:r>
    </w:p>
    <w:p w14:paraId="0A0CFD92" w14:textId="77777777" w:rsidR="00421520" w:rsidRPr="00E814FD" w:rsidRDefault="00421520" w:rsidP="00421520">
      <w:pPr>
        <w:rPr>
          <w:rFonts w:asciiTheme="minorHAnsi" w:hAnsiTheme="minorHAnsi" w:cstheme="minorHAnsi"/>
          <w:sz w:val="18"/>
          <w:szCs w:val="18"/>
        </w:rPr>
      </w:pPr>
      <w:r w:rsidRPr="00E814FD">
        <w:rPr>
          <w:rFonts w:asciiTheme="minorHAnsi" w:hAnsiTheme="minorHAnsi" w:cstheme="minorHAnsi"/>
          <w:sz w:val="18"/>
          <w:szCs w:val="18"/>
        </w:rPr>
        <w:t>Cette dernière offre aussi la possibilité de « </w:t>
      </w:r>
      <w:proofErr w:type="spellStart"/>
      <w:r w:rsidRPr="00E814FD">
        <w:rPr>
          <w:rFonts w:asciiTheme="minorHAnsi" w:hAnsiTheme="minorHAnsi" w:cstheme="minorHAnsi"/>
          <w:sz w:val="18"/>
          <w:szCs w:val="18"/>
        </w:rPr>
        <w:t>parser</w:t>
      </w:r>
      <w:proofErr w:type="spellEnd"/>
      <w:r w:rsidRPr="00E814FD">
        <w:rPr>
          <w:rFonts w:asciiTheme="minorHAnsi" w:hAnsiTheme="minorHAnsi" w:cstheme="minorHAnsi"/>
          <w:sz w:val="18"/>
          <w:szCs w:val="18"/>
        </w:rPr>
        <w:t> » la réponse de la validation à travers une feuille XSL</w:t>
      </w:r>
    </w:p>
    <w:p w14:paraId="2F6887EE" w14:textId="77777777" w:rsidR="00421520" w:rsidRPr="00E814FD" w:rsidRDefault="00421520" w:rsidP="00421520">
      <w:pPr>
        <w:rPr>
          <w:rFonts w:asciiTheme="minorHAnsi" w:hAnsiTheme="minorHAnsi" w:cstheme="minorHAnsi"/>
          <w:sz w:val="18"/>
          <w:szCs w:val="18"/>
        </w:rPr>
      </w:pPr>
    </w:p>
    <w:p w14:paraId="583390A6" w14:textId="77777777" w:rsidR="00421520" w:rsidRPr="00E814FD" w:rsidRDefault="00421520" w:rsidP="00421520">
      <w:pPr>
        <w:pStyle w:val="Titre4"/>
        <w:rPr>
          <w:rFonts w:asciiTheme="minorHAnsi" w:hAnsiTheme="minorHAnsi" w:cstheme="minorHAnsi"/>
          <w:sz w:val="18"/>
          <w:szCs w:val="18"/>
        </w:rPr>
      </w:pPr>
      <w:bookmarkStart w:id="79" w:name="_Toc73630081"/>
      <w:r w:rsidRPr="00E814FD">
        <w:rPr>
          <w:rFonts w:asciiTheme="minorHAnsi" w:hAnsiTheme="minorHAnsi" w:cstheme="minorHAnsi"/>
          <w:sz w:val="18"/>
          <w:szCs w:val="18"/>
        </w:rPr>
        <w:t>Code</w:t>
      </w:r>
      <w:bookmarkEnd w:id="79"/>
      <w:r w:rsidRPr="00E814FD">
        <w:rPr>
          <w:rFonts w:asciiTheme="minorHAnsi" w:hAnsiTheme="minorHAnsi" w:cstheme="minorHAnsi"/>
          <w:sz w:val="18"/>
          <w:szCs w:val="18"/>
        </w:rPr>
        <w:t xml:space="preserve"> </w:t>
      </w:r>
    </w:p>
    <w:p w14:paraId="4D410C51" w14:textId="77777777" w:rsidR="00421520" w:rsidRPr="00E814FD" w:rsidRDefault="00421520" w:rsidP="00421520">
      <w:pPr>
        <w:rPr>
          <w:rFonts w:asciiTheme="minorHAnsi" w:hAnsiTheme="minorHAnsi" w:cstheme="minorHAnsi"/>
          <w:sz w:val="18"/>
          <w:szCs w:val="18"/>
        </w:rPr>
      </w:pPr>
      <w:r w:rsidRPr="00E814FD">
        <w:rPr>
          <w:rFonts w:asciiTheme="minorHAnsi" w:hAnsiTheme="minorHAnsi" w:cstheme="minorHAnsi"/>
          <w:noProof/>
          <w:sz w:val="18"/>
          <w:szCs w:val="18"/>
          <w:lang w:eastAsia="fr-FR"/>
        </w:rPr>
        <mc:AlternateContent>
          <mc:Choice Requires="wps">
            <w:drawing>
              <wp:anchor distT="0" distB="0" distL="114300" distR="114300" simplePos="0" relativeHeight="251675647" behindDoc="0" locked="0" layoutInCell="1" allowOverlap="1" wp14:anchorId="2356E675" wp14:editId="57D3CB2D">
                <wp:simplePos x="0" y="0"/>
                <wp:positionH relativeFrom="column">
                  <wp:posOffset>38735</wp:posOffset>
                </wp:positionH>
                <wp:positionV relativeFrom="paragraph">
                  <wp:posOffset>36195</wp:posOffset>
                </wp:positionV>
                <wp:extent cx="6797040" cy="3825240"/>
                <wp:effectExtent l="0" t="0" r="22860" b="22860"/>
                <wp:wrapNone/>
                <wp:docPr id="6" name="Zone de texte 6"/>
                <wp:cNvGraphicFramePr/>
                <a:graphic xmlns:a="http://schemas.openxmlformats.org/drawingml/2006/main">
                  <a:graphicData uri="http://schemas.microsoft.com/office/word/2010/wordprocessingShape">
                    <wps:wsp>
                      <wps:cNvSpPr txBox="1"/>
                      <wps:spPr>
                        <a:xfrm>
                          <a:off x="0" y="0"/>
                          <a:ext cx="6797040" cy="3825240"/>
                        </a:xfrm>
                        <a:prstGeom prst="rect">
                          <a:avLst/>
                        </a:prstGeom>
                        <a:solidFill>
                          <a:schemeClr val="lt1"/>
                        </a:solidFill>
                        <a:ln w="6350">
                          <a:solidFill>
                            <a:prstClr val="black"/>
                          </a:solidFill>
                        </a:ln>
                      </wps:spPr>
                      <wps:txbx>
                        <w:txbxContent>
                          <w:p w14:paraId="4B882F0B" w14:textId="77777777" w:rsidR="00421520" w:rsidRPr="001047E2" w:rsidRDefault="00421520" w:rsidP="00421520">
                            <w:pPr>
                              <w:autoSpaceDE w:val="0"/>
                              <w:autoSpaceDN w:val="0"/>
                              <w:adjustRightInd w:val="0"/>
                              <w:spacing w:after="0"/>
                              <w:jc w:val="left"/>
                              <w:rPr>
                                <w:rFonts w:cs="Arial"/>
                                <w:color w:val="008000"/>
                                <w:sz w:val="16"/>
                                <w:szCs w:val="16"/>
                                <w:highlight w:val="white"/>
                              </w:rPr>
                            </w:pPr>
                            <w:r w:rsidRPr="001047E2">
                              <w:rPr>
                                <w:rFonts w:cs="Arial"/>
                                <w:color w:val="000000"/>
                                <w:sz w:val="16"/>
                                <w:szCs w:val="16"/>
                                <w:highlight w:val="white"/>
                              </w:rPr>
                              <w:tab/>
                            </w:r>
                            <w:r w:rsidRPr="001047E2">
                              <w:rPr>
                                <w:rFonts w:cs="Arial"/>
                                <w:color w:val="008000"/>
                                <w:sz w:val="16"/>
                                <w:szCs w:val="16"/>
                                <w:highlight w:val="white"/>
                              </w:rPr>
                              <w:t xml:space="preserve">//Mode pure à </w:t>
                            </w:r>
                            <w:r>
                              <w:rPr>
                                <w:rFonts w:cs="Arial"/>
                                <w:color w:val="008000"/>
                                <w:sz w:val="16"/>
                                <w:szCs w:val="16"/>
                                <w:highlight w:val="white"/>
                              </w:rPr>
                              <w:t>false</w:t>
                            </w:r>
                            <w:r w:rsidRPr="001047E2">
                              <w:rPr>
                                <w:rFonts w:cs="Arial"/>
                                <w:color w:val="008000"/>
                                <w:sz w:val="16"/>
                                <w:szCs w:val="16"/>
                                <w:highlight w:val="white"/>
                              </w:rPr>
                              <w:t xml:space="preserve"> </w:t>
                            </w:r>
                          </w:p>
                          <w:p w14:paraId="4281A7D1" w14:textId="77777777" w:rsidR="00421520" w:rsidRPr="001047E2" w:rsidRDefault="00421520" w:rsidP="00421520">
                            <w:pPr>
                              <w:autoSpaceDE w:val="0"/>
                              <w:autoSpaceDN w:val="0"/>
                              <w:adjustRightInd w:val="0"/>
                              <w:spacing w:after="0"/>
                              <w:jc w:val="left"/>
                              <w:rPr>
                                <w:rFonts w:cs="Arial"/>
                                <w:color w:val="000000"/>
                                <w:sz w:val="16"/>
                                <w:szCs w:val="16"/>
                                <w:highlight w:val="white"/>
                              </w:rPr>
                            </w:pPr>
                            <w:r w:rsidRPr="001047E2">
                              <w:rPr>
                                <w:rFonts w:cs="Arial"/>
                                <w:color w:val="000000"/>
                                <w:sz w:val="16"/>
                                <w:szCs w:val="16"/>
                                <w:highlight w:val="white"/>
                              </w:rPr>
                              <w:tab/>
                            </w:r>
                            <w:proofErr w:type="spellStart"/>
                            <w:proofErr w:type="gramStart"/>
                            <w:r w:rsidRPr="001047E2">
                              <w:rPr>
                                <w:rFonts w:cs="Arial"/>
                                <w:color w:val="8000FF"/>
                                <w:sz w:val="16"/>
                                <w:szCs w:val="16"/>
                                <w:highlight w:val="white"/>
                              </w:rPr>
                              <w:t>boolean</w:t>
                            </w:r>
                            <w:proofErr w:type="spellEnd"/>
                            <w:proofErr w:type="gramEnd"/>
                            <w:r w:rsidRPr="001047E2">
                              <w:rPr>
                                <w:rFonts w:cs="Arial"/>
                                <w:color w:val="000000"/>
                                <w:sz w:val="16"/>
                                <w:szCs w:val="16"/>
                                <w:highlight w:val="white"/>
                              </w:rPr>
                              <w:t xml:space="preserve"> </w:t>
                            </w:r>
                            <w:proofErr w:type="spellStart"/>
                            <w:r w:rsidRPr="001047E2">
                              <w:rPr>
                                <w:rFonts w:cs="Arial"/>
                                <w:color w:val="000000"/>
                                <w:sz w:val="16"/>
                                <w:szCs w:val="16"/>
                                <w:highlight w:val="white"/>
                              </w:rPr>
                              <w:t>modePure</w:t>
                            </w:r>
                            <w:proofErr w:type="spellEnd"/>
                            <w:r w:rsidRPr="001047E2">
                              <w:rPr>
                                <w:rFonts w:cs="Arial"/>
                                <w:color w:val="000000"/>
                                <w:sz w:val="16"/>
                                <w:szCs w:val="16"/>
                                <w:highlight w:val="white"/>
                              </w:rPr>
                              <w:t xml:space="preserve"> </w:t>
                            </w:r>
                            <w:r w:rsidRPr="001047E2">
                              <w:rPr>
                                <w:rFonts w:cs="Arial"/>
                                <w:b/>
                                <w:bCs/>
                                <w:color w:val="000080"/>
                                <w:sz w:val="16"/>
                                <w:szCs w:val="16"/>
                                <w:highlight w:val="white"/>
                              </w:rPr>
                              <w:t>=</w:t>
                            </w:r>
                            <w:r w:rsidRPr="001047E2">
                              <w:rPr>
                                <w:rFonts w:cs="Arial"/>
                                <w:color w:val="000000"/>
                                <w:sz w:val="16"/>
                                <w:szCs w:val="16"/>
                                <w:highlight w:val="white"/>
                              </w:rPr>
                              <w:t xml:space="preserve"> </w:t>
                            </w:r>
                            <w:r w:rsidRPr="001047E2">
                              <w:rPr>
                                <w:rFonts w:cs="Arial"/>
                                <w:b/>
                                <w:bCs/>
                                <w:color w:val="0000FF"/>
                                <w:sz w:val="16"/>
                                <w:szCs w:val="16"/>
                                <w:highlight w:val="white"/>
                              </w:rPr>
                              <w:t>false</w:t>
                            </w:r>
                            <w:r w:rsidRPr="001047E2">
                              <w:rPr>
                                <w:rFonts w:cs="Arial"/>
                                <w:b/>
                                <w:bCs/>
                                <w:color w:val="000080"/>
                                <w:sz w:val="16"/>
                                <w:szCs w:val="16"/>
                                <w:highlight w:val="white"/>
                              </w:rPr>
                              <w:t>;</w:t>
                            </w:r>
                          </w:p>
                          <w:p w14:paraId="030FC935"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1047E2">
                              <w:rPr>
                                <w:rFonts w:cs="Arial"/>
                                <w:color w:val="000000"/>
                                <w:sz w:val="16"/>
                                <w:szCs w:val="16"/>
                                <w:highlight w:val="white"/>
                              </w:rPr>
                              <w:tab/>
                            </w:r>
                            <w:r w:rsidRPr="00421520">
                              <w:rPr>
                                <w:rFonts w:cs="Arial"/>
                                <w:color w:val="8000FF"/>
                                <w:sz w:val="16"/>
                                <w:szCs w:val="16"/>
                                <w:highlight w:val="white"/>
                                <w:lang w:val="en-US"/>
                              </w:rPr>
                              <w:t>final</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ISchematronResource</w:t>
                            </w:r>
                            <w:proofErr w:type="spellEnd"/>
                            <w:r w:rsidRPr="00421520">
                              <w:rPr>
                                <w:rFonts w:cs="Arial"/>
                                <w:color w:val="000000"/>
                                <w:sz w:val="16"/>
                                <w:szCs w:val="16"/>
                                <w:highlight w:val="white"/>
                                <w:lang w:val="en-US"/>
                              </w:rPr>
                              <w:t xml:space="preserve"> </w:t>
                            </w:r>
                            <w:proofErr w:type="spellStart"/>
                            <w:proofErr w:type="gramStart"/>
                            <w:r w:rsidRPr="00421520">
                              <w:rPr>
                                <w:rFonts w:cs="Arial"/>
                                <w:color w:val="000000"/>
                                <w:sz w:val="16"/>
                                <w:szCs w:val="16"/>
                                <w:highlight w:val="white"/>
                                <w:lang w:val="en-US"/>
                              </w:rPr>
                              <w:t>aResPure</w:t>
                            </w:r>
                            <w:proofErr w:type="spellEnd"/>
                            <w:r w:rsidRPr="00421520">
                              <w:rPr>
                                <w:rFonts w:cs="Arial"/>
                                <w:b/>
                                <w:bCs/>
                                <w:color w:val="000080"/>
                                <w:sz w:val="16"/>
                                <w:szCs w:val="16"/>
                                <w:highlight w:val="white"/>
                                <w:lang w:val="en-US"/>
                              </w:rPr>
                              <w:t>;</w:t>
                            </w:r>
                            <w:proofErr w:type="gramEnd"/>
                          </w:p>
                          <w:p w14:paraId="0FA6A649"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b/>
                                <w:bCs/>
                                <w:color w:val="0000FF"/>
                                <w:sz w:val="16"/>
                                <w:szCs w:val="16"/>
                                <w:highlight w:val="white"/>
                                <w:lang w:val="en-US"/>
                              </w:rPr>
                              <w:t>if</w:t>
                            </w:r>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modePure</w:t>
                            </w:r>
                            <w:proofErr w:type="spellEnd"/>
                            <w:r w:rsidRPr="00421520">
                              <w:rPr>
                                <w:rFonts w:cs="Arial"/>
                                <w:b/>
                                <w:bCs/>
                                <w:color w:val="000080"/>
                                <w:sz w:val="16"/>
                                <w:szCs w:val="16"/>
                                <w:highlight w:val="white"/>
                                <w:lang w:val="en-US"/>
                              </w:rPr>
                              <w:t>)</w:t>
                            </w:r>
                          </w:p>
                          <w:p w14:paraId="07460290"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t xml:space="preserve"> </w:t>
                            </w:r>
                            <w:proofErr w:type="spellStart"/>
                            <w:r w:rsidRPr="00421520">
                              <w:rPr>
                                <w:rFonts w:cs="Arial"/>
                                <w:color w:val="000000"/>
                                <w:sz w:val="16"/>
                                <w:szCs w:val="16"/>
                                <w:highlight w:val="white"/>
                                <w:lang w:val="en-US"/>
                              </w:rPr>
                              <w:t>aResPure</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SchematronResourcePure</w:t>
                            </w:r>
                            <w:r w:rsidRPr="00421520">
                              <w:rPr>
                                <w:rFonts w:cs="Arial"/>
                                <w:b/>
                                <w:bCs/>
                                <w:color w:val="000080"/>
                                <w:sz w:val="16"/>
                                <w:szCs w:val="16"/>
                                <w:highlight w:val="white"/>
                                <w:lang w:val="en-US"/>
                              </w:rPr>
                              <w:t>.</w:t>
                            </w:r>
                            <w:r w:rsidRPr="00421520">
                              <w:rPr>
                                <w:rFonts w:cs="Arial"/>
                                <w:color w:val="000000"/>
                                <w:sz w:val="16"/>
                                <w:szCs w:val="16"/>
                                <w:highlight w:val="white"/>
                                <w:lang w:val="en-US"/>
                              </w:rPr>
                              <w:t>fromFile</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fileShematron</w:t>
                            </w:r>
                            <w:proofErr w:type="spellEnd"/>
                            <w:proofErr w:type="gramStart"/>
                            <w:r w:rsidRPr="00421520">
                              <w:rPr>
                                <w:rFonts w:cs="Arial"/>
                                <w:b/>
                                <w:bCs/>
                                <w:color w:val="000080"/>
                                <w:sz w:val="16"/>
                                <w:szCs w:val="16"/>
                                <w:highlight w:val="white"/>
                                <w:lang w:val="en-US"/>
                              </w:rPr>
                              <w:t>);</w:t>
                            </w:r>
                            <w:proofErr w:type="gramEnd"/>
                          </w:p>
                          <w:p w14:paraId="23DCEFBC"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b/>
                                <w:bCs/>
                                <w:color w:val="0000FF"/>
                                <w:sz w:val="16"/>
                                <w:szCs w:val="16"/>
                                <w:highlight w:val="white"/>
                                <w:lang w:val="en-US"/>
                              </w:rPr>
                              <w:t>else</w:t>
                            </w:r>
                            <w:r w:rsidRPr="00421520">
                              <w:rPr>
                                <w:rFonts w:cs="Arial"/>
                                <w:color w:val="000000"/>
                                <w:sz w:val="16"/>
                                <w:szCs w:val="16"/>
                                <w:highlight w:val="white"/>
                                <w:lang w:val="en-US"/>
                              </w:rPr>
                              <w:t xml:space="preserve"> </w:t>
                            </w:r>
                            <w:r w:rsidRPr="00421520">
                              <w:rPr>
                                <w:rFonts w:cs="Arial"/>
                                <w:color w:val="000000"/>
                                <w:sz w:val="16"/>
                                <w:szCs w:val="16"/>
                                <w:highlight w:val="white"/>
                                <w:lang w:val="en-US"/>
                              </w:rPr>
                              <w:tab/>
                            </w:r>
                            <w:r w:rsidRPr="00421520">
                              <w:rPr>
                                <w:rFonts w:cs="Arial"/>
                                <w:color w:val="000000"/>
                                <w:sz w:val="16"/>
                                <w:szCs w:val="16"/>
                                <w:highlight w:val="white"/>
                                <w:lang w:val="en-US"/>
                              </w:rPr>
                              <w:tab/>
                            </w:r>
                          </w:p>
                          <w:p w14:paraId="6DE5B338"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t xml:space="preserve"> </w:t>
                            </w:r>
                            <w:proofErr w:type="spellStart"/>
                            <w:r w:rsidRPr="00421520">
                              <w:rPr>
                                <w:rFonts w:cs="Arial"/>
                                <w:color w:val="000000"/>
                                <w:sz w:val="16"/>
                                <w:szCs w:val="16"/>
                                <w:highlight w:val="white"/>
                                <w:lang w:val="en-US"/>
                              </w:rPr>
                              <w:t>aResPure</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SchematronResourceSCH</w:t>
                            </w:r>
                            <w:r w:rsidRPr="00421520">
                              <w:rPr>
                                <w:rFonts w:cs="Arial"/>
                                <w:b/>
                                <w:bCs/>
                                <w:color w:val="000080"/>
                                <w:sz w:val="16"/>
                                <w:szCs w:val="16"/>
                                <w:highlight w:val="white"/>
                                <w:lang w:val="en-US"/>
                              </w:rPr>
                              <w:t>.</w:t>
                            </w:r>
                            <w:r w:rsidRPr="00421520">
                              <w:rPr>
                                <w:rFonts w:cs="Arial"/>
                                <w:color w:val="000000"/>
                                <w:sz w:val="16"/>
                                <w:szCs w:val="16"/>
                                <w:highlight w:val="white"/>
                                <w:lang w:val="en-US"/>
                              </w:rPr>
                              <w:t>fromFile</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fileShematron</w:t>
                            </w:r>
                            <w:proofErr w:type="spellEnd"/>
                            <w:proofErr w:type="gramStart"/>
                            <w:r w:rsidRPr="00421520">
                              <w:rPr>
                                <w:rFonts w:cs="Arial"/>
                                <w:b/>
                                <w:bCs/>
                                <w:color w:val="000080"/>
                                <w:sz w:val="16"/>
                                <w:szCs w:val="16"/>
                                <w:highlight w:val="white"/>
                                <w:lang w:val="en-US"/>
                              </w:rPr>
                              <w:t>);</w:t>
                            </w:r>
                            <w:proofErr w:type="gramEnd"/>
                          </w:p>
                          <w:p w14:paraId="201966D4"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proofErr w:type="gramStart"/>
                            <w:r w:rsidRPr="00421520">
                              <w:rPr>
                                <w:rFonts w:cs="Arial"/>
                                <w:b/>
                                <w:bCs/>
                                <w:color w:val="0000FF"/>
                                <w:sz w:val="16"/>
                                <w:szCs w:val="16"/>
                                <w:highlight w:val="white"/>
                                <w:lang w:val="en-US"/>
                              </w:rPr>
                              <w:t>if</w:t>
                            </w:r>
                            <w:r w:rsidRPr="00421520">
                              <w:rPr>
                                <w:rFonts w:cs="Arial"/>
                                <w:b/>
                                <w:bCs/>
                                <w:color w:val="000080"/>
                                <w:sz w:val="16"/>
                                <w:szCs w:val="16"/>
                                <w:highlight w:val="white"/>
                                <w:lang w:val="en-US"/>
                              </w:rPr>
                              <w:t>(</w:t>
                            </w:r>
                            <w:proofErr w:type="gramEnd"/>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aResPure</w:t>
                            </w:r>
                            <w:r w:rsidRPr="00421520">
                              <w:rPr>
                                <w:rFonts w:cs="Arial"/>
                                <w:b/>
                                <w:bCs/>
                                <w:color w:val="000080"/>
                                <w:sz w:val="16"/>
                                <w:szCs w:val="16"/>
                                <w:highlight w:val="white"/>
                                <w:lang w:val="en-US"/>
                              </w:rPr>
                              <w:t>.</w:t>
                            </w:r>
                            <w:r w:rsidRPr="00421520">
                              <w:rPr>
                                <w:rFonts w:cs="Arial"/>
                                <w:color w:val="000000"/>
                                <w:sz w:val="16"/>
                                <w:szCs w:val="16"/>
                                <w:highlight w:val="white"/>
                                <w:lang w:val="en-US"/>
                              </w:rPr>
                              <w:t>isValidSchematron</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p>
                          <w:p w14:paraId="098A93AF"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r>
                            <w:r w:rsidRPr="00421520">
                              <w:rPr>
                                <w:rFonts w:cs="Arial"/>
                                <w:b/>
                                <w:bCs/>
                                <w:color w:val="0000FF"/>
                                <w:sz w:val="16"/>
                                <w:szCs w:val="16"/>
                                <w:highlight w:val="white"/>
                                <w:lang w:val="en-US"/>
                              </w:rPr>
                              <w:t>throw</w:t>
                            </w:r>
                            <w:r w:rsidRPr="00421520">
                              <w:rPr>
                                <w:rFonts w:cs="Arial"/>
                                <w:color w:val="000000"/>
                                <w:sz w:val="16"/>
                                <w:szCs w:val="16"/>
                                <w:highlight w:val="white"/>
                                <w:lang w:val="en-US"/>
                              </w:rPr>
                              <w:t xml:space="preserve"> </w:t>
                            </w:r>
                            <w:r w:rsidRPr="00421520">
                              <w:rPr>
                                <w:rFonts w:cs="Arial"/>
                                <w:b/>
                                <w:bCs/>
                                <w:color w:val="0000FF"/>
                                <w:sz w:val="16"/>
                                <w:szCs w:val="16"/>
                                <w:highlight w:val="white"/>
                                <w:lang w:val="en-US"/>
                              </w:rPr>
                              <w:t>new</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IllegalArgumentException</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color w:val="808080"/>
                                <w:sz w:val="16"/>
                                <w:szCs w:val="16"/>
                                <w:highlight w:val="white"/>
                                <w:lang w:val="en-US"/>
                              </w:rPr>
                              <w:t>"Invalid Schematron!"</w:t>
                            </w:r>
                            <w:proofErr w:type="gramStart"/>
                            <w:r w:rsidRPr="00421520">
                              <w:rPr>
                                <w:rFonts w:cs="Arial"/>
                                <w:b/>
                                <w:bCs/>
                                <w:color w:val="000080"/>
                                <w:sz w:val="16"/>
                                <w:szCs w:val="16"/>
                                <w:highlight w:val="white"/>
                                <w:lang w:val="en-US"/>
                              </w:rPr>
                              <w:t>);</w:t>
                            </w:r>
                            <w:proofErr w:type="gramEnd"/>
                          </w:p>
                          <w:p w14:paraId="24504AB0"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p>
                          <w:p w14:paraId="374DF890"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8000FF"/>
                                <w:sz w:val="16"/>
                                <w:szCs w:val="16"/>
                                <w:highlight w:val="white"/>
                                <w:lang w:val="en-US"/>
                              </w:rPr>
                              <w:t>final</w:t>
                            </w:r>
                            <w:r w:rsidRPr="00421520">
                              <w:rPr>
                                <w:rFonts w:cs="Arial"/>
                                <w:color w:val="000000"/>
                                <w:sz w:val="16"/>
                                <w:szCs w:val="16"/>
                                <w:highlight w:val="white"/>
                                <w:lang w:val="en-US"/>
                              </w:rPr>
                              <w:t xml:space="preserve"> Document </w:t>
                            </w:r>
                            <w:proofErr w:type="spellStart"/>
                            <w:r w:rsidRPr="00421520">
                              <w:rPr>
                                <w:rFonts w:cs="Arial"/>
                                <w:color w:val="000000"/>
                                <w:sz w:val="16"/>
                                <w:szCs w:val="16"/>
                                <w:highlight w:val="white"/>
                                <w:lang w:val="en-US"/>
                              </w:rPr>
                              <w:t>aDoc</w:t>
                            </w:r>
                            <w:proofErr w:type="spellEnd"/>
                            <w:r w:rsidRPr="00421520">
                              <w:rPr>
                                <w:rFonts w:cs="Arial"/>
                                <w:color w:val="000000"/>
                                <w:sz w:val="16"/>
                                <w:szCs w:val="16"/>
                                <w:highlight w:val="white"/>
                                <w:lang w:val="en-US"/>
                              </w:rPr>
                              <w:t xml:space="preserve"> </w:t>
                            </w:r>
                            <w:proofErr w:type="gramStart"/>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aResPure</w:t>
                            </w:r>
                            <w:r w:rsidRPr="00421520">
                              <w:rPr>
                                <w:rFonts w:cs="Arial"/>
                                <w:b/>
                                <w:bCs/>
                                <w:color w:val="000080"/>
                                <w:sz w:val="16"/>
                                <w:szCs w:val="16"/>
                                <w:highlight w:val="white"/>
                                <w:lang w:val="en-US"/>
                              </w:rPr>
                              <w:t>.</w:t>
                            </w:r>
                            <w:r w:rsidRPr="00421520">
                              <w:rPr>
                                <w:rFonts w:cs="Arial"/>
                                <w:color w:val="000000"/>
                                <w:sz w:val="16"/>
                                <w:szCs w:val="16"/>
                                <w:highlight w:val="white"/>
                                <w:lang w:val="en-US"/>
                              </w:rPr>
                              <w:t>applySchematronValidation</w:t>
                            </w:r>
                            <w:proofErr w:type="spellEnd"/>
                            <w:proofErr w:type="gram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b/>
                                <w:bCs/>
                                <w:color w:val="0000FF"/>
                                <w:sz w:val="16"/>
                                <w:szCs w:val="16"/>
                                <w:highlight w:val="white"/>
                                <w:lang w:val="en-US"/>
                              </w:rPr>
                              <w:t>new</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StreamSource</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fCda</w:t>
                            </w:r>
                            <w:proofErr w:type="spellEnd"/>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p>
                          <w:p w14:paraId="45456FBF"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t xml:space="preserve"> </w:t>
                            </w:r>
                          </w:p>
                          <w:p w14:paraId="13DCDE83" w14:textId="77777777" w:rsidR="00421520" w:rsidRPr="001047E2" w:rsidRDefault="00421520" w:rsidP="00421520">
                            <w:pPr>
                              <w:autoSpaceDE w:val="0"/>
                              <w:autoSpaceDN w:val="0"/>
                              <w:adjustRightInd w:val="0"/>
                              <w:spacing w:after="0"/>
                              <w:jc w:val="left"/>
                              <w:rPr>
                                <w:rFonts w:cs="Arial"/>
                                <w:color w:val="008000"/>
                                <w:sz w:val="16"/>
                                <w:szCs w:val="16"/>
                                <w:highlight w:val="white"/>
                              </w:rPr>
                            </w:pPr>
                            <w:r w:rsidRPr="00421520">
                              <w:rPr>
                                <w:rFonts w:cs="Arial"/>
                                <w:color w:val="000000"/>
                                <w:sz w:val="16"/>
                                <w:szCs w:val="16"/>
                                <w:highlight w:val="white"/>
                                <w:lang w:val="en-US"/>
                              </w:rPr>
                              <w:tab/>
                            </w:r>
                            <w:r w:rsidRPr="001047E2">
                              <w:rPr>
                                <w:rFonts w:cs="Arial"/>
                                <w:color w:val="008000"/>
                                <w:sz w:val="16"/>
                                <w:szCs w:val="16"/>
                                <w:highlight w:val="white"/>
                              </w:rPr>
                              <w:t>//Validation et écriture du fichier</w:t>
                            </w:r>
                          </w:p>
                          <w:p w14:paraId="1B50FF30" w14:textId="77777777" w:rsidR="00421520" w:rsidRPr="001047E2" w:rsidRDefault="00421520" w:rsidP="00421520">
                            <w:pPr>
                              <w:autoSpaceDE w:val="0"/>
                              <w:autoSpaceDN w:val="0"/>
                              <w:adjustRightInd w:val="0"/>
                              <w:spacing w:after="0"/>
                              <w:jc w:val="left"/>
                              <w:rPr>
                                <w:rFonts w:cs="Arial"/>
                                <w:color w:val="000000"/>
                                <w:sz w:val="16"/>
                                <w:szCs w:val="16"/>
                                <w:highlight w:val="white"/>
                              </w:rPr>
                            </w:pPr>
                            <w:r w:rsidRPr="001047E2">
                              <w:rPr>
                                <w:rFonts w:cs="Arial"/>
                                <w:color w:val="000000"/>
                                <w:sz w:val="16"/>
                                <w:szCs w:val="16"/>
                                <w:highlight w:val="white"/>
                              </w:rPr>
                              <w:tab/>
                            </w:r>
                            <w:proofErr w:type="spellStart"/>
                            <w:r w:rsidRPr="001047E2">
                              <w:rPr>
                                <w:rFonts w:cs="Arial"/>
                                <w:color w:val="000000"/>
                                <w:sz w:val="16"/>
                                <w:szCs w:val="16"/>
                                <w:highlight w:val="white"/>
                              </w:rPr>
                              <w:t>TransformerFactory</w:t>
                            </w:r>
                            <w:proofErr w:type="spellEnd"/>
                            <w:r w:rsidRPr="001047E2">
                              <w:rPr>
                                <w:rFonts w:cs="Arial"/>
                                <w:color w:val="000000"/>
                                <w:sz w:val="16"/>
                                <w:szCs w:val="16"/>
                                <w:highlight w:val="white"/>
                              </w:rPr>
                              <w:t xml:space="preserve"> </w:t>
                            </w:r>
                            <w:proofErr w:type="spellStart"/>
                            <w:r w:rsidRPr="001047E2">
                              <w:rPr>
                                <w:rFonts w:cs="Arial"/>
                                <w:color w:val="000000"/>
                                <w:sz w:val="16"/>
                                <w:szCs w:val="16"/>
                                <w:highlight w:val="white"/>
                              </w:rPr>
                              <w:t>tf</w:t>
                            </w:r>
                            <w:proofErr w:type="spellEnd"/>
                            <w:r w:rsidRPr="001047E2">
                              <w:rPr>
                                <w:rFonts w:cs="Arial"/>
                                <w:color w:val="000000"/>
                                <w:sz w:val="16"/>
                                <w:szCs w:val="16"/>
                                <w:highlight w:val="white"/>
                              </w:rPr>
                              <w:t xml:space="preserve"> </w:t>
                            </w:r>
                            <w:r w:rsidRPr="001047E2">
                              <w:rPr>
                                <w:rFonts w:cs="Arial"/>
                                <w:b/>
                                <w:bCs/>
                                <w:color w:val="000080"/>
                                <w:sz w:val="16"/>
                                <w:szCs w:val="16"/>
                                <w:highlight w:val="white"/>
                              </w:rPr>
                              <w:t>=</w:t>
                            </w:r>
                            <w:r w:rsidRPr="001047E2">
                              <w:rPr>
                                <w:rFonts w:cs="Arial"/>
                                <w:color w:val="000000"/>
                                <w:sz w:val="16"/>
                                <w:szCs w:val="16"/>
                                <w:highlight w:val="white"/>
                              </w:rPr>
                              <w:t xml:space="preserve"> </w:t>
                            </w:r>
                            <w:proofErr w:type="spellStart"/>
                            <w:r w:rsidRPr="001047E2">
                              <w:rPr>
                                <w:rFonts w:cs="Arial"/>
                                <w:color w:val="000000"/>
                                <w:sz w:val="16"/>
                                <w:szCs w:val="16"/>
                                <w:highlight w:val="white"/>
                              </w:rPr>
                              <w:t>TransformerFactory</w:t>
                            </w:r>
                            <w:r w:rsidRPr="001047E2">
                              <w:rPr>
                                <w:rFonts w:cs="Arial"/>
                                <w:b/>
                                <w:bCs/>
                                <w:color w:val="000080"/>
                                <w:sz w:val="16"/>
                                <w:szCs w:val="16"/>
                                <w:highlight w:val="white"/>
                              </w:rPr>
                              <w:t>.</w:t>
                            </w:r>
                            <w:r w:rsidRPr="001047E2">
                              <w:rPr>
                                <w:rFonts w:cs="Arial"/>
                                <w:color w:val="000000"/>
                                <w:sz w:val="16"/>
                                <w:szCs w:val="16"/>
                                <w:highlight w:val="white"/>
                              </w:rPr>
                              <w:t>newInstance</w:t>
                            </w:r>
                            <w:proofErr w:type="spellEnd"/>
                            <w:r w:rsidRPr="001047E2">
                              <w:rPr>
                                <w:rFonts w:cs="Arial"/>
                                <w:b/>
                                <w:bCs/>
                                <w:color w:val="000080"/>
                                <w:sz w:val="16"/>
                                <w:szCs w:val="16"/>
                                <w:highlight w:val="white"/>
                              </w:rPr>
                              <w:t>(</w:t>
                            </w:r>
                            <w:proofErr w:type="gramStart"/>
                            <w:r w:rsidRPr="001047E2">
                              <w:rPr>
                                <w:rFonts w:cs="Arial"/>
                                <w:b/>
                                <w:bCs/>
                                <w:color w:val="000080"/>
                                <w:sz w:val="16"/>
                                <w:szCs w:val="16"/>
                                <w:highlight w:val="white"/>
                              </w:rPr>
                              <w:t>);</w:t>
                            </w:r>
                            <w:proofErr w:type="gramEnd"/>
                          </w:p>
                          <w:p w14:paraId="0D5AA5BD" w14:textId="77777777" w:rsidR="00421520" w:rsidRPr="001047E2" w:rsidRDefault="00421520" w:rsidP="00421520">
                            <w:pPr>
                              <w:autoSpaceDE w:val="0"/>
                              <w:autoSpaceDN w:val="0"/>
                              <w:adjustRightInd w:val="0"/>
                              <w:spacing w:after="0"/>
                              <w:jc w:val="left"/>
                              <w:rPr>
                                <w:rFonts w:cs="Arial"/>
                                <w:color w:val="000000"/>
                                <w:sz w:val="16"/>
                                <w:szCs w:val="16"/>
                                <w:highlight w:val="white"/>
                              </w:rPr>
                            </w:pPr>
                            <w:r w:rsidRPr="001047E2">
                              <w:rPr>
                                <w:rFonts w:cs="Arial"/>
                                <w:color w:val="000000"/>
                                <w:sz w:val="16"/>
                                <w:szCs w:val="16"/>
                                <w:highlight w:val="white"/>
                              </w:rPr>
                              <w:tab/>
                              <w:t xml:space="preserve">Transformer </w:t>
                            </w:r>
                            <w:proofErr w:type="spellStart"/>
                            <w:proofErr w:type="gramStart"/>
                            <w:r w:rsidRPr="001047E2">
                              <w:rPr>
                                <w:rFonts w:cs="Arial"/>
                                <w:color w:val="000000"/>
                                <w:sz w:val="16"/>
                                <w:szCs w:val="16"/>
                                <w:highlight w:val="white"/>
                              </w:rPr>
                              <w:t>transformer</w:t>
                            </w:r>
                            <w:proofErr w:type="spellEnd"/>
                            <w:r w:rsidRPr="001047E2">
                              <w:rPr>
                                <w:rFonts w:cs="Arial"/>
                                <w:b/>
                                <w:bCs/>
                                <w:color w:val="000080"/>
                                <w:sz w:val="16"/>
                                <w:szCs w:val="16"/>
                                <w:highlight w:val="white"/>
                              </w:rPr>
                              <w:t>;</w:t>
                            </w:r>
                            <w:proofErr w:type="gramEnd"/>
                          </w:p>
                          <w:p w14:paraId="6994FA35" w14:textId="77777777" w:rsidR="00421520" w:rsidRPr="001047E2" w:rsidRDefault="00421520" w:rsidP="00421520">
                            <w:pPr>
                              <w:autoSpaceDE w:val="0"/>
                              <w:autoSpaceDN w:val="0"/>
                              <w:adjustRightInd w:val="0"/>
                              <w:spacing w:after="0"/>
                              <w:jc w:val="left"/>
                              <w:rPr>
                                <w:rFonts w:cs="Arial"/>
                                <w:color w:val="000000"/>
                                <w:sz w:val="16"/>
                                <w:szCs w:val="16"/>
                                <w:highlight w:val="white"/>
                              </w:rPr>
                            </w:pPr>
                            <w:r w:rsidRPr="001047E2">
                              <w:rPr>
                                <w:rFonts w:cs="Arial"/>
                                <w:color w:val="000000"/>
                                <w:sz w:val="16"/>
                                <w:szCs w:val="16"/>
                                <w:highlight w:val="white"/>
                              </w:rPr>
                              <w:tab/>
                            </w:r>
                            <w:proofErr w:type="gramStart"/>
                            <w:r w:rsidRPr="001047E2">
                              <w:rPr>
                                <w:rFonts w:cs="Arial"/>
                                <w:color w:val="000000"/>
                                <w:sz w:val="16"/>
                                <w:szCs w:val="16"/>
                                <w:highlight w:val="white"/>
                              </w:rPr>
                              <w:t>transformer</w:t>
                            </w:r>
                            <w:proofErr w:type="gramEnd"/>
                            <w:r w:rsidRPr="001047E2">
                              <w:rPr>
                                <w:rFonts w:cs="Arial"/>
                                <w:color w:val="000000"/>
                                <w:sz w:val="16"/>
                                <w:szCs w:val="16"/>
                                <w:highlight w:val="white"/>
                              </w:rPr>
                              <w:t xml:space="preserve"> </w:t>
                            </w:r>
                            <w:r w:rsidRPr="001047E2">
                              <w:rPr>
                                <w:rFonts w:cs="Arial"/>
                                <w:b/>
                                <w:bCs/>
                                <w:color w:val="000080"/>
                                <w:sz w:val="16"/>
                                <w:szCs w:val="16"/>
                                <w:highlight w:val="white"/>
                              </w:rPr>
                              <w:t>=</w:t>
                            </w:r>
                            <w:r w:rsidRPr="001047E2">
                              <w:rPr>
                                <w:rFonts w:cs="Arial"/>
                                <w:color w:val="000000"/>
                                <w:sz w:val="16"/>
                                <w:szCs w:val="16"/>
                                <w:highlight w:val="white"/>
                              </w:rPr>
                              <w:t xml:space="preserve"> </w:t>
                            </w:r>
                            <w:proofErr w:type="spellStart"/>
                            <w:r w:rsidRPr="001047E2">
                              <w:rPr>
                                <w:rFonts w:cs="Arial"/>
                                <w:color w:val="000000"/>
                                <w:sz w:val="16"/>
                                <w:szCs w:val="16"/>
                                <w:highlight w:val="white"/>
                              </w:rPr>
                              <w:t>tf</w:t>
                            </w:r>
                            <w:r w:rsidRPr="001047E2">
                              <w:rPr>
                                <w:rFonts w:cs="Arial"/>
                                <w:b/>
                                <w:bCs/>
                                <w:color w:val="000080"/>
                                <w:sz w:val="16"/>
                                <w:szCs w:val="16"/>
                                <w:highlight w:val="white"/>
                              </w:rPr>
                              <w:t>.</w:t>
                            </w:r>
                            <w:r w:rsidRPr="001047E2">
                              <w:rPr>
                                <w:rFonts w:cs="Arial"/>
                                <w:color w:val="000000"/>
                                <w:sz w:val="16"/>
                                <w:szCs w:val="16"/>
                                <w:highlight w:val="white"/>
                              </w:rPr>
                              <w:t>newTransformer</w:t>
                            </w:r>
                            <w:proofErr w:type="spellEnd"/>
                            <w:r w:rsidRPr="001047E2">
                              <w:rPr>
                                <w:rFonts w:cs="Arial"/>
                                <w:b/>
                                <w:bCs/>
                                <w:color w:val="000080"/>
                                <w:sz w:val="16"/>
                                <w:szCs w:val="16"/>
                                <w:highlight w:val="white"/>
                              </w:rPr>
                              <w:t>();</w:t>
                            </w:r>
                          </w:p>
                          <w:p w14:paraId="134FA616"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1047E2">
                              <w:rPr>
                                <w:rFonts w:cs="Arial"/>
                                <w:color w:val="000000"/>
                                <w:sz w:val="16"/>
                                <w:szCs w:val="16"/>
                                <w:highlight w:val="white"/>
                              </w:rPr>
                              <w:tab/>
                            </w:r>
                            <w:proofErr w:type="spellStart"/>
                            <w:proofErr w:type="gramStart"/>
                            <w:r w:rsidRPr="00421520">
                              <w:rPr>
                                <w:rFonts w:cs="Arial"/>
                                <w:color w:val="000000"/>
                                <w:sz w:val="16"/>
                                <w:szCs w:val="16"/>
                                <w:highlight w:val="white"/>
                                <w:lang w:val="en-US"/>
                              </w:rPr>
                              <w:t>transformer</w:t>
                            </w:r>
                            <w:r w:rsidRPr="00421520">
                              <w:rPr>
                                <w:rFonts w:cs="Arial"/>
                                <w:b/>
                                <w:bCs/>
                                <w:color w:val="000080"/>
                                <w:sz w:val="16"/>
                                <w:szCs w:val="16"/>
                                <w:highlight w:val="white"/>
                                <w:lang w:val="en-US"/>
                              </w:rPr>
                              <w:t>.</w:t>
                            </w:r>
                            <w:r w:rsidRPr="00421520">
                              <w:rPr>
                                <w:rFonts w:cs="Arial"/>
                                <w:color w:val="000000"/>
                                <w:sz w:val="16"/>
                                <w:szCs w:val="16"/>
                                <w:highlight w:val="white"/>
                                <w:lang w:val="en-US"/>
                              </w:rPr>
                              <w:t>transform</w:t>
                            </w:r>
                            <w:proofErr w:type="spellEnd"/>
                            <w:proofErr w:type="gramEnd"/>
                            <w:r w:rsidRPr="00421520">
                              <w:rPr>
                                <w:rFonts w:cs="Arial"/>
                                <w:b/>
                                <w:bCs/>
                                <w:color w:val="000080"/>
                                <w:sz w:val="16"/>
                                <w:szCs w:val="16"/>
                                <w:highlight w:val="white"/>
                                <w:lang w:val="en-US"/>
                              </w:rPr>
                              <w:t>(</w:t>
                            </w:r>
                            <w:r w:rsidRPr="00421520">
                              <w:rPr>
                                <w:rFonts w:cs="Arial"/>
                                <w:b/>
                                <w:bCs/>
                                <w:color w:val="0000FF"/>
                                <w:sz w:val="16"/>
                                <w:szCs w:val="16"/>
                                <w:highlight w:val="white"/>
                                <w:lang w:val="en-US"/>
                              </w:rPr>
                              <w:t>new</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DOMSource</w:t>
                            </w:r>
                            <w:proofErr w:type="spellEnd"/>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aDoc</w:t>
                            </w:r>
                            <w:proofErr w:type="spellEnd"/>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r w:rsidRPr="00421520">
                              <w:rPr>
                                <w:rFonts w:cs="Arial"/>
                                <w:b/>
                                <w:bCs/>
                                <w:color w:val="0000FF"/>
                                <w:sz w:val="16"/>
                                <w:szCs w:val="16"/>
                                <w:highlight w:val="white"/>
                                <w:lang w:val="en-US"/>
                              </w:rPr>
                              <w:t>new</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StreamResult</w:t>
                            </w:r>
                            <w:proofErr w:type="spellEnd"/>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outStream</w:t>
                            </w:r>
                            <w:proofErr w:type="spellEnd"/>
                            <w:r w:rsidRPr="00421520">
                              <w:rPr>
                                <w:rFonts w:cs="Arial"/>
                                <w:b/>
                                <w:bCs/>
                                <w:color w:val="000080"/>
                                <w:sz w:val="16"/>
                                <w:szCs w:val="16"/>
                                <w:highlight w:val="white"/>
                                <w:lang w:val="en-US"/>
                              </w:rPr>
                              <w:t>));</w:t>
                            </w:r>
                          </w:p>
                          <w:p w14:paraId="71A363DE"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p>
                          <w:p w14:paraId="243B3F99"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p>
                          <w:p w14:paraId="1003A57B" w14:textId="77777777" w:rsidR="00421520" w:rsidRPr="001047E2" w:rsidRDefault="00421520" w:rsidP="00421520">
                            <w:pPr>
                              <w:autoSpaceDE w:val="0"/>
                              <w:autoSpaceDN w:val="0"/>
                              <w:adjustRightInd w:val="0"/>
                              <w:spacing w:after="0"/>
                              <w:jc w:val="left"/>
                              <w:rPr>
                                <w:rFonts w:cs="Arial"/>
                                <w:color w:val="008000"/>
                                <w:sz w:val="16"/>
                                <w:szCs w:val="16"/>
                                <w:highlight w:val="white"/>
                              </w:rPr>
                            </w:pPr>
                            <w:r w:rsidRPr="00421520">
                              <w:rPr>
                                <w:rFonts w:cs="Arial"/>
                                <w:color w:val="000000"/>
                                <w:sz w:val="16"/>
                                <w:szCs w:val="16"/>
                                <w:highlight w:val="white"/>
                                <w:lang w:val="en-US"/>
                              </w:rPr>
                              <w:tab/>
                            </w:r>
                            <w:r w:rsidRPr="001047E2">
                              <w:rPr>
                                <w:rFonts w:cs="Arial"/>
                                <w:color w:val="008000"/>
                                <w:sz w:val="16"/>
                                <w:szCs w:val="16"/>
                                <w:highlight w:val="white"/>
                              </w:rPr>
                              <w:t>//</w:t>
                            </w:r>
                            <w:proofErr w:type="spellStart"/>
                            <w:r w:rsidRPr="001047E2">
                              <w:rPr>
                                <w:rFonts w:cs="Arial"/>
                                <w:color w:val="008000"/>
                                <w:sz w:val="16"/>
                                <w:szCs w:val="16"/>
                                <w:highlight w:val="white"/>
                              </w:rPr>
                              <w:t>Parsing</w:t>
                            </w:r>
                            <w:proofErr w:type="spellEnd"/>
                            <w:r w:rsidRPr="001047E2">
                              <w:rPr>
                                <w:rFonts w:cs="Arial"/>
                                <w:color w:val="008000"/>
                                <w:sz w:val="16"/>
                                <w:szCs w:val="16"/>
                                <w:highlight w:val="white"/>
                              </w:rPr>
                              <w:t xml:space="preserve"> </w:t>
                            </w:r>
                            <w:proofErr w:type="spellStart"/>
                            <w:r w:rsidRPr="001047E2">
                              <w:rPr>
                                <w:rFonts w:cs="Arial"/>
                                <w:color w:val="008000"/>
                                <w:sz w:val="16"/>
                                <w:szCs w:val="16"/>
                                <w:highlight w:val="white"/>
                              </w:rPr>
                              <w:t>XSl</w:t>
                            </w:r>
                            <w:proofErr w:type="spellEnd"/>
                            <w:r w:rsidRPr="001047E2">
                              <w:rPr>
                                <w:rFonts w:cs="Arial"/>
                                <w:color w:val="008000"/>
                                <w:sz w:val="16"/>
                                <w:szCs w:val="16"/>
                                <w:highlight w:val="white"/>
                              </w:rPr>
                              <w:t xml:space="preserve"> si les options sont présentes</w:t>
                            </w:r>
                          </w:p>
                          <w:p w14:paraId="76F00B70"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1047E2">
                              <w:rPr>
                                <w:rFonts w:cs="Arial"/>
                                <w:color w:val="000000"/>
                                <w:sz w:val="16"/>
                                <w:szCs w:val="16"/>
                                <w:highlight w:val="white"/>
                              </w:rPr>
                              <w:tab/>
                            </w:r>
                            <w:r w:rsidRPr="00421520">
                              <w:rPr>
                                <w:rFonts w:cs="Arial"/>
                                <w:b/>
                                <w:bCs/>
                                <w:color w:val="0000FF"/>
                                <w:sz w:val="16"/>
                                <w:szCs w:val="16"/>
                                <w:highlight w:val="white"/>
                                <w:lang w:val="en-US"/>
                              </w:rPr>
                              <w:t>if</w:t>
                            </w:r>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commandLine</w:t>
                            </w:r>
                            <w:r w:rsidRPr="00421520">
                              <w:rPr>
                                <w:rFonts w:cs="Arial"/>
                                <w:b/>
                                <w:bCs/>
                                <w:color w:val="000080"/>
                                <w:sz w:val="16"/>
                                <w:szCs w:val="16"/>
                                <w:highlight w:val="white"/>
                                <w:lang w:val="en-US"/>
                              </w:rPr>
                              <w:t>.</w:t>
                            </w:r>
                            <w:r w:rsidRPr="00421520">
                              <w:rPr>
                                <w:rFonts w:cs="Arial"/>
                                <w:color w:val="000000"/>
                                <w:sz w:val="16"/>
                                <w:szCs w:val="16"/>
                                <w:highlight w:val="white"/>
                                <w:lang w:val="en-US"/>
                              </w:rPr>
                              <w:t>hasOption</w:t>
                            </w:r>
                            <w:proofErr w:type="spellEnd"/>
                            <w:r w:rsidRPr="00421520">
                              <w:rPr>
                                <w:rFonts w:cs="Arial"/>
                                <w:b/>
                                <w:bCs/>
                                <w:color w:val="000080"/>
                                <w:sz w:val="16"/>
                                <w:szCs w:val="16"/>
                                <w:highlight w:val="white"/>
                                <w:lang w:val="en-US"/>
                              </w:rPr>
                              <w:t>(</w:t>
                            </w:r>
                            <w:r w:rsidRPr="00421520">
                              <w:rPr>
                                <w:rFonts w:cs="Arial"/>
                                <w:color w:val="808080"/>
                                <w:sz w:val="16"/>
                                <w:szCs w:val="16"/>
                                <w:highlight w:val="white"/>
                                <w:lang w:val="en-US"/>
                              </w:rPr>
                              <w:t>"</w:t>
                            </w:r>
                            <w:proofErr w:type="spellStart"/>
                            <w:r w:rsidRPr="00421520">
                              <w:rPr>
                                <w:rFonts w:cs="Arial"/>
                                <w:color w:val="808080"/>
                                <w:sz w:val="16"/>
                                <w:szCs w:val="16"/>
                                <w:highlight w:val="white"/>
                                <w:lang w:val="en-US"/>
                              </w:rPr>
                              <w:t>xsl</w:t>
                            </w:r>
                            <w:proofErr w:type="spellEnd"/>
                            <w:proofErr w:type="gramStart"/>
                            <w:r w:rsidRPr="00421520">
                              <w:rPr>
                                <w:rFonts w:cs="Arial"/>
                                <w:color w:val="808080"/>
                                <w:sz w:val="16"/>
                                <w:szCs w:val="16"/>
                                <w:highlight w:val="white"/>
                                <w:lang w:val="en-US"/>
                              </w:rPr>
                              <w:t>"</w:t>
                            </w:r>
                            <w:r w:rsidRPr="00421520">
                              <w:rPr>
                                <w:rFonts w:cs="Arial"/>
                                <w:b/>
                                <w:bCs/>
                                <w:color w:val="000080"/>
                                <w:sz w:val="16"/>
                                <w:szCs w:val="16"/>
                                <w:highlight w:val="white"/>
                                <w:lang w:val="en-US"/>
                              </w:rPr>
                              <w:t>)&amp;</w:t>
                            </w:r>
                            <w:proofErr w:type="gramEnd"/>
                            <w:r w:rsidRPr="00421520">
                              <w:rPr>
                                <w:rFonts w:cs="Arial"/>
                                <w:b/>
                                <w:bCs/>
                                <w:color w:val="000080"/>
                                <w:sz w:val="16"/>
                                <w:szCs w:val="16"/>
                                <w:highlight w:val="white"/>
                                <w:lang w:val="en-US"/>
                              </w:rPr>
                              <w:t>&amp;</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commandLine</w:t>
                            </w:r>
                            <w:r w:rsidRPr="00421520">
                              <w:rPr>
                                <w:rFonts w:cs="Arial"/>
                                <w:b/>
                                <w:bCs/>
                                <w:color w:val="000080"/>
                                <w:sz w:val="16"/>
                                <w:szCs w:val="16"/>
                                <w:highlight w:val="white"/>
                                <w:lang w:val="en-US"/>
                              </w:rPr>
                              <w:t>.</w:t>
                            </w:r>
                            <w:r w:rsidRPr="00421520">
                              <w:rPr>
                                <w:rFonts w:cs="Arial"/>
                                <w:color w:val="000000"/>
                                <w:sz w:val="16"/>
                                <w:szCs w:val="16"/>
                                <w:highlight w:val="white"/>
                                <w:lang w:val="en-US"/>
                              </w:rPr>
                              <w:t>hasOption</w:t>
                            </w:r>
                            <w:proofErr w:type="spellEnd"/>
                            <w:r w:rsidRPr="00421520">
                              <w:rPr>
                                <w:rFonts w:cs="Arial"/>
                                <w:b/>
                                <w:bCs/>
                                <w:color w:val="000080"/>
                                <w:sz w:val="16"/>
                                <w:szCs w:val="16"/>
                                <w:highlight w:val="white"/>
                                <w:lang w:val="en-US"/>
                              </w:rPr>
                              <w:t>(</w:t>
                            </w:r>
                            <w:r w:rsidRPr="00421520">
                              <w:rPr>
                                <w:rFonts w:cs="Arial"/>
                                <w:color w:val="808080"/>
                                <w:sz w:val="16"/>
                                <w:szCs w:val="16"/>
                                <w:highlight w:val="white"/>
                                <w:lang w:val="en-US"/>
                              </w:rPr>
                              <w:t>"</w:t>
                            </w:r>
                            <w:proofErr w:type="spellStart"/>
                            <w:r w:rsidRPr="00421520">
                              <w:rPr>
                                <w:rFonts w:cs="Arial"/>
                                <w:color w:val="808080"/>
                                <w:sz w:val="16"/>
                                <w:szCs w:val="16"/>
                                <w:highlight w:val="white"/>
                                <w:lang w:val="en-US"/>
                              </w:rPr>
                              <w:t>outputxsl</w:t>
                            </w:r>
                            <w:proofErr w:type="spellEnd"/>
                            <w:r w:rsidRPr="00421520">
                              <w:rPr>
                                <w:rFonts w:cs="Arial"/>
                                <w:color w:val="808080"/>
                                <w:sz w:val="16"/>
                                <w:szCs w:val="16"/>
                                <w:highlight w:val="white"/>
                                <w:lang w:val="en-US"/>
                              </w:rPr>
                              <w:t>"</w:t>
                            </w:r>
                            <w:r w:rsidRPr="00421520">
                              <w:rPr>
                                <w:rFonts w:cs="Arial"/>
                                <w:b/>
                                <w:bCs/>
                                <w:color w:val="000080"/>
                                <w:sz w:val="16"/>
                                <w:szCs w:val="16"/>
                                <w:highlight w:val="white"/>
                                <w:lang w:val="en-US"/>
                              </w:rPr>
                              <w:t>)){</w:t>
                            </w:r>
                          </w:p>
                          <w:p w14:paraId="71F3CAE2"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r>
                            <w:r w:rsidRPr="00421520">
                              <w:rPr>
                                <w:rFonts w:cs="Arial"/>
                                <w:color w:val="8000FF"/>
                                <w:sz w:val="16"/>
                                <w:szCs w:val="16"/>
                                <w:highlight w:val="white"/>
                                <w:lang w:val="en-US"/>
                              </w:rPr>
                              <w:t>final</w:t>
                            </w:r>
                            <w:r w:rsidRPr="00421520">
                              <w:rPr>
                                <w:rFonts w:cs="Arial"/>
                                <w:color w:val="000000"/>
                                <w:sz w:val="16"/>
                                <w:szCs w:val="16"/>
                                <w:highlight w:val="white"/>
                                <w:lang w:val="en-US"/>
                              </w:rPr>
                              <w:t xml:space="preserve"> Source </w:t>
                            </w:r>
                            <w:proofErr w:type="spellStart"/>
                            <w:r w:rsidRPr="00421520">
                              <w:rPr>
                                <w:rFonts w:cs="Arial"/>
                                <w:color w:val="000000"/>
                                <w:sz w:val="16"/>
                                <w:szCs w:val="16"/>
                                <w:highlight w:val="white"/>
                                <w:lang w:val="en-US"/>
                              </w:rPr>
                              <w:t>xmlSource</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r w:rsidRPr="00421520">
                              <w:rPr>
                                <w:rFonts w:cs="Arial"/>
                                <w:b/>
                                <w:bCs/>
                                <w:color w:val="0000FF"/>
                                <w:sz w:val="16"/>
                                <w:szCs w:val="16"/>
                                <w:highlight w:val="white"/>
                                <w:lang w:val="en-US"/>
                              </w:rPr>
                              <w:t>new</w:t>
                            </w:r>
                            <w:r w:rsidRPr="00421520">
                              <w:rPr>
                                <w:rFonts w:cs="Arial"/>
                                <w:color w:val="000000"/>
                                <w:sz w:val="16"/>
                                <w:szCs w:val="16"/>
                                <w:highlight w:val="white"/>
                                <w:lang w:val="en-US"/>
                              </w:rPr>
                              <w:t xml:space="preserve"> </w:t>
                            </w:r>
                            <w:proofErr w:type="gramStart"/>
                            <w:r w:rsidRPr="00421520">
                              <w:rPr>
                                <w:rFonts w:cs="Arial"/>
                                <w:color w:val="000000"/>
                                <w:sz w:val="16"/>
                                <w:szCs w:val="16"/>
                                <w:highlight w:val="white"/>
                                <w:lang w:val="en-US"/>
                              </w:rPr>
                              <w:t>javax</w:t>
                            </w:r>
                            <w:r w:rsidRPr="00421520">
                              <w:rPr>
                                <w:rFonts w:cs="Arial"/>
                                <w:b/>
                                <w:bCs/>
                                <w:color w:val="000080"/>
                                <w:sz w:val="16"/>
                                <w:szCs w:val="16"/>
                                <w:highlight w:val="white"/>
                                <w:lang w:val="en-US"/>
                              </w:rPr>
                              <w:t>.</w:t>
                            </w:r>
                            <w:r w:rsidRPr="00421520">
                              <w:rPr>
                                <w:rFonts w:cs="Arial"/>
                                <w:color w:val="000000"/>
                                <w:sz w:val="16"/>
                                <w:szCs w:val="16"/>
                                <w:highlight w:val="white"/>
                                <w:lang w:val="en-US"/>
                              </w:rPr>
                              <w:t>xml</w:t>
                            </w:r>
                            <w:r w:rsidRPr="00421520">
                              <w:rPr>
                                <w:rFonts w:cs="Arial"/>
                                <w:b/>
                                <w:bCs/>
                                <w:color w:val="000080"/>
                                <w:sz w:val="16"/>
                                <w:szCs w:val="16"/>
                                <w:highlight w:val="white"/>
                                <w:lang w:val="en-US"/>
                              </w:rPr>
                              <w:t>.</w:t>
                            </w:r>
                            <w:r w:rsidRPr="00421520">
                              <w:rPr>
                                <w:rFonts w:cs="Arial"/>
                                <w:color w:val="000000"/>
                                <w:sz w:val="16"/>
                                <w:szCs w:val="16"/>
                                <w:highlight w:val="white"/>
                                <w:lang w:val="en-US"/>
                              </w:rPr>
                              <w:t>transform</w:t>
                            </w:r>
                            <w:proofErr w:type="gramEnd"/>
                            <w:r w:rsidRPr="00421520">
                              <w:rPr>
                                <w:rFonts w:cs="Arial"/>
                                <w:b/>
                                <w:bCs/>
                                <w:color w:val="000080"/>
                                <w:sz w:val="16"/>
                                <w:szCs w:val="16"/>
                                <w:highlight w:val="white"/>
                                <w:lang w:val="en-US"/>
                              </w:rPr>
                              <w:t>.</w:t>
                            </w:r>
                            <w:r w:rsidRPr="00421520">
                              <w:rPr>
                                <w:rFonts w:cs="Arial"/>
                                <w:color w:val="000000"/>
                                <w:sz w:val="16"/>
                                <w:szCs w:val="16"/>
                                <w:highlight w:val="white"/>
                                <w:lang w:val="en-US"/>
                              </w:rPr>
                              <w:t>stream</w:t>
                            </w:r>
                            <w:r w:rsidRPr="00421520">
                              <w:rPr>
                                <w:rFonts w:cs="Arial"/>
                                <w:b/>
                                <w:bCs/>
                                <w:color w:val="000080"/>
                                <w:sz w:val="16"/>
                                <w:szCs w:val="16"/>
                                <w:highlight w:val="white"/>
                                <w:lang w:val="en-US"/>
                              </w:rPr>
                              <w:t>.</w:t>
                            </w:r>
                            <w:r w:rsidRPr="00421520">
                              <w:rPr>
                                <w:rFonts w:cs="Arial"/>
                                <w:color w:val="000000"/>
                                <w:sz w:val="16"/>
                                <w:szCs w:val="16"/>
                                <w:highlight w:val="white"/>
                                <w:lang w:val="en-US"/>
                              </w:rPr>
                              <w:t>StreamSource</w:t>
                            </w:r>
                            <w:r w:rsidRPr="00421520">
                              <w:rPr>
                                <w:rFonts w:cs="Arial"/>
                                <w:b/>
                                <w:bCs/>
                                <w:color w:val="000080"/>
                                <w:sz w:val="16"/>
                                <w:szCs w:val="16"/>
                                <w:highlight w:val="white"/>
                                <w:lang w:val="en-US"/>
                              </w:rPr>
                              <w:t>(</w:t>
                            </w:r>
                            <w:r w:rsidRPr="00421520">
                              <w:rPr>
                                <w:rFonts w:cs="Arial"/>
                                <w:color w:val="000000"/>
                                <w:sz w:val="16"/>
                                <w:szCs w:val="16"/>
                                <w:highlight w:val="white"/>
                                <w:lang w:val="en-US"/>
                              </w:rPr>
                              <w:t>commandLine</w:t>
                            </w:r>
                            <w:r w:rsidRPr="00421520">
                              <w:rPr>
                                <w:rFonts w:cs="Arial"/>
                                <w:b/>
                                <w:bCs/>
                                <w:color w:val="000080"/>
                                <w:sz w:val="16"/>
                                <w:szCs w:val="16"/>
                                <w:highlight w:val="white"/>
                                <w:lang w:val="en-US"/>
                              </w:rPr>
                              <w:t>.</w:t>
                            </w:r>
                            <w:r w:rsidRPr="00421520">
                              <w:rPr>
                                <w:rFonts w:cs="Arial"/>
                                <w:color w:val="000000"/>
                                <w:sz w:val="16"/>
                                <w:szCs w:val="16"/>
                                <w:highlight w:val="white"/>
                                <w:lang w:val="en-US"/>
                              </w:rPr>
                              <w:t>getOptionValue</w:t>
                            </w:r>
                            <w:r w:rsidRPr="00421520">
                              <w:rPr>
                                <w:rFonts w:cs="Arial"/>
                                <w:b/>
                                <w:bCs/>
                                <w:color w:val="000080"/>
                                <w:sz w:val="16"/>
                                <w:szCs w:val="16"/>
                                <w:highlight w:val="white"/>
                                <w:lang w:val="en-US"/>
                              </w:rPr>
                              <w:t>(</w:t>
                            </w:r>
                            <w:r w:rsidRPr="00421520">
                              <w:rPr>
                                <w:rFonts w:cs="Arial"/>
                                <w:color w:val="808080"/>
                                <w:sz w:val="16"/>
                                <w:szCs w:val="16"/>
                                <w:highlight w:val="white"/>
                                <w:lang w:val="en-US"/>
                              </w:rPr>
                              <w:t>"o"</w:t>
                            </w:r>
                            <w:r w:rsidRPr="00421520">
                              <w:rPr>
                                <w:rFonts w:cs="Arial"/>
                                <w:b/>
                                <w:bCs/>
                                <w:color w:val="000080"/>
                                <w:sz w:val="16"/>
                                <w:szCs w:val="16"/>
                                <w:highlight w:val="white"/>
                                <w:lang w:val="en-US"/>
                              </w:rPr>
                              <w:t>));</w:t>
                            </w:r>
                          </w:p>
                          <w:p w14:paraId="30BB4267"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r>
                            <w:r w:rsidRPr="00421520">
                              <w:rPr>
                                <w:rFonts w:cs="Arial"/>
                                <w:color w:val="8000FF"/>
                                <w:sz w:val="16"/>
                                <w:szCs w:val="16"/>
                                <w:highlight w:val="white"/>
                                <w:lang w:val="en-US"/>
                              </w:rPr>
                              <w:t>final</w:t>
                            </w:r>
                            <w:r w:rsidRPr="00421520">
                              <w:rPr>
                                <w:rFonts w:cs="Arial"/>
                                <w:color w:val="000000"/>
                                <w:sz w:val="16"/>
                                <w:szCs w:val="16"/>
                                <w:highlight w:val="white"/>
                                <w:lang w:val="en-US"/>
                              </w:rPr>
                              <w:t xml:space="preserve"> Source </w:t>
                            </w:r>
                            <w:proofErr w:type="spellStart"/>
                            <w:r w:rsidRPr="00421520">
                              <w:rPr>
                                <w:rFonts w:cs="Arial"/>
                                <w:color w:val="000000"/>
                                <w:sz w:val="16"/>
                                <w:szCs w:val="16"/>
                                <w:highlight w:val="white"/>
                                <w:lang w:val="en-US"/>
                              </w:rPr>
                              <w:t>xsltSource</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r w:rsidRPr="00421520">
                              <w:rPr>
                                <w:rFonts w:cs="Arial"/>
                                <w:b/>
                                <w:bCs/>
                                <w:color w:val="0000FF"/>
                                <w:sz w:val="16"/>
                                <w:szCs w:val="16"/>
                                <w:highlight w:val="white"/>
                                <w:lang w:val="en-US"/>
                              </w:rPr>
                              <w:t>new</w:t>
                            </w:r>
                            <w:r w:rsidRPr="00421520">
                              <w:rPr>
                                <w:rFonts w:cs="Arial"/>
                                <w:color w:val="000000"/>
                                <w:sz w:val="16"/>
                                <w:szCs w:val="16"/>
                                <w:highlight w:val="white"/>
                                <w:lang w:val="en-US"/>
                              </w:rPr>
                              <w:t xml:space="preserve"> </w:t>
                            </w:r>
                            <w:proofErr w:type="gramStart"/>
                            <w:r w:rsidRPr="00421520">
                              <w:rPr>
                                <w:rFonts w:cs="Arial"/>
                                <w:color w:val="000000"/>
                                <w:sz w:val="16"/>
                                <w:szCs w:val="16"/>
                                <w:highlight w:val="white"/>
                                <w:lang w:val="en-US"/>
                              </w:rPr>
                              <w:t>javax</w:t>
                            </w:r>
                            <w:r w:rsidRPr="00421520">
                              <w:rPr>
                                <w:rFonts w:cs="Arial"/>
                                <w:b/>
                                <w:bCs/>
                                <w:color w:val="000080"/>
                                <w:sz w:val="16"/>
                                <w:szCs w:val="16"/>
                                <w:highlight w:val="white"/>
                                <w:lang w:val="en-US"/>
                              </w:rPr>
                              <w:t>.</w:t>
                            </w:r>
                            <w:r w:rsidRPr="00421520">
                              <w:rPr>
                                <w:rFonts w:cs="Arial"/>
                                <w:color w:val="000000"/>
                                <w:sz w:val="16"/>
                                <w:szCs w:val="16"/>
                                <w:highlight w:val="white"/>
                                <w:lang w:val="en-US"/>
                              </w:rPr>
                              <w:t>xml</w:t>
                            </w:r>
                            <w:r w:rsidRPr="00421520">
                              <w:rPr>
                                <w:rFonts w:cs="Arial"/>
                                <w:b/>
                                <w:bCs/>
                                <w:color w:val="000080"/>
                                <w:sz w:val="16"/>
                                <w:szCs w:val="16"/>
                                <w:highlight w:val="white"/>
                                <w:lang w:val="en-US"/>
                              </w:rPr>
                              <w:t>.</w:t>
                            </w:r>
                            <w:r w:rsidRPr="00421520">
                              <w:rPr>
                                <w:rFonts w:cs="Arial"/>
                                <w:color w:val="000000"/>
                                <w:sz w:val="16"/>
                                <w:szCs w:val="16"/>
                                <w:highlight w:val="white"/>
                                <w:lang w:val="en-US"/>
                              </w:rPr>
                              <w:t>transform</w:t>
                            </w:r>
                            <w:proofErr w:type="gramEnd"/>
                            <w:r w:rsidRPr="00421520">
                              <w:rPr>
                                <w:rFonts w:cs="Arial"/>
                                <w:b/>
                                <w:bCs/>
                                <w:color w:val="000080"/>
                                <w:sz w:val="16"/>
                                <w:szCs w:val="16"/>
                                <w:highlight w:val="white"/>
                                <w:lang w:val="en-US"/>
                              </w:rPr>
                              <w:t>.</w:t>
                            </w:r>
                            <w:r w:rsidRPr="00421520">
                              <w:rPr>
                                <w:rFonts w:cs="Arial"/>
                                <w:color w:val="000000"/>
                                <w:sz w:val="16"/>
                                <w:szCs w:val="16"/>
                                <w:highlight w:val="white"/>
                                <w:lang w:val="en-US"/>
                              </w:rPr>
                              <w:t>stream</w:t>
                            </w:r>
                            <w:r w:rsidRPr="00421520">
                              <w:rPr>
                                <w:rFonts w:cs="Arial"/>
                                <w:b/>
                                <w:bCs/>
                                <w:color w:val="000080"/>
                                <w:sz w:val="16"/>
                                <w:szCs w:val="16"/>
                                <w:highlight w:val="white"/>
                                <w:lang w:val="en-US"/>
                              </w:rPr>
                              <w:t>.</w:t>
                            </w:r>
                            <w:r w:rsidRPr="00421520">
                              <w:rPr>
                                <w:rFonts w:cs="Arial"/>
                                <w:color w:val="000000"/>
                                <w:sz w:val="16"/>
                                <w:szCs w:val="16"/>
                                <w:highlight w:val="white"/>
                                <w:lang w:val="en-US"/>
                              </w:rPr>
                              <w:t>StreamSource</w:t>
                            </w:r>
                            <w:r w:rsidRPr="00421520">
                              <w:rPr>
                                <w:rFonts w:cs="Arial"/>
                                <w:b/>
                                <w:bCs/>
                                <w:color w:val="000080"/>
                                <w:sz w:val="16"/>
                                <w:szCs w:val="16"/>
                                <w:highlight w:val="white"/>
                                <w:lang w:val="en-US"/>
                              </w:rPr>
                              <w:t>(</w:t>
                            </w:r>
                            <w:r w:rsidRPr="00421520">
                              <w:rPr>
                                <w:rFonts w:cs="Arial"/>
                                <w:color w:val="000000"/>
                                <w:sz w:val="16"/>
                                <w:szCs w:val="16"/>
                                <w:highlight w:val="white"/>
                                <w:lang w:val="en-US"/>
                              </w:rPr>
                              <w:t>commandLine</w:t>
                            </w:r>
                            <w:r w:rsidRPr="00421520">
                              <w:rPr>
                                <w:rFonts w:cs="Arial"/>
                                <w:b/>
                                <w:bCs/>
                                <w:color w:val="000080"/>
                                <w:sz w:val="16"/>
                                <w:szCs w:val="16"/>
                                <w:highlight w:val="white"/>
                                <w:lang w:val="en-US"/>
                              </w:rPr>
                              <w:t>.</w:t>
                            </w:r>
                            <w:r w:rsidRPr="00421520">
                              <w:rPr>
                                <w:rFonts w:cs="Arial"/>
                                <w:color w:val="000000"/>
                                <w:sz w:val="16"/>
                                <w:szCs w:val="16"/>
                                <w:highlight w:val="white"/>
                                <w:lang w:val="en-US"/>
                              </w:rPr>
                              <w:t>getOptionValue</w:t>
                            </w:r>
                            <w:r w:rsidRPr="00421520">
                              <w:rPr>
                                <w:rFonts w:cs="Arial"/>
                                <w:b/>
                                <w:bCs/>
                                <w:color w:val="000080"/>
                                <w:sz w:val="16"/>
                                <w:szCs w:val="16"/>
                                <w:highlight w:val="white"/>
                                <w:lang w:val="en-US"/>
                              </w:rPr>
                              <w:t>(</w:t>
                            </w:r>
                            <w:r w:rsidRPr="00421520">
                              <w:rPr>
                                <w:rFonts w:cs="Arial"/>
                                <w:color w:val="808080"/>
                                <w:sz w:val="16"/>
                                <w:szCs w:val="16"/>
                                <w:highlight w:val="white"/>
                                <w:lang w:val="en-US"/>
                              </w:rPr>
                              <w:t>"xsl"</w:t>
                            </w:r>
                            <w:r w:rsidRPr="00421520">
                              <w:rPr>
                                <w:rFonts w:cs="Arial"/>
                                <w:b/>
                                <w:bCs/>
                                <w:color w:val="000080"/>
                                <w:sz w:val="16"/>
                                <w:szCs w:val="16"/>
                                <w:highlight w:val="white"/>
                                <w:lang w:val="en-US"/>
                              </w:rPr>
                              <w:t>));</w:t>
                            </w:r>
                          </w:p>
                          <w:p w14:paraId="1AEF3E77"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r>
                            <w:r w:rsidRPr="00421520">
                              <w:rPr>
                                <w:rFonts w:cs="Arial"/>
                                <w:color w:val="8000FF"/>
                                <w:sz w:val="16"/>
                                <w:szCs w:val="16"/>
                                <w:highlight w:val="white"/>
                                <w:lang w:val="en-US"/>
                              </w:rPr>
                              <w:t>final</w:t>
                            </w:r>
                            <w:r w:rsidRPr="00421520">
                              <w:rPr>
                                <w:rFonts w:cs="Arial"/>
                                <w:color w:val="000000"/>
                                <w:sz w:val="16"/>
                                <w:szCs w:val="16"/>
                                <w:highlight w:val="white"/>
                                <w:lang w:val="en-US"/>
                              </w:rPr>
                              <w:t xml:space="preserve"> Result </w:t>
                            </w:r>
                            <w:proofErr w:type="spellStart"/>
                            <w:r w:rsidRPr="00421520">
                              <w:rPr>
                                <w:rFonts w:cs="Arial"/>
                                <w:color w:val="000000"/>
                                <w:sz w:val="16"/>
                                <w:szCs w:val="16"/>
                                <w:highlight w:val="white"/>
                                <w:lang w:val="en-US"/>
                              </w:rPr>
                              <w:t>result</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r w:rsidRPr="00421520">
                              <w:rPr>
                                <w:rFonts w:cs="Arial"/>
                                <w:b/>
                                <w:bCs/>
                                <w:color w:val="0000FF"/>
                                <w:sz w:val="16"/>
                                <w:szCs w:val="16"/>
                                <w:highlight w:val="white"/>
                                <w:lang w:val="en-US"/>
                              </w:rPr>
                              <w:t>new</w:t>
                            </w:r>
                            <w:r w:rsidRPr="00421520">
                              <w:rPr>
                                <w:rFonts w:cs="Arial"/>
                                <w:color w:val="000000"/>
                                <w:sz w:val="16"/>
                                <w:szCs w:val="16"/>
                                <w:highlight w:val="white"/>
                                <w:lang w:val="en-US"/>
                              </w:rPr>
                              <w:t xml:space="preserve"> </w:t>
                            </w:r>
                            <w:proofErr w:type="gramStart"/>
                            <w:r w:rsidRPr="00421520">
                              <w:rPr>
                                <w:rFonts w:cs="Arial"/>
                                <w:color w:val="000000"/>
                                <w:sz w:val="16"/>
                                <w:szCs w:val="16"/>
                                <w:highlight w:val="white"/>
                                <w:lang w:val="en-US"/>
                              </w:rPr>
                              <w:t>javax</w:t>
                            </w:r>
                            <w:r w:rsidRPr="00421520">
                              <w:rPr>
                                <w:rFonts w:cs="Arial"/>
                                <w:b/>
                                <w:bCs/>
                                <w:color w:val="000080"/>
                                <w:sz w:val="16"/>
                                <w:szCs w:val="16"/>
                                <w:highlight w:val="white"/>
                                <w:lang w:val="en-US"/>
                              </w:rPr>
                              <w:t>.</w:t>
                            </w:r>
                            <w:r w:rsidRPr="00421520">
                              <w:rPr>
                                <w:rFonts w:cs="Arial"/>
                                <w:color w:val="000000"/>
                                <w:sz w:val="16"/>
                                <w:szCs w:val="16"/>
                                <w:highlight w:val="white"/>
                                <w:lang w:val="en-US"/>
                              </w:rPr>
                              <w:t>xml</w:t>
                            </w:r>
                            <w:r w:rsidRPr="00421520">
                              <w:rPr>
                                <w:rFonts w:cs="Arial"/>
                                <w:b/>
                                <w:bCs/>
                                <w:color w:val="000080"/>
                                <w:sz w:val="16"/>
                                <w:szCs w:val="16"/>
                                <w:highlight w:val="white"/>
                                <w:lang w:val="en-US"/>
                              </w:rPr>
                              <w:t>.</w:t>
                            </w:r>
                            <w:r w:rsidRPr="00421520">
                              <w:rPr>
                                <w:rFonts w:cs="Arial"/>
                                <w:color w:val="000000"/>
                                <w:sz w:val="16"/>
                                <w:szCs w:val="16"/>
                                <w:highlight w:val="white"/>
                                <w:lang w:val="en-US"/>
                              </w:rPr>
                              <w:t>transform</w:t>
                            </w:r>
                            <w:proofErr w:type="gramEnd"/>
                            <w:r w:rsidRPr="00421520">
                              <w:rPr>
                                <w:rFonts w:cs="Arial"/>
                                <w:b/>
                                <w:bCs/>
                                <w:color w:val="000080"/>
                                <w:sz w:val="16"/>
                                <w:szCs w:val="16"/>
                                <w:highlight w:val="white"/>
                                <w:lang w:val="en-US"/>
                              </w:rPr>
                              <w:t>.</w:t>
                            </w:r>
                            <w:r w:rsidRPr="00421520">
                              <w:rPr>
                                <w:rFonts w:cs="Arial"/>
                                <w:color w:val="000000"/>
                                <w:sz w:val="16"/>
                                <w:szCs w:val="16"/>
                                <w:highlight w:val="white"/>
                                <w:lang w:val="en-US"/>
                              </w:rPr>
                              <w:t>stream</w:t>
                            </w:r>
                            <w:r w:rsidRPr="00421520">
                              <w:rPr>
                                <w:rFonts w:cs="Arial"/>
                                <w:b/>
                                <w:bCs/>
                                <w:color w:val="000080"/>
                                <w:sz w:val="16"/>
                                <w:szCs w:val="16"/>
                                <w:highlight w:val="white"/>
                                <w:lang w:val="en-US"/>
                              </w:rPr>
                              <w:t>.</w:t>
                            </w:r>
                            <w:r w:rsidRPr="00421520">
                              <w:rPr>
                                <w:rFonts w:cs="Arial"/>
                                <w:color w:val="000000"/>
                                <w:sz w:val="16"/>
                                <w:szCs w:val="16"/>
                                <w:highlight w:val="white"/>
                                <w:lang w:val="en-US"/>
                              </w:rPr>
                              <w:t>StreamResult</w:t>
                            </w:r>
                            <w:r w:rsidRPr="00421520">
                              <w:rPr>
                                <w:rFonts w:cs="Arial"/>
                                <w:b/>
                                <w:bCs/>
                                <w:color w:val="000080"/>
                                <w:sz w:val="16"/>
                                <w:szCs w:val="16"/>
                                <w:highlight w:val="white"/>
                                <w:lang w:val="en-US"/>
                              </w:rPr>
                              <w:t>(</w:t>
                            </w:r>
                            <w:r w:rsidRPr="00421520">
                              <w:rPr>
                                <w:rFonts w:cs="Arial"/>
                                <w:color w:val="000000"/>
                                <w:sz w:val="16"/>
                                <w:szCs w:val="16"/>
                                <w:highlight w:val="white"/>
                                <w:lang w:val="en-US"/>
                              </w:rPr>
                              <w:t>commandLine</w:t>
                            </w:r>
                            <w:r w:rsidRPr="00421520">
                              <w:rPr>
                                <w:rFonts w:cs="Arial"/>
                                <w:b/>
                                <w:bCs/>
                                <w:color w:val="000080"/>
                                <w:sz w:val="16"/>
                                <w:szCs w:val="16"/>
                                <w:highlight w:val="white"/>
                                <w:lang w:val="en-US"/>
                              </w:rPr>
                              <w:t>.</w:t>
                            </w:r>
                            <w:r w:rsidRPr="00421520">
                              <w:rPr>
                                <w:rFonts w:cs="Arial"/>
                                <w:color w:val="000000"/>
                                <w:sz w:val="16"/>
                                <w:szCs w:val="16"/>
                                <w:highlight w:val="white"/>
                                <w:lang w:val="en-US"/>
                              </w:rPr>
                              <w:t>getOptionValue</w:t>
                            </w:r>
                            <w:r w:rsidRPr="00421520">
                              <w:rPr>
                                <w:rFonts w:cs="Arial"/>
                                <w:b/>
                                <w:bCs/>
                                <w:color w:val="000080"/>
                                <w:sz w:val="16"/>
                                <w:szCs w:val="16"/>
                                <w:highlight w:val="white"/>
                                <w:lang w:val="en-US"/>
                              </w:rPr>
                              <w:t>(</w:t>
                            </w:r>
                            <w:r w:rsidRPr="00421520">
                              <w:rPr>
                                <w:rFonts w:cs="Arial"/>
                                <w:color w:val="808080"/>
                                <w:sz w:val="16"/>
                                <w:szCs w:val="16"/>
                                <w:highlight w:val="white"/>
                                <w:lang w:val="en-US"/>
                              </w:rPr>
                              <w:t>"outputxsl"</w:t>
                            </w:r>
                            <w:r w:rsidRPr="00421520">
                              <w:rPr>
                                <w:rFonts w:cs="Arial"/>
                                <w:b/>
                                <w:bCs/>
                                <w:color w:val="000080"/>
                                <w:sz w:val="16"/>
                                <w:szCs w:val="16"/>
                                <w:highlight w:val="white"/>
                                <w:lang w:val="en-US"/>
                              </w:rPr>
                              <w:t>));</w:t>
                            </w:r>
                          </w:p>
                          <w:p w14:paraId="673C14EC"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p>
                          <w:p w14:paraId="06FB9CB2"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r>
                            <w:proofErr w:type="spellStart"/>
                            <w:r w:rsidRPr="00421520">
                              <w:rPr>
                                <w:rFonts w:cs="Arial"/>
                                <w:color w:val="000000"/>
                                <w:sz w:val="16"/>
                                <w:szCs w:val="16"/>
                                <w:highlight w:val="white"/>
                                <w:lang w:val="en-US"/>
                              </w:rPr>
                              <w:t>TransformerFactory</w:t>
                            </w:r>
                            <w:proofErr w:type="spellEnd"/>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tFactory</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TransformerFactory</w:t>
                            </w:r>
                            <w:r w:rsidRPr="00421520">
                              <w:rPr>
                                <w:rFonts w:cs="Arial"/>
                                <w:b/>
                                <w:bCs/>
                                <w:color w:val="000080"/>
                                <w:sz w:val="16"/>
                                <w:szCs w:val="16"/>
                                <w:highlight w:val="white"/>
                                <w:lang w:val="en-US"/>
                              </w:rPr>
                              <w:t>.</w:t>
                            </w:r>
                            <w:r w:rsidRPr="00421520">
                              <w:rPr>
                                <w:rFonts w:cs="Arial"/>
                                <w:color w:val="000000"/>
                                <w:sz w:val="16"/>
                                <w:szCs w:val="16"/>
                                <w:highlight w:val="white"/>
                                <w:lang w:val="en-US"/>
                              </w:rPr>
                              <w:t>newInstance</w:t>
                            </w:r>
                            <w:proofErr w:type="spellEnd"/>
                            <w:r w:rsidRPr="00421520">
                              <w:rPr>
                                <w:rFonts w:cs="Arial"/>
                                <w:b/>
                                <w:bCs/>
                                <w:color w:val="000080"/>
                                <w:sz w:val="16"/>
                                <w:szCs w:val="16"/>
                                <w:highlight w:val="white"/>
                                <w:lang w:val="en-US"/>
                              </w:rPr>
                              <w:t>(</w:t>
                            </w:r>
                            <w:proofErr w:type="gramStart"/>
                            <w:r w:rsidRPr="00421520">
                              <w:rPr>
                                <w:rFonts w:cs="Arial"/>
                                <w:b/>
                                <w:bCs/>
                                <w:color w:val="000080"/>
                                <w:sz w:val="16"/>
                                <w:szCs w:val="16"/>
                                <w:highlight w:val="white"/>
                                <w:lang w:val="en-US"/>
                              </w:rPr>
                              <w:t>);</w:t>
                            </w:r>
                            <w:proofErr w:type="gramEnd"/>
                          </w:p>
                          <w:p w14:paraId="7DB70EE9"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t xml:space="preserve">transformer </w:t>
                            </w:r>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proofErr w:type="spellStart"/>
                            <w:proofErr w:type="gramStart"/>
                            <w:r w:rsidRPr="00421520">
                              <w:rPr>
                                <w:rFonts w:cs="Arial"/>
                                <w:color w:val="000000"/>
                                <w:sz w:val="16"/>
                                <w:szCs w:val="16"/>
                                <w:highlight w:val="white"/>
                                <w:lang w:val="en-US"/>
                              </w:rPr>
                              <w:t>tf</w:t>
                            </w:r>
                            <w:r w:rsidRPr="00421520">
                              <w:rPr>
                                <w:rFonts w:cs="Arial"/>
                                <w:b/>
                                <w:bCs/>
                                <w:color w:val="000080"/>
                                <w:sz w:val="16"/>
                                <w:szCs w:val="16"/>
                                <w:highlight w:val="white"/>
                                <w:lang w:val="en-US"/>
                              </w:rPr>
                              <w:t>.</w:t>
                            </w:r>
                            <w:r w:rsidRPr="00421520">
                              <w:rPr>
                                <w:rFonts w:cs="Arial"/>
                                <w:color w:val="000000"/>
                                <w:sz w:val="16"/>
                                <w:szCs w:val="16"/>
                                <w:highlight w:val="white"/>
                                <w:lang w:val="en-US"/>
                              </w:rPr>
                              <w:t>newTransformer</w:t>
                            </w:r>
                            <w:proofErr w:type="spellEnd"/>
                            <w:proofErr w:type="gramEnd"/>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xsltSource</w:t>
                            </w:r>
                            <w:proofErr w:type="spellEnd"/>
                            <w:r w:rsidRPr="00421520">
                              <w:rPr>
                                <w:rFonts w:cs="Arial"/>
                                <w:b/>
                                <w:bCs/>
                                <w:color w:val="000080"/>
                                <w:sz w:val="16"/>
                                <w:szCs w:val="16"/>
                                <w:highlight w:val="white"/>
                                <w:lang w:val="en-US"/>
                              </w:rPr>
                              <w:t>);</w:t>
                            </w:r>
                          </w:p>
                          <w:p w14:paraId="72C3EDF6"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r>
                            <w:proofErr w:type="spellStart"/>
                            <w:proofErr w:type="gramStart"/>
                            <w:r w:rsidRPr="00421520">
                              <w:rPr>
                                <w:rFonts w:cs="Arial"/>
                                <w:color w:val="000000"/>
                                <w:sz w:val="16"/>
                                <w:szCs w:val="16"/>
                                <w:highlight w:val="white"/>
                                <w:lang w:val="en-US"/>
                              </w:rPr>
                              <w:t>transformer</w:t>
                            </w:r>
                            <w:r w:rsidRPr="00421520">
                              <w:rPr>
                                <w:rFonts w:cs="Arial"/>
                                <w:b/>
                                <w:bCs/>
                                <w:color w:val="000080"/>
                                <w:sz w:val="16"/>
                                <w:szCs w:val="16"/>
                                <w:highlight w:val="white"/>
                                <w:lang w:val="en-US"/>
                              </w:rPr>
                              <w:t>.</w:t>
                            </w:r>
                            <w:r w:rsidRPr="00421520">
                              <w:rPr>
                                <w:rFonts w:cs="Arial"/>
                                <w:color w:val="000000"/>
                                <w:sz w:val="16"/>
                                <w:szCs w:val="16"/>
                                <w:highlight w:val="white"/>
                                <w:lang w:val="en-US"/>
                              </w:rPr>
                              <w:t>setParameter</w:t>
                            </w:r>
                            <w:proofErr w:type="spellEnd"/>
                            <w:proofErr w:type="gramEnd"/>
                            <w:r w:rsidRPr="00421520">
                              <w:rPr>
                                <w:rFonts w:cs="Arial"/>
                                <w:b/>
                                <w:bCs/>
                                <w:color w:val="000080"/>
                                <w:sz w:val="16"/>
                                <w:szCs w:val="16"/>
                                <w:highlight w:val="white"/>
                                <w:lang w:val="en-US"/>
                              </w:rPr>
                              <w:t>(</w:t>
                            </w:r>
                            <w:r w:rsidRPr="00421520">
                              <w:rPr>
                                <w:rFonts w:cs="Arial"/>
                                <w:color w:val="808080"/>
                                <w:sz w:val="16"/>
                                <w:szCs w:val="16"/>
                                <w:highlight w:val="white"/>
                                <w:lang w:val="en-US"/>
                              </w:rPr>
                              <w:t>"title"</w:t>
                            </w:r>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fCda</w:t>
                            </w:r>
                            <w:r w:rsidRPr="00421520">
                              <w:rPr>
                                <w:rFonts w:cs="Arial"/>
                                <w:b/>
                                <w:bCs/>
                                <w:color w:val="000080"/>
                                <w:sz w:val="16"/>
                                <w:szCs w:val="16"/>
                                <w:highlight w:val="white"/>
                                <w:lang w:val="en-US"/>
                              </w:rPr>
                              <w:t>.</w:t>
                            </w:r>
                            <w:r w:rsidRPr="00421520">
                              <w:rPr>
                                <w:rFonts w:cs="Arial"/>
                                <w:color w:val="000000"/>
                                <w:sz w:val="16"/>
                                <w:szCs w:val="16"/>
                                <w:highlight w:val="white"/>
                                <w:lang w:val="en-US"/>
                              </w:rPr>
                              <w:t>getName</w:t>
                            </w:r>
                            <w:proofErr w:type="spellEnd"/>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p>
                          <w:p w14:paraId="618CF72B" w14:textId="77777777" w:rsidR="00421520" w:rsidRPr="001047E2" w:rsidRDefault="00421520" w:rsidP="00421520">
                            <w:pPr>
                              <w:autoSpaceDE w:val="0"/>
                              <w:autoSpaceDN w:val="0"/>
                              <w:adjustRightInd w:val="0"/>
                              <w:spacing w:after="0"/>
                              <w:jc w:val="left"/>
                              <w:rPr>
                                <w:rFonts w:cs="Arial"/>
                                <w:color w:val="000000"/>
                                <w:sz w:val="16"/>
                                <w:szCs w:val="16"/>
                                <w:highlight w:val="white"/>
                              </w:rPr>
                            </w:pPr>
                            <w:r w:rsidRPr="00421520">
                              <w:rPr>
                                <w:rFonts w:cs="Arial"/>
                                <w:color w:val="000000"/>
                                <w:sz w:val="16"/>
                                <w:szCs w:val="16"/>
                                <w:highlight w:val="white"/>
                                <w:lang w:val="en-US"/>
                              </w:rPr>
                              <w:tab/>
                            </w:r>
                            <w:r w:rsidRPr="00421520">
                              <w:rPr>
                                <w:rFonts w:cs="Arial"/>
                                <w:color w:val="000000"/>
                                <w:sz w:val="16"/>
                                <w:szCs w:val="16"/>
                                <w:highlight w:val="white"/>
                                <w:lang w:val="en-US"/>
                              </w:rPr>
                              <w:tab/>
                            </w:r>
                            <w:proofErr w:type="spellStart"/>
                            <w:proofErr w:type="gramStart"/>
                            <w:r w:rsidRPr="001047E2">
                              <w:rPr>
                                <w:rFonts w:cs="Arial"/>
                                <w:color w:val="000000"/>
                                <w:sz w:val="16"/>
                                <w:szCs w:val="16"/>
                                <w:highlight w:val="white"/>
                              </w:rPr>
                              <w:t>transformer</w:t>
                            </w:r>
                            <w:r w:rsidRPr="001047E2">
                              <w:rPr>
                                <w:rFonts w:cs="Arial"/>
                                <w:b/>
                                <w:bCs/>
                                <w:color w:val="000080"/>
                                <w:sz w:val="16"/>
                                <w:szCs w:val="16"/>
                                <w:highlight w:val="white"/>
                              </w:rPr>
                              <w:t>.</w:t>
                            </w:r>
                            <w:r w:rsidRPr="001047E2">
                              <w:rPr>
                                <w:rFonts w:cs="Arial"/>
                                <w:color w:val="000000"/>
                                <w:sz w:val="16"/>
                                <w:szCs w:val="16"/>
                                <w:highlight w:val="white"/>
                              </w:rPr>
                              <w:t>transform</w:t>
                            </w:r>
                            <w:proofErr w:type="spellEnd"/>
                            <w:proofErr w:type="gramEnd"/>
                            <w:r w:rsidRPr="001047E2">
                              <w:rPr>
                                <w:rFonts w:cs="Arial"/>
                                <w:b/>
                                <w:bCs/>
                                <w:color w:val="000080"/>
                                <w:sz w:val="16"/>
                                <w:szCs w:val="16"/>
                                <w:highlight w:val="white"/>
                              </w:rPr>
                              <w:t>(</w:t>
                            </w:r>
                            <w:proofErr w:type="spellStart"/>
                            <w:r w:rsidRPr="001047E2">
                              <w:rPr>
                                <w:rFonts w:cs="Arial"/>
                                <w:color w:val="000000"/>
                                <w:sz w:val="16"/>
                                <w:szCs w:val="16"/>
                                <w:highlight w:val="white"/>
                              </w:rPr>
                              <w:t>xmlSource</w:t>
                            </w:r>
                            <w:proofErr w:type="spellEnd"/>
                            <w:r w:rsidRPr="001047E2">
                              <w:rPr>
                                <w:rFonts w:cs="Arial"/>
                                <w:b/>
                                <w:bCs/>
                                <w:color w:val="000080"/>
                                <w:sz w:val="16"/>
                                <w:szCs w:val="16"/>
                                <w:highlight w:val="white"/>
                              </w:rPr>
                              <w:t>,</w:t>
                            </w:r>
                            <w:r w:rsidRPr="001047E2">
                              <w:rPr>
                                <w:rFonts w:cs="Arial"/>
                                <w:color w:val="000000"/>
                                <w:sz w:val="16"/>
                                <w:szCs w:val="16"/>
                                <w:highlight w:val="white"/>
                              </w:rPr>
                              <w:t xml:space="preserve"> </w:t>
                            </w:r>
                            <w:proofErr w:type="spellStart"/>
                            <w:r w:rsidRPr="001047E2">
                              <w:rPr>
                                <w:rFonts w:cs="Arial"/>
                                <w:color w:val="000000"/>
                                <w:sz w:val="16"/>
                                <w:szCs w:val="16"/>
                                <w:highlight w:val="white"/>
                              </w:rPr>
                              <w:t>result</w:t>
                            </w:r>
                            <w:proofErr w:type="spellEnd"/>
                            <w:r w:rsidRPr="001047E2">
                              <w:rPr>
                                <w:rFonts w:cs="Arial"/>
                                <w:b/>
                                <w:bCs/>
                                <w:color w:val="000080"/>
                                <w:sz w:val="16"/>
                                <w:szCs w:val="16"/>
                                <w:highlight w:val="white"/>
                              </w:rPr>
                              <w:t>);</w:t>
                            </w:r>
                          </w:p>
                          <w:p w14:paraId="77F30FC0" w14:textId="77777777" w:rsidR="00421520" w:rsidRPr="001047E2" w:rsidRDefault="00421520" w:rsidP="00421520">
                            <w:pPr>
                              <w:autoSpaceDE w:val="0"/>
                              <w:autoSpaceDN w:val="0"/>
                              <w:adjustRightInd w:val="0"/>
                              <w:spacing w:after="0"/>
                              <w:jc w:val="left"/>
                              <w:rPr>
                                <w:rFonts w:cs="Arial"/>
                                <w:color w:val="000000"/>
                                <w:sz w:val="16"/>
                                <w:szCs w:val="16"/>
                                <w:highlight w:val="white"/>
                              </w:rPr>
                            </w:pPr>
                            <w:r w:rsidRPr="001047E2">
                              <w:rPr>
                                <w:rFonts w:cs="Arial"/>
                                <w:color w:val="000000"/>
                                <w:sz w:val="16"/>
                                <w:szCs w:val="16"/>
                                <w:highlight w:val="white"/>
                              </w:rPr>
                              <w:tab/>
                            </w:r>
                            <w:r w:rsidRPr="001047E2">
                              <w:rPr>
                                <w:rFonts w:cs="Arial"/>
                                <w:b/>
                                <w:bCs/>
                                <w:color w:val="000080"/>
                                <w:sz w:val="16"/>
                                <w:szCs w:val="16"/>
                                <w:highlight w:val="white"/>
                              </w:rPr>
                              <w:t>}</w:t>
                            </w:r>
                          </w:p>
                          <w:p w14:paraId="42B01E81" w14:textId="77777777" w:rsidR="00421520" w:rsidRPr="001047E2" w:rsidRDefault="00421520" w:rsidP="00421520">
                            <w:pPr>
                              <w:rPr>
                                <w:rFonts w:cs="Arial"/>
                                <w:sz w:val="16"/>
                                <w:szCs w:val="16"/>
                              </w:rPr>
                            </w:pPr>
                            <w:r w:rsidRPr="001047E2">
                              <w:rPr>
                                <w:rFonts w:cs="Arial"/>
                                <w:color w:val="000000"/>
                                <w:sz w:val="16"/>
                                <w:szCs w:val="16"/>
                                <w:highlight w:val="white"/>
                              </w:rPr>
                              <w:tab/>
                            </w:r>
                            <w:r w:rsidRPr="001047E2">
                              <w:rPr>
                                <w:rFonts w:cs="Arial"/>
                                <w:color w:val="000000"/>
                                <w:sz w:val="16"/>
                                <w:szCs w:val="16"/>
                                <w:highlight w:val="white"/>
                              </w:rPr>
                              <w:tab/>
                            </w:r>
                            <w:r w:rsidRPr="001047E2">
                              <w:rPr>
                                <w:rFonts w:cs="Arial"/>
                                <w:color w:val="000000"/>
                                <w:sz w:val="16"/>
                                <w:szCs w:val="16"/>
                                <w:highlight w:val="whit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56E675" id="Zone de texte 6" o:spid="_x0000_s1028" type="#_x0000_t202" style="position:absolute;left:0;text-align:left;margin-left:3.05pt;margin-top:2.85pt;width:535.2pt;height:301.2pt;z-index:251675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" fillcolor="white [3201]" strokeweight=".5pt">
                <v:textbox>
                  <w:txbxContent>
                    <w:p w14:paraId="4B882F0B" w14:textId="77777777" w:rsidR="00421520" w:rsidRPr="001047E2" w:rsidRDefault="00421520" w:rsidP="00421520">
                      <w:pPr>
                        <w:autoSpaceDE w:val="0"/>
                        <w:autoSpaceDN w:val="0"/>
                        <w:adjustRightInd w:val="0"/>
                        <w:spacing w:after="0"/>
                        <w:jc w:val="left"/>
                        <w:rPr>
                          <w:rFonts w:cs="Arial"/>
                          <w:color w:val="008000"/>
                          <w:sz w:val="16"/>
                          <w:szCs w:val="16"/>
                          <w:highlight w:val="white"/>
                        </w:rPr>
                      </w:pPr>
                      <w:r w:rsidRPr="001047E2">
                        <w:rPr>
                          <w:rFonts w:cs="Arial"/>
                          <w:color w:val="000000"/>
                          <w:sz w:val="16"/>
                          <w:szCs w:val="16"/>
                          <w:highlight w:val="white"/>
                        </w:rPr>
                        <w:tab/>
                      </w:r>
                      <w:r w:rsidRPr="001047E2">
                        <w:rPr>
                          <w:rFonts w:cs="Arial"/>
                          <w:color w:val="008000"/>
                          <w:sz w:val="16"/>
                          <w:szCs w:val="16"/>
                          <w:highlight w:val="white"/>
                        </w:rPr>
                        <w:t xml:space="preserve">//Mode pure à </w:t>
                      </w:r>
                      <w:r>
                        <w:rPr>
                          <w:rFonts w:cs="Arial"/>
                          <w:color w:val="008000"/>
                          <w:sz w:val="16"/>
                          <w:szCs w:val="16"/>
                          <w:highlight w:val="white"/>
                        </w:rPr>
                        <w:t>false</w:t>
                      </w:r>
                      <w:r w:rsidRPr="001047E2">
                        <w:rPr>
                          <w:rFonts w:cs="Arial"/>
                          <w:color w:val="008000"/>
                          <w:sz w:val="16"/>
                          <w:szCs w:val="16"/>
                          <w:highlight w:val="white"/>
                        </w:rPr>
                        <w:t xml:space="preserve"> </w:t>
                      </w:r>
                    </w:p>
                    <w:p w14:paraId="4281A7D1" w14:textId="77777777" w:rsidR="00421520" w:rsidRPr="001047E2" w:rsidRDefault="00421520" w:rsidP="00421520">
                      <w:pPr>
                        <w:autoSpaceDE w:val="0"/>
                        <w:autoSpaceDN w:val="0"/>
                        <w:adjustRightInd w:val="0"/>
                        <w:spacing w:after="0"/>
                        <w:jc w:val="left"/>
                        <w:rPr>
                          <w:rFonts w:cs="Arial"/>
                          <w:color w:val="000000"/>
                          <w:sz w:val="16"/>
                          <w:szCs w:val="16"/>
                          <w:highlight w:val="white"/>
                        </w:rPr>
                      </w:pPr>
                      <w:r w:rsidRPr="001047E2">
                        <w:rPr>
                          <w:rFonts w:cs="Arial"/>
                          <w:color w:val="000000"/>
                          <w:sz w:val="16"/>
                          <w:szCs w:val="16"/>
                          <w:highlight w:val="white"/>
                        </w:rPr>
                        <w:tab/>
                      </w:r>
                      <w:proofErr w:type="spellStart"/>
                      <w:r w:rsidRPr="001047E2">
                        <w:rPr>
                          <w:rFonts w:cs="Arial"/>
                          <w:color w:val="8000FF"/>
                          <w:sz w:val="16"/>
                          <w:szCs w:val="16"/>
                          <w:highlight w:val="white"/>
                        </w:rPr>
                        <w:t>boolean</w:t>
                      </w:r>
                      <w:proofErr w:type="spellEnd"/>
                      <w:r w:rsidRPr="001047E2">
                        <w:rPr>
                          <w:rFonts w:cs="Arial"/>
                          <w:color w:val="000000"/>
                          <w:sz w:val="16"/>
                          <w:szCs w:val="16"/>
                          <w:highlight w:val="white"/>
                        </w:rPr>
                        <w:t xml:space="preserve"> </w:t>
                      </w:r>
                      <w:proofErr w:type="spellStart"/>
                      <w:r w:rsidRPr="001047E2">
                        <w:rPr>
                          <w:rFonts w:cs="Arial"/>
                          <w:color w:val="000000"/>
                          <w:sz w:val="16"/>
                          <w:szCs w:val="16"/>
                          <w:highlight w:val="white"/>
                        </w:rPr>
                        <w:t>modePure</w:t>
                      </w:r>
                      <w:proofErr w:type="spellEnd"/>
                      <w:r w:rsidRPr="001047E2">
                        <w:rPr>
                          <w:rFonts w:cs="Arial"/>
                          <w:color w:val="000000"/>
                          <w:sz w:val="16"/>
                          <w:szCs w:val="16"/>
                          <w:highlight w:val="white"/>
                        </w:rPr>
                        <w:t xml:space="preserve"> </w:t>
                      </w:r>
                      <w:r w:rsidRPr="001047E2">
                        <w:rPr>
                          <w:rFonts w:cs="Arial"/>
                          <w:b/>
                          <w:bCs/>
                          <w:color w:val="000080"/>
                          <w:sz w:val="16"/>
                          <w:szCs w:val="16"/>
                          <w:highlight w:val="white"/>
                        </w:rPr>
                        <w:t>=</w:t>
                      </w:r>
                      <w:r w:rsidRPr="001047E2">
                        <w:rPr>
                          <w:rFonts w:cs="Arial"/>
                          <w:color w:val="000000"/>
                          <w:sz w:val="16"/>
                          <w:szCs w:val="16"/>
                          <w:highlight w:val="white"/>
                        </w:rPr>
                        <w:t xml:space="preserve"> </w:t>
                      </w:r>
                      <w:r w:rsidRPr="001047E2">
                        <w:rPr>
                          <w:rFonts w:cs="Arial"/>
                          <w:b/>
                          <w:bCs/>
                          <w:color w:val="0000FF"/>
                          <w:sz w:val="16"/>
                          <w:szCs w:val="16"/>
                          <w:highlight w:val="white"/>
                        </w:rPr>
                        <w:t>false</w:t>
                      </w:r>
                      <w:r w:rsidRPr="001047E2">
                        <w:rPr>
                          <w:rFonts w:cs="Arial"/>
                          <w:b/>
                          <w:bCs/>
                          <w:color w:val="000080"/>
                          <w:sz w:val="16"/>
                          <w:szCs w:val="16"/>
                          <w:highlight w:val="white"/>
                        </w:rPr>
                        <w:t>;</w:t>
                      </w:r>
                    </w:p>
                    <w:p w14:paraId="030FC935"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1047E2">
                        <w:rPr>
                          <w:rFonts w:cs="Arial"/>
                          <w:color w:val="000000"/>
                          <w:sz w:val="16"/>
                          <w:szCs w:val="16"/>
                          <w:highlight w:val="white"/>
                        </w:rPr>
                        <w:tab/>
                      </w:r>
                      <w:r w:rsidRPr="00421520">
                        <w:rPr>
                          <w:rFonts w:cs="Arial"/>
                          <w:color w:val="8000FF"/>
                          <w:sz w:val="16"/>
                          <w:szCs w:val="16"/>
                          <w:highlight w:val="white"/>
                          <w:lang w:val="en-US"/>
                        </w:rPr>
                        <w:t>final</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ISchematronResource</w:t>
                      </w:r>
                      <w:proofErr w:type="spellEnd"/>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aResPure</w:t>
                      </w:r>
                      <w:proofErr w:type="spellEnd"/>
                      <w:r w:rsidRPr="00421520">
                        <w:rPr>
                          <w:rFonts w:cs="Arial"/>
                          <w:b/>
                          <w:bCs/>
                          <w:color w:val="000080"/>
                          <w:sz w:val="16"/>
                          <w:szCs w:val="16"/>
                          <w:highlight w:val="white"/>
                          <w:lang w:val="en-US"/>
                        </w:rPr>
                        <w:t>;</w:t>
                      </w:r>
                    </w:p>
                    <w:p w14:paraId="0FA6A649"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b/>
                          <w:bCs/>
                          <w:color w:val="0000FF"/>
                          <w:sz w:val="16"/>
                          <w:szCs w:val="16"/>
                          <w:highlight w:val="white"/>
                          <w:lang w:val="en-US"/>
                        </w:rPr>
                        <w:t>if</w:t>
                      </w:r>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modePure</w:t>
                      </w:r>
                      <w:proofErr w:type="spellEnd"/>
                      <w:r w:rsidRPr="00421520">
                        <w:rPr>
                          <w:rFonts w:cs="Arial"/>
                          <w:b/>
                          <w:bCs/>
                          <w:color w:val="000080"/>
                          <w:sz w:val="16"/>
                          <w:szCs w:val="16"/>
                          <w:highlight w:val="white"/>
                          <w:lang w:val="en-US"/>
                        </w:rPr>
                        <w:t>)</w:t>
                      </w:r>
                    </w:p>
                    <w:p w14:paraId="07460290"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t xml:space="preserve"> </w:t>
                      </w:r>
                      <w:proofErr w:type="spellStart"/>
                      <w:r w:rsidRPr="00421520">
                        <w:rPr>
                          <w:rFonts w:cs="Arial"/>
                          <w:color w:val="000000"/>
                          <w:sz w:val="16"/>
                          <w:szCs w:val="16"/>
                          <w:highlight w:val="white"/>
                          <w:lang w:val="en-US"/>
                        </w:rPr>
                        <w:t>aResPure</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SchematronResourcePure</w:t>
                      </w:r>
                      <w:r w:rsidRPr="00421520">
                        <w:rPr>
                          <w:rFonts w:cs="Arial"/>
                          <w:b/>
                          <w:bCs/>
                          <w:color w:val="000080"/>
                          <w:sz w:val="16"/>
                          <w:szCs w:val="16"/>
                          <w:highlight w:val="white"/>
                          <w:lang w:val="en-US"/>
                        </w:rPr>
                        <w:t>.</w:t>
                      </w:r>
                      <w:r w:rsidRPr="00421520">
                        <w:rPr>
                          <w:rFonts w:cs="Arial"/>
                          <w:color w:val="000000"/>
                          <w:sz w:val="16"/>
                          <w:szCs w:val="16"/>
                          <w:highlight w:val="white"/>
                          <w:lang w:val="en-US"/>
                        </w:rPr>
                        <w:t>fromFile</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fileShematron</w:t>
                      </w:r>
                      <w:proofErr w:type="spellEnd"/>
                      <w:r w:rsidRPr="00421520">
                        <w:rPr>
                          <w:rFonts w:cs="Arial"/>
                          <w:b/>
                          <w:bCs/>
                          <w:color w:val="000080"/>
                          <w:sz w:val="16"/>
                          <w:szCs w:val="16"/>
                          <w:highlight w:val="white"/>
                          <w:lang w:val="en-US"/>
                        </w:rPr>
                        <w:t>);</w:t>
                      </w:r>
                    </w:p>
                    <w:p w14:paraId="23DCEFBC"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b/>
                          <w:bCs/>
                          <w:color w:val="0000FF"/>
                          <w:sz w:val="16"/>
                          <w:szCs w:val="16"/>
                          <w:highlight w:val="white"/>
                          <w:lang w:val="en-US"/>
                        </w:rPr>
                        <w:t>else</w:t>
                      </w:r>
                      <w:r w:rsidRPr="00421520">
                        <w:rPr>
                          <w:rFonts w:cs="Arial"/>
                          <w:color w:val="000000"/>
                          <w:sz w:val="16"/>
                          <w:szCs w:val="16"/>
                          <w:highlight w:val="white"/>
                          <w:lang w:val="en-US"/>
                        </w:rPr>
                        <w:t xml:space="preserve"> </w:t>
                      </w:r>
                      <w:r w:rsidRPr="00421520">
                        <w:rPr>
                          <w:rFonts w:cs="Arial"/>
                          <w:color w:val="000000"/>
                          <w:sz w:val="16"/>
                          <w:szCs w:val="16"/>
                          <w:highlight w:val="white"/>
                          <w:lang w:val="en-US"/>
                        </w:rPr>
                        <w:tab/>
                      </w:r>
                      <w:r w:rsidRPr="00421520">
                        <w:rPr>
                          <w:rFonts w:cs="Arial"/>
                          <w:color w:val="000000"/>
                          <w:sz w:val="16"/>
                          <w:szCs w:val="16"/>
                          <w:highlight w:val="white"/>
                          <w:lang w:val="en-US"/>
                        </w:rPr>
                        <w:tab/>
                      </w:r>
                    </w:p>
                    <w:p w14:paraId="6DE5B338"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t xml:space="preserve"> </w:t>
                      </w:r>
                      <w:proofErr w:type="spellStart"/>
                      <w:r w:rsidRPr="00421520">
                        <w:rPr>
                          <w:rFonts w:cs="Arial"/>
                          <w:color w:val="000000"/>
                          <w:sz w:val="16"/>
                          <w:szCs w:val="16"/>
                          <w:highlight w:val="white"/>
                          <w:lang w:val="en-US"/>
                        </w:rPr>
                        <w:t>aResPure</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SchematronResourceSCH</w:t>
                      </w:r>
                      <w:r w:rsidRPr="00421520">
                        <w:rPr>
                          <w:rFonts w:cs="Arial"/>
                          <w:b/>
                          <w:bCs/>
                          <w:color w:val="000080"/>
                          <w:sz w:val="16"/>
                          <w:szCs w:val="16"/>
                          <w:highlight w:val="white"/>
                          <w:lang w:val="en-US"/>
                        </w:rPr>
                        <w:t>.</w:t>
                      </w:r>
                      <w:r w:rsidRPr="00421520">
                        <w:rPr>
                          <w:rFonts w:cs="Arial"/>
                          <w:color w:val="000000"/>
                          <w:sz w:val="16"/>
                          <w:szCs w:val="16"/>
                          <w:highlight w:val="white"/>
                          <w:lang w:val="en-US"/>
                        </w:rPr>
                        <w:t>fromFile</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fileShematron</w:t>
                      </w:r>
                      <w:proofErr w:type="spellEnd"/>
                      <w:r w:rsidRPr="00421520">
                        <w:rPr>
                          <w:rFonts w:cs="Arial"/>
                          <w:b/>
                          <w:bCs/>
                          <w:color w:val="000080"/>
                          <w:sz w:val="16"/>
                          <w:szCs w:val="16"/>
                          <w:highlight w:val="white"/>
                          <w:lang w:val="en-US"/>
                        </w:rPr>
                        <w:t>);</w:t>
                      </w:r>
                    </w:p>
                    <w:p w14:paraId="201966D4"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b/>
                          <w:bCs/>
                          <w:color w:val="0000FF"/>
                          <w:sz w:val="16"/>
                          <w:szCs w:val="16"/>
                          <w:highlight w:val="white"/>
                          <w:lang w:val="en-US"/>
                        </w:rPr>
                        <w:t>if</w:t>
                      </w:r>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aResPure</w:t>
                      </w:r>
                      <w:r w:rsidRPr="00421520">
                        <w:rPr>
                          <w:rFonts w:cs="Arial"/>
                          <w:b/>
                          <w:bCs/>
                          <w:color w:val="000080"/>
                          <w:sz w:val="16"/>
                          <w:szCs w:val="16"/>
                          <w:highlight w:val="white"/>
                          <w:lang w:val="en-US"/>
                        </w:rPr>
                        <w:t>.</w:t>
                      </w:r>
                      <w:r w:rsidRPr="00421520">
                        <w:rPr>
                          <w:rFonts w:cs="Arial"/>
                          <w:color w:val="000000"/>
                          <w:sz w:val="16"/>
                          <w:szCs w:val="16"/>
                          <w:highlight w:val="white"/>
                          <w:lang w:val="en-US"/>
                        </w:rPr>
                        <w:t>isValidSchematron</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p>
                    <w:p w14:paraId="098A93AF"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r>
                      <w:r w:rsidRPr="00421520">
                        <w:rPr>
                          <w:rFonts w:cs="Arial"/>
                          <w:b/>
                          <w:bCs/>
                          <w:color w:val="0000FF"/>
                          <w:sz w:val="16"/>
                          <w:szCs w:val="16"/>
                          <w:highlight w:val="white"/>
                          <w:lang w:val="en-US"/>
                        </w:rPr>
                        <w:t>throw</w:t>
                      </w:r>
                      <w:r w:rsidRPr="00421520">
                        <w:rPr>
                          <w:rFonts w:cs="Arial"/>
                          <w:color w:val="000000"/>
                          <w:sz w:val="16"/>
                          <w:szCs w:val="16"/>
                          <w:highlight w:val="white"/>
                          <w:lang w:val="en-US"/>
                        </w:rPr>
                        <w:t xml:space="preserve"> </w:t>
                      </w:r>
                      <w:r w:rsidRPr="00421520">
                        <w:rPr>
                          <w:rFonts w:cs="Arial"/>
                          <w:b/>
                          <w:bCs/>
                          <w:color w:val="0000FF"/>
                          <w:sz w:val="16"/>
                          <w:szCs w:val="16"/>
                          <w:highlight w:val="white"/>
                          <w:lang w:val="en-US"/>
                        </w:rPr>
                        <w:t>new</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IllegalArgumentException</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color w:val="808080"/>
                          <w:sz w:val="16"/>
                          <w:szCs w:val="16"/>
                          <w:highlight w:val="white"/>
                          <w:lang w:val="en-US"/>
                        </w:rPr>
                        <w:t xml:space="preserve">"Invalid </w:t>
                      </w:r>
                      <w:proofErr w:type="spellStart"/>
                      <w:r w:rsidRPr="00421520">
                        <w:rPr>
                          <w:rFonts w:cs="Arial"/>
                          <w:color w:val="808080"/>
                          <w:sz w:val="16"/>
                          <w:szCs w:val="16"/>
                          <w:highlight w:val="white"/>
                          <w:lang w:val="en-US"/>
                        </w:rPr>
                        <w:t>Schematron</w:t>
                      </w:r>
                      <w:proofErr w:type="spellEnd"/>
                      <w:r w:rsidRPr="00421520">
                        <w:rPr>
                          <w:rFonts w:cs="Arial"/>
                          <w:color w:val="808080"/>
                          <w:sz w:val="16"/>
                          <w:szCs w:val="16"/>
                          <w:highlight w:val="white"/>
                          <w:lang w:val="en-US"/>
                        </w:rPr>
                        <w:t>!"</w:t>
                      </w:r>
                      <w:r w:rsidRPr="00421520">
                        <w:rPr>
                          <w:rFonts w:cs="Arial"/>
                          <w:b/>
                          <w:bCs/>
                          <w:color w:val="000080"/>
                          <w:sz w:val="16"/>
                          <w:szCs w:val="16"/>
                          <w:highlight w:val="white"/>
                          <w:lang w:val="en-US"/>
                        </w:rPr>
                        <w:t>);</w:t>
                      </w:r>
                    </w:p>
                    <w:p w14:paraId="24504AB0"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p>
                    <w:p w14:paraId="374DF890"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8000FF"/>
                          <w:sz w:val="16"/>
                          <w:szCs w:val="16"/>
                          <w:highlight w:val="white"/>
                          <w:lang w:val="en-US"/>
                        </w:rPr>
                        <w:t>final</w:t>
                      </w:r>
                      <w:r w:rsidRPr="00421520">
                        <w:rPr>
                          <w:rFonts w:cs="Arial"/>
                          <w:color w:val="000000"/>
                          <w:sz w:val="16"/>
                          <w:szCs w:val="16"/>
                          <w:highlight w:val="white"/>
                          <w:lang w:val="en-US"/>
                        </w:rPr>
                        <w:t xml:space="preserve"> Document </w:t>
                      </w:r>
                      <w:proofErr w:type="spellStart"/>
                      <w:r w:rsidRPr="00421520">
                        <w:rPr>
                          <w:rFonts w:cs="Arial"/>
                          <w:color w:val="000000"/>
                          <w:sz w:val="16"/>
                          <w:szCs w:val="16"/>
                          <w:highlight w:val="white"/>
                          <w:lang w:val="en-US"/>
                        </w:rPr>
                        <w:t>aDoc</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aResPure</w:t>
                      </w:r>
                      <w:r w:rsidRPr="00421520">
                        <w:rPr>
                          <w:rFonts w:cs="Arial"/>
                          <w:b/>
                          <w:bCs/>
                          <w:color w:val="000080"/>
                          <w:sz w:val="16"/>
                          <w:szCs w:val="16"/>
                          <w:highlight w:val="white"/>
                          <w:lang w:val="en-US"/>
                        </w:rPr>
                        <w:t>.</w:t>
                      </w:r>
                      <w:r w:rsidRPr="00421520">
                        <w:rPr>
                          <w:rFonts w:cs="Arial"/>
                          <w:color w:val="000000"/>
                          <w:sz w:val="16"/>
                          <w:szCs w:val="16"/>
                          <w:highlight w:val="white"/>
                          <w:lang w:val="en-US"/>
                        </w:rPr>
                        <w:t>applySchematronValidation</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b/>
                          <w:bCs/>
                          <w:color w:val="0000FF"/>
                          <w:sz w:val="16"/>
                          <w:szCs w:val="16"/>
                          <w:highlight w:val="white"/>
                          <w:lang w:val="en-US"/>
                        </w:rPr>
                        <w:t>new</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StreamSource</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fCda</w:t>
                      </w:r>
                      <w:proofErr w:type="spellEnd"/>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p>
                    <w:p w14:paraId="45456FBF"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t xml:space="preserve"> </w:t>
                      </w:r>
                    </w:p>
                    <w:p w14:paraId="13DCDE83" w14:textId="77777777" w:rsidR="00421520" w:rsidRPr="001047E2" w:rsidRDefault="00421520" w:rsidP="00421520">
                      <w:pPr>
                        <w:autoSpaceDE w:val="0"/>
                        <w:autoSpaceDN w:val="0"/>
                        <w:adjustRightInd w:val="0"/>
                        <w:spacing w:after="0"/>
                        <w:jc w:val="left"/>
                        <w:rPr>
                          <w:rFonts w:cs="Arial"/>
                          <w:color w:val="008000"/>
                          <w:sz w:val="16"/>
                          <w:szCs w:val="16"/>
                          <w:highlight w:val="white"/>
                        </w:rPr>
                      </w:pPr>
                      <w:r w:rsidRPr="00421520">
                        <w:rPr>
                          <w:rFonts w:cs="Arial"/>
                          <w:color w:val="000000"/>
                          <w:sz w:val="16"/>
                          <w:szCs w:val="16"/>
                          <w:highlight w:val="white"/>
                          <w:lang w:val="en-US"/>
                        </w:rPr>
                        <w:tab/>
                      </w:r>
                      <w:r w:rsidRPr="001047E2">
                        <w:rPr>
                          <w:rFonts w:cs="Arial"/>
                          <w:color w:val="008000"/>
                          <w:sz w:val="16"/>
                          <w:szCs w:val="16"/>
                          <w:highlight w:val="white"/>
                        </w:rPr>
                        <w:t>//Validation et écriture du fichier</w:t>
                      </w:r>
                    </w:p>
                    <w:p w14:paraId="1B50FF30" w14:textId="77777777" w:rsidR="00421520" w:rsidRPr="001047E2" w:rsidRDefault="00421520" w:rsidP="00421520">
                      <w:pPr>
                        <w:autoSpaceDE w:val="0"/>
                        <w:autoSpaceDN w:val="0"/>
                        <w:adjustRightInd w:val="0"/>
                        <w:spacing w:after="0"/>
                        <w:jc w:val="left"/>
                        <w:rPr>
                          <w:rFonts w:cs="Arial"/>
                          <w:color w:val="000000"/>
                          <w:sz w:val="16"/>
                          <w:szCs w:val="16"/>
                          <w:highlight w:val="white"/>
                        </w:rPr>
                      </w:pPr>
                      <w:r w:rsidRPr="001047E2">
                        <w:rPr>
                          <w:rFonts w:cs="Arial"/>
                          <w:color w:val="000000"/>
                          <w:sz w:val="16"/>
                          <w:szCs w:val="16"/>
                          <w:highlight w:val="white"/>
                        </w:rPr>
                        <w:tab/>
                      </w:r>
                      <w:proofErr w:type="spellStart"/>
                      <w:r w:rsidRPr="001047E2">
                        <w:rPr>
                          <w:rFonts w:cs="Arial"/>
                          <w:color w:val="000000"/>
                          <w:sz w:val="16"/>
                          <w:szCs w:val="16"/>
                          <w:highlight w:val="white"/>
                        </w:rPr>
                        <w:t>TransformerFactory</w:t>
                      </w:r>
                      <w:proofErr w:type="spellEnd"/>
                      <w:r w:rsidRPr="001047E2">
                        <w:rPr>
                          <w:rFonts w:cs="Arial"/>
                          <w:color w:val="000000"/>
                          <w:sz w:val="16"/>
                          <w:szCs w:val="16"/>
                          <w:highlight w:val="white"/>
                        </w:rPr>
                        <w:t xml:space="preserve"> </w:t>
                      </w:r>
                      <w:proofErr w:type="spellStart"/>
                      <w:r w:rsidRPr="001047E2">
                        <w:rPr>
                          <w:rFonts w:cs="Arial"/>
                          <w:color w:val="000000"/>
                          <w:sz w:val="16"/>
                          <w:szCs w:val="16"/>
                          <w:highlight w:val="white"/>
                        </w:rPr>
                        <w:t>tf</w:t>
                      </w:r>
                      <w:proofErr w:type="spellEnd"/>
                      <w:r w:rsidRPr="001047E2">
                        <w:rPr>
                          <w:rFonts w:cs="Arial"/>
                          <w:color w:val="000000"/>
                          <w:sz w:val="16"/>
                          <w:szCs w:val="16"/>
                          <w:highlight w:val="white"/>
                        </w:rPr>
                        <w:t xml:space="preserve"> </w:t>
                      </w:r>
                      <w:r w:rsidRPr="001047E2">
                        <w:rPr>
                          <w:rFonts w:cs="Arial"/>
                          <w:b/>
                          <w:bCs/>
                          <w:color w:val="000080"/>
                          <w:sz w:val="16"/>
                          <w:szCs w:val="16"/>
                          <w:highlight w:val="white"/>
                        </w:rPr>
                        <w:t>=</w:t>
                      </w:r>
                      <w:r w:rsidRPr="001047E2">
                        <w:rPr>
                          <w:rFonts w:cs="Arial"/>
                          <w:color w:val="000000"/>
                          <w:sz w:val="16"/>
                          <w:szCs w:val="16"/>
                          <w:highlight w:val="white"/>
                        </w:rPr>
                        <w:t xml:space="preserve"> </w:t>
                      </w:r>
                      <w:proofErr w:type="spellStart"/>
                      <w:r w:rsidRPr="001047E2">
                        <w:rPr>
                          <w:rFonts w:cs="Arial"/>
                          <w:color w:val="000000"/>
                          <w:sz w:val="16"/>
                          <w:szCs w:val="16"/>
                          <w:highlight w:val="white"/>
                        </w:rPr>
                        <w:t>TransformerFactory</w:t>
                      </w:r>
                      <w:r w:rsidRPr="001047E2">
                        <w:rPr>
                          <w:rFonts w:cs="Arial"/>
                          <w:b/>
                          <w:bCs/>
                          <w:color w:val="000080"/>
                          <w:sz w:val="16"/>
                          <w:szCs w:val="16"/>
                          <w:highlight w:val="white"/>
                        </w:rPr>
                        <w:t>.</w:t>
                      </w:r>
                      <w:r w:rsidRPr="001047E2">
                        <w:rPr>
                          <w:rFonts w:cs="Arial"/>
                          <w:color w:val="000000"/>
                          <w:sz w:val="16"/>
                          <w:szCs w:val="16"/>
                          <w:highlight w:val="white"/>
                        </w:rPr>
                        <w:t>newInstance</w:t>
                      </w:r>
                      <w:proofErr w:type="spellEnd"/>
                      <w:r w:rsidRPr="001047E2">
                        <w:rPr>
                          <w:rFonts w:cs="Arial"/>
                          <w:b/>
                          <w:bCs/>
                          <w:color w:val="000080"/>
                          <w:sz w:val="16"/>
                          <w:szCs w:val="16"/>
                          <w:highlight w:val="white"/>
                        </w:rPr>
                        <w:t>();</w:t>
                      </w:r>
                    </w:p>
                    <w:p w14:paraId="0D5AA5BD" w14:textId="77777777" w:rsidR="00421520" w:rsidRPr="001047E2" w:rsidRDefault="00421520" w:rsidP="00421520">
                      <w:pPr>
                        <w:autoSpaceDE w:val="0"/>
                        <w:autoSpaceDN w:val="0"/>
                        <w:adjustRightInd w:val="0"/>
                        <w:spacing w:after="0"/>
                        <w:jc w:val="left"/>
                        <w:rPr>
                          <w:rFonts w:cs="Arial"/>
                          <w:color w:val="000000"/>
                          <w:sz w:val="16"/>
                          <w:szCs w:val="16"/>
                          <w:highlight w:val="white"/>
                        </w:rPr>
                      </w:pPr>
                      <w:r w:rsidRPr="001047E2">
                        <w:rPr>
                          <w:rFonts w:cs="Arial"/>
                          <w:color w:val="000000"/>
                          <w:sz w:val="16"/>
                          <w:szCs w:val="16"/>
                          <w:highlight w:val="white"/>
                        </w:rPr>
                        <w:tab/>
                        <w:t xml:space="preserve">Transformer </w:t>
                      </w:r>
                      <w:proofErr w:type="spellStart"/>
                      <w:r w:rsidRPr="001047E2">
                        <w:rPr>
                          <w:rFonts w:cs="Arial"/>
                          <w:color w:val="000000"/>
                          <w:sz w:val="16"/>
                          <w:szCs w:val="16"/>
                          <w:highlight w:val="white"/>
                        </w:rPr>
                        <w:t>transformer</w:t>
                      </w:r>
                      <w:proofErr w:type="spellEnd"/>
                      <w:r w:rsidRPr="001047E2">
                        <w:rPr>
                          <w:rFonts w:cs="Arial"/>
                          <w:b/>
                          <w:bCs/>
                          <w:color w:val="000080"/>
                          <w:sz w:val="16"/>
                          <w:szCs w:val="16"/>
                          <w:highlight w:val="white"/>
                        </w:rPr>
                        <w:t>;</w:t>
                      </w:r>
                    </w:p>
                    <w:p w14:paraId="6994FA35" w14:textId="77777777" w:rsidR="00421520" w:rsidRPr="001047E2" w:rsidRDefault="00421520" w:rsidP="00421520">
                      <w:pPr>
                        <w:autoSpaceDE w:val="0"/>
                        <w:autoSpaceDN w:val="0"/>
                        <w:adjustRightInd w:val="0"/>
                        <w:spacing w:after="0"/>
                        <w:jc w:val="left"/>
                        <w:rPr>
                          <w:rFonts w:cs="Arial"/>
                          <w:color w:val="000000"/>
                          <w:sz w:val="16"/>
                          <w:szCs w:val="16"/>
                          <w:highlight w:val="white"/>
                        </w:rPr>
                      </w:pPr>
                      <w:r w:rsidRPr="001047E2">
                        <w:rPr>
                          <w:rFonts w:cs="Arial"/>
                          <w:color w:val="000000"/>
                          <w:sz w:val="16"/>
                          <w:szCs w:val="16"/>
                          <w:highlight w:val="white"/>
                        </w:rPr>
                        <w:tab/>
                        <w:t xml:space="preserve">transformer </w:t>
                      </w:r>
                      <w:r w:rsidRPr="001047E2">
                        <w:rPr>
                          <w:rFonts w:cs="Arial"/>
                          <w:b/>
                          <w:bCs/>
                          <w:color w:val="000080"/>
                          <w:sz w:val="16"/>
                          <w:szCs w:val="16"/>
                          <w:highlight w:val="white"/>
                        </w:rPr>
                        <w:t>=</w:t>
                      </w:r>
                      <w:r w:rsidRPr="001047E2">
                        <w:rPr>
                          <w:rFonts w:cs="Arial"/>
                          <w:color w:val="000000"/>
                          <w:sz w:val="16"/>
                          <w:szCs w:val="16"/>
                          <w:highlight w:val="white"/>
                        </w:rPr>
                        <w:t xml:space="preserve"> </w:t>
                      </w:r>
                      <w:proofErr w:type="spellStart"/>
                      <w:r w:rsidRPr="001047E2">
                        <w:rPr>
                          <w:rFonts w:cs="Arial"/>
                          <w:color w:val="000000"/>
                          <w:sz w:val="16"/>
                          <w:szCs w:val="16"/>
                          <w:highlight w:val="white"/>
                        </w:rPr>
                        <w:t>tf</w:t>
                      </w:r>
                      <w:r w:rsidRPr="001047E2">
                        <w:rPr>
                          <w:rFonts w:cs="Arial"/>
                          <w:b/>
                          <w:bCs/>
                          <w:color w:val="000080"/>
                          <w:sz w:val="16"/>
                          <w:szCs w:val="16"/>
                          <w:highlight w:val="white"/>
                        </w:rPr>
                        <w:t>.</w:t>
                      </w:r>
                      <w:r w:rsidRPr="001047E2">
                        <w:rPr>
                          <w:rFonts w:cs="Arial"/>
                          <w:color w:val="000000"/>
                          <w:sz w:val="16"/>
                          <w:szCs w:val="16"/>
                          <w:highlight w:val="white"/>
                        </w:rPr>
                        <w:t>newTransformer</w:t>
                      </w:r>
                      <w:proofErr w:type="spellEnd"/>
                      <w:r w:rsidRPr="001047E2">
                        <w:rPr>
                          <w:rFonts w:cs="Arial"/>
                          <w:b/>
                          <w:bCs/>
                          <w:color w:val="000080"/>
                          <w:sz w:val="16"/>
                          <w:szCs w:val="16"/>
                          <w:highlight w:val="white"/>
                        </w:rPr>
                        <w:t>();</w:t>
                      </w:r>
                    </w:p>
                    <w:p w14:paraId="134FA616"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1047E2">
                        <w:rPr>
                          <w:rFonts w:cs="Arial"/>
                          <w:color w:val="000000"/>
                          <w:sz w:val="16"/>
                          <w:szCs w:val="16"/>
                          <w:highlight w:val="white"/>
                        </w:rPr>
                        <w:tab/>
                      </w:r>
                      <w:proofErr w:type="spellStart"/>
                      <w:r w:rsidRPr="00421520">
                        <w:rPr>
                          <w:rFonts w:cs="Arial"/>
                          <w:color w:val="000000"/>
                          <w:sz w:val="16"/>
                          <w:szCs w:val="16"/>
                          <w:highlight w:val="white"/>
                          <w:lang w:val="en-US"/>
                        </w:rPr>
                        <w:t>transformer</w:t>
                      </w:r>
                      <w:r w:rsidRPr="00421520">
                        <w:rPr>
                          <w:rFonts w:cs="Arial"/>
                          <w:b/>
                          <w:bCs/>
                          <w:color w:val="000080"/>
                          <w:sz w:val="16"/>
                          <w:szCs w:val="16"/>
                          <w:highlight w:val="white"/>
                          <w:lang w:val="en-US"/>
                        </w:rPr>
                        <w:t>.</w:t>
                      </w:r>
                      <w:r w:rsidRPr="00421520">
                        <w:rPr>
                          <w:rFonts w:cs="Arial"/>
                          <w:color w:val="000000"/>
                          <w:sz w:val="16"/>
                          <w:szCs w:val="16"/>
                          <w:highlight w:val="white"/>
                          <w:lang w:val="en-US"/>
                        </w:rPr>
                        <w:t>transform</w:t>
                      </w:r>
                      <w:proofErr w:type="spellEnd"/>
                      <w:r w:rsidRPr="00421520">
                        <w:rPr>
                          <w:rFonts w:cs="Arial"/>
                          <w:b/>
                          <w:bCs/>
                          <w:color w:val="000080"/>
                          <w:sz w:val="16"/>
                          <w:szCs w:val="16"/>
                          <w:highlight w:val="white"/>
                          <w:lang w:val="en-US"/>
                        </w:rPr>
                        <w:t>(</w:t>
                      </w:r>
                      <w:r w:rsidRPr="00421520">
                        <w:rPr>
                          <w:rFonts w:cs="Arial"/>
                          <w:b/>
                          <w:bCs/>
                          <w:color w:val="0000FF"/>
                          <w:sz w:val="16"/>
                          <w:szCs w:val="16"/>
                          <w:highlight w:val="white"/>
                          <w:lang w:val="en-US"/>
                        </w:rPr>
                        <w:t>new</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DOMSource</w:t>
                      </w:r>
                      <w:proofErr w:type="spellEnd"/>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aDoc</w:t>
                      </w:r>
                      <w:proofErr w:type="spellEnd"/>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r w:rsidRPr="00421520">
                        <w:rPr>
                          <w:rFonts w:cs="Arial"/>
                          <w:b/>
                          <w:bCs/>
                          <w:color w:val="0000FF"/>
                          <w:sz w:val="16"/>
                          <w:szCs w:val="16"/>
                          <w:highlight w:val="white"/>
                          <w:lang w:val="en-US"/>
                        </w:rPr>
                        <w:t>new</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StreamResult</w:t>
                      </w:r>
                      <w:proofErr w:type="spellEnd"/>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outStream</w:t>
                      </w:r>
                      <w:proofErr w:type="spellEnd"/>
                      <w:r w:rsidRPr="00421520">
                        <w:rPr>
                          <w:rFonts w:cs="Arial"/>
                          <w:b/>
                          <w:bCs/>
                          <w:color w:val="000080"/>
                          <w:sz w:val="16"/>
                          <w:szCs w:val="16"/>
                          <w:highlight w:val="white"/>
                          <w:lang w:val="en-US"/>
                        </w:rPr>
                        <w:t>));</w:t>
                      </w:r>
                    </w:p>
                    <w:p w14:paraId="71A363DE"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p>
                    <w:p w14:paraId="243B3F99"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p>
                    <w:p w14:paraId="1003A57B" w14:textId="77777777" w:rsidR="00421520" w:rsidRPr="001047E2" w:rsidRDefault="00421520" w:rsidP="00421520">
                      <w:pPr>
                        <w:autoSpaceDE w:val="0"/>
                        <w:autoSpaceDN w:val="0"/>
                        <w:adjustRightInd w:val="0"/>
                        <w:spacing w:after="0"/>
                        <w:jc w:val="left"/>
                        <w:rPr>
                          <w:rFonts w:cs="Arial"/>
                          <w:color w:val="008000"/>
                          <w:sz w:val="16"/>
                          <w:szCs w:val="16"/>
                          <w:highlight w:val="white"/>
                        </w:rPr>
                      </w:pPr>
                      <w:r w:rsidRPr="00421520">
                        <w:rPr>
                          <w:rFonts w:cs="Arial"/>
                          <w:color w:val="000000"/>
                          <w:sz w:val="16"/>
                          <w:szCs w:val="16"/>
                          <w:highlight w:val="white"/>
                          <w:lang w:val="en-US"/>
                        </w:rPr>
                        <w:tab/>
                      </w:r>
                      <w:r w:rsidRPr="001047E2">
                        <w:rPr>
                          <w:rFonts w:cs="Arial"/>
                          <w:color w:val="008000"/>
                          <w:sz w:val="16"/>
                          <w:szCs w:val="16"/>
                          <w:highlight w:val="white"/>
                        </w:rPr>
                        <w:t>//</w:t>
                      </w:r>
                      <w:proofErr w:type="spellStart"/>
                      <w:r w:rsidRPr="001047E2">
                        <w:rPr>
                          <w:rFonts w:cs="Arial"/>
                          <w:color w:val="008000"/>
                          <w:sz w:val="16"/>
                          <w:szCs w:val="16"/>
                          <w:highlight w:val="white"/>
                        </w:rPr>
                        <w:t>Parsing</w:t>
                      </w:r>
                      <w:proofErr w:type="spellEnd"/>
                      <w:r w:rsidRPr="001047E2">
                        <w:rPr>
                          <w:rFonts w:cs="Arial"/>
                          <w:color w:val="008000"/>
                          <w:sz w:val="16"/>
                          <w:szCs w:val="16"/>
                          <w:highlight w:val="white"/>
                        </w:rPr>
                        <w:t xml:space="preserve"> </w:t>
                      </w:r>
                      <w:proofErr w:type="spellStart"/>
                      <w:r w:rsidRPr="001047E2">
                        <w:rPr>
                          <w:rFonts w:cs="Arial"/>
                          <w:color w:val="008000"/>
                          <w:sz w:val="16"/>
                          <w:szCs w:val="16"/>
                          <w:highlight w:val="white"/>
                        </w:rPr>
                        <w:t>XSl</w:t>
                      </w:r>
                      <w:proofErr w:type="spellEnd"/>
                      <w:r w:rsidRPr="001047E2">
                        <w:rPr>
                          <w:rFonts w:cs="Arial"/>
                          <w:color w:val="008000"/>
                          <w:sz w:val="16"/>
                          <w:szCs w:val="16"/>
                          <w:highlight w:val="white"/>
                        </w:rPr>
                        <w:t xml:space="preserve"> si les options sont présentes</w:t>
                      </w:r>
                    </w:p>
                    <w:p w14:paraId="76F00B70"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1047E2">
                        <w:rPr>
                          <w:rFonts w:cs="Arial"/>
                          <w:color w:val="000000"/>
                          <w:sz w:val="16"/>
                          <w:szCs w:val="16"/>
                          <w:highlight w:val="white"/>
                        </w:rPr>
                        <w:tab/>
                      </w:r>
                      <w:r w:rsidRPr="00421520">
                        <w:rPr>
                          <w:rFonts w:cs="Arial"/>
                          <w:b/>
                          <w:bCs/>
                          <w:color w:val="0000FF"/>
                          <w:sz w:val="16"/>
                          <w:szCs w:val="16"/>
                          <w:highlight w:val="white"/>
                          <w:lang w:val="en-US"/>
                        </w:rPr>
                        <w:t>if</w:t>
                      </w:r>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commandLine</w:t>
                      </w:r>
                      <w:r w:rsidRPr="00421520">
                        <w:rPr>
                          <w:rFonts w:cs="Arial"/>
                          <w:b/>
                          <w:bCs/>
                          <w:color w:val="000080"/>
                          <w:sz w:val="16"/>
                          <w:szCs w:val="16"/>
                          <w:highlight w:val="white"/>
                          <w:lang w:val="en-US"/>
                        </w:rPr>
                        <w:t>.</w:t>
                      </w:r>
                      <w:r w:rsidRPr="00421520">
                        <w:rPr>
                          <w:rFonts w:cs="Arial"/>
                          <w:color w:val="000000"/>
                          <w:sz w:val="16"/>
                          <w:szCs w:val="16"/>
                          <w:highlight w:val="white"/>
                          <w:lang w:val="en-US"/>
                        </w:rPr>
                        <w:t>hasOption</w:t>
                      </w:r>
                      <w:proofErr w:type="spellEnd"/>
                      <w:r w:rsidRPr="00421520">
                        <w:rPr>
                          <w:rFonts w:cs="Arial"/>
                          <w:b/>
                          <w:bCs/>
                          <w:color w:val="000080"/>
                          <w:sz w:val="16"/>
                          <w:szCs w:val="16"/>
                          <w:highlight w:val="white"/>
                          <w:lang w:val="en-US"/>
                        </w:rPr>
                        <w:t>(</w:t>
                      </w:r>
                      <w:r w:rsidRPr="00421520">
                        <w:rPr>
                          <w:rFonts w:cs="Arial"/>
                          <w:color w:val="808080"/>
                          <w:sz w:val="16"/>
                          <w:szCs w:val="16"/>
                          <w:highlight w:val="white"/>
                          <w:lang w:val="en-US"/>
                        </w:rPr>
                        <w:t>"</w:t>
                      </w:r>
                      <w:proofErr w:type="spellStart"/>
                      <w:r w:rsidRPr="00421520">
                        <w:rPr>
                          <w:rFonts w:cs="Arial"/>
                          <w:color w:val="808080"/>
                          <w:sz w:val="16"/>
                          <w:szCs w:val="16"/>
                          <w:highlight w:val="white"/>
                          <w:lang w:val="en-US"/>
                        </w:rPr>
                        <w:t>xsl</w:t>
                      </w:r>
                      <w:proofErr w:type="spellEnd"/>
                      <w:r w:rsidRPr="00421520">
                        <w:rPr>
                          <w:rFonts w:cs="Arial"/>
                          <w:color w:val="808080"/>
                          <w:sz w:val="16"/>
                          <w:szCs w:val="16"/>
                          <w:highlight w:val="white"/>
                          <w:lang w:val="en-US"/>
                        </w:rPr>
                        <w:t>"</w:t>
                      </w:r>
                      <w:r w:rsidRPr="00421520">
                        <w:rPr>
                          <w:rFonts w:cs="Arial"/>
                          <w:b/>
                          <w:bCs/>
                          <w:color w:val="000080"/>
                          <w:sz w:val="16"/>
                          <w:szCs w:val="16"/>
                          <w:highlight w:val="white"/>
                          <w:lang w:val="en-US"/>
                        </w:rPr>
                        <w:t>)&amp;&amp;</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commandLine</w:t>
                      </w:r>
                      <w:r w:rsidRPr="00421520">
                        <w:rPr>
                          <w:rFonts w:cs="Arial"/>
                          <w:b/>
                          <w:bCs/>
                          <w:color w:val="000080"/>
                          <w:sz w:val="16"/>
                          <w:szCs w:val="16"/>
                          <w:highlight w:val="white"/>
                          <w:lang w:val="en-US"/>
                        </w:rPr>
                        <w:t>.</w:t>
                      </w:r>
                      <w:r w:rsidRPr="00421520">
                        <w:rPr>
                          <w:rFonts w:cs="Arial"/>
                          <w:color w:val="000000"/>
                          <w:sz w:val="16"/>
                          <w:szCs w:val="16"/>
                          <w:highlight w:val="white"/>
                          <w:lang w:val="en-US"/>
                        </w:rPr>
                        <w:t>hasOption</w:t>
                      </w:r>
                      <w:proofErr w:type="spellEnd"/>
                      <w:r w:rsidRPr="00421520">
                        <w:rPr>
                          <w:rFonts w:cs="Arial"/>
                          <w:b/>
                          <w:bCs/>
                          <w:color w:val="000080"/>
                          <w:sz w:val="16"/>
                          <w:szCs w:val="16"/>
                          <w:highlight w:val="white"/>
                          <w:lang w:val="en-US"/>
                        </w:rPr>
                        <w:t>(</w:t>
                      </w:r>
                      <w:r w:rsidRPr="00421520">
                        <w:rPr>
                          <w:rFonts w:cs="Arial"/>
                          <w:color w:val="808080"/>
                          <w:sz w:val="16"/>
                          <w:szCs w:val="16"/>
                          <w:highlight w:val="white"/>
                          <w:lang w:val="en-US"/>
                        </w:rPr>
                        <w:t>"</w:t>
                      </w:r>
                      <w:proofErr w:type="spellStart"/>
                      <w:r w:rsidRPr="00421520">
                        <w:rPr>
                          <w:rFonts w:cs="Arial"/>
                          <w:color w:val="808080"/>
                          <w:sz w:val="16"/>
                          <w:szCs w:val="16"/>
                          <w:highlight w:val="white"/>
                          <w:lang w:val="en-US"/>
                        </w:rPr>
                        <w:t>outputxsl</w:t>
                      </w:r>
                      <w:proofErr w:type="spellEnd"/>
                      <w:r w:rsidRPr="00421520">
                        <w:rPr>
                          <w:rFonts w:cs="Arial"/>
                          <w:color w:val="808080"/>
                          <w:sz w:val="16"/>
                          <w:szCs w:val="16"/>
                          <w:highlight w:val="white"/>
                          <w:lang w:val="en-US"/>
                        </w:rPr>
                        <w:t>"</w:t>
                      </w:r>
                      <w:r w:rsidRPr="00421520">
                        <w:rPr>
                          <w:rFonts w:cs="Arial"/>
                          <w:b/>
                          <w:bCs/>
                          <w:color w:val="000080"/>
                          <w:sz w:val="16"/>
                          <w:szCs w:val="16"/>
                          <w:highlight w:val="white"/>
                          <w:lang w:val="en-US"/>
                        </w:rPr>
                        <w:t>)){</w:t>
                      </w:r>
                    </w:p>
                    <w:p w14:paraId="71F3CAE2"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r>
                      <w:r w:rsidRPr="00421520">
                        <w:rPr>
                          <w:rFonts w:cs="Arial"/>
                          <w:color w:val="8000FF"/>
                          <w:sz w:val="16"/>
                          <w:szCs w:val="16"/>
                          <w:highlight w:val="white"/>
                          <w:lang w:val="en-US"/>
                        </w:rPr>
                        <w:t>final</w:t>
                      </w:r>
                      <w:r w:rsidRPr="00421520">
                        <w:rPr>
                          <w:rFonts w:cs="Arial"/>
                          <w:color w:val="000000"/>
                          <w:sz w:val="16"/>
                          <w:szCs w:val="16"/>
                          <w:highlight w:val="white"/>
                          <w:lang w:val="en-US"/>
                        </w:rPr>
                        <w:t xml:space="preserve"> Source </w:t>
                      </w:r>
                      <w:proofErr w:type="spellStart"/>
                      <w:r w:rsidRPr="00421520">
                        <w:rPr>
                          <w:rFonts w:cs="Arial"/>
                          <w:color w:val="000000"/>
                          <w:sz w:val="16"/>
                          <w:szCs w:val="16"/>
                          <w:highlight w:val="white"/>
                          <w:lang w:val="en-US"/>
                        </w:rPr>
                        <w:t>xmlSource</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r w:rsidRPr="00421520">
                        <w:rPr>
                          <w:rFonts w:cs="Arial"/>
                          <w:b/>
                          <w:bCs/>
                          <w:color w:val="0000FF"/>
                          <w:sz w:val="16"/>
                          <w:szCs w:val="16"/>
                          <w:highlight w:val="white"/>
                          <w:lang w:val="en-US"/>
                        </w:rPr>
                        <w:t>new</w:t>
                      </w:r>
                      <w:r w:rsidRPr="00421520">
                        <w:rPr>
                          <w:rFonts w:cs="Arial"/>
                          <w:color w:val="000000"/>
                          <w:sz w:val="16"/>
                          <w:szCs w:val="16"/>
                          <w:highlight w:val="white"/>
                          <w:lang w:val="en-US"/>
                        </w:rPr>
                        <w:t xml:space="preserve"> javax</w:t>
                      </w:r>
                      <w:r w:rsidRPr="00421520">
                        <w:rPr>
                          <w:rFonts w:cs="Arial"/>
                          <w:b/>
                          <w:bCs/>
                          <w:color w:val="000080"/>
                          <w:sz w:val="16"/>
                          <w:szCs w:val="16"/>
                          <w:highlight w:val="white"/>
                          <w:lang w:val="en-US"/>
                        </w:rPr>
                        <w:t>.</w:t>
                      </w:r>
                      <w:r w:rsidRPr="00421520">
                        <w:rPr>
                          <w:rFonts w:cs="Arial"/>
                          <w:color w:val="000000"/>
                          <w:sz w:val="16"/>
                          <w:szCs w:val="16"/>
                          <w:highlight w:val="white"/>
                          <w:lang w:val="en-US"/>
                        </w:rPr>
                        <w:t>xml</w:t>
                      </w:r>
                      <w:r w:rsidRPr="00421520">
                        <w:rPr>
                          <w:rFonts w:cs="Arial"/>
                          <w:b/>
                          <w:bCs/>
                          <w:color w:val="000080"/>
                          <w:sz w:val="16"/>
                          <w:szCs w:val="16"/>
                          <w:highlight w:val="white"/>
                          <w:lang w:val="en-US"/>
                        </w:rPr>
                        <w:t>.</w:t>
                      </w:r>
                      <w:r w:rsidRPr="00421520">
                        <w:rPr>
                          <w:rFonts w:cs="Arial"/>
                          <w:color w:val="000000"/>
                          <w:sz w:val="16"/>
                          <w:szCs w:val="16"/>
                          <w:highlight w:val="white"/>
                          <w:lang w:val="en-US"/>
                        </w:rPr>
                        <w:t>transform</w:t>
                      </w:r>
                      <w:r w:rsidRPr="00421520">
                        <w:rPr>
                          <w:rFonts w:cs="Arial"/>
                          <w:b/>
                          <w:bCs/>
                          <w:color w:val="000080"/>
                          <w:sz w:val="16"/>
                          <w:szCs w:val="16"/>
                          <w:highlight w:val="white"/>
                          <w:lang w:val="en-US"/>
                        </w:rPr>
                        <w:t>.</w:t>
                      </w:r>
                      <w:r w:rsidRPr="00421520">
                        <w:rPr>
                          <w:rFonts w:cs="Arial"/>
                          <w:color w:val="000000"/>
                          <w:sz w:val="16"/>
                          <w:szCs w:val="16"/>
                          <w:highlight w:val="white"/>
                          <w:lang w:val="en-US"/>
                        </w:rPr>
                        <w:t>stream</w:t>
                      </w:r>
                      <w:r w:rsidRPr="00421520">
                        <w:rPr>
                          <w:rFonts w:cs="Arial"/>
                          <w:b/>
                          <w:bCs/>
                          <w:color w:val="000080"/>
                          <w:sz w:val="16"/>
                          <w:szCs w:val="16"/>
                          <w:highlight w:val="white"/>
                          <w:lang w:val="en-US"/>
                        </w:rPr>
                        <w:t>.</w:t>
                      </w:r>
                      <w:r w:rsidRPr="00421520">
                        <w:rPr>
                          <w:rFonts w:cs="Arial"/>
                          <w:color w:val="000000"/>
                          <w:sz w:val="16"/>
                          <w:szCs w:val="16"/>
                          <w:highlight w:val="white"/>
                          <w:lang w:val="en-US"/>
                        </w:rPr>
                        <w:t>StreamSource</w:t>
                      </w:r>
                      <w:r w:rsidRPr="00421520">
                        <w:rPr>
                          <w:rFonts w:cs="Arial"/>
                          <w:b/>
                          <w:bCs/>
                          <w:color w:val="000080"/>
                          <w:sz w:val="16"/>
                          <w:szCs w:val="16"/>
                          <w:highlight w:val="white"/>
                          <w:lang w:val="en-US"/>
                        </w:rPr>
                        <w:t>(</w:t>
                      </w:r>
                      <w:r w:rsidRPr="00421520">
                        <w:rPr>
                          <w:rFonts w:cs="Arial"/>
                          <w:color w:val="000000"/>
                          <w:sz w:val="16"/>
                          <w:szCs w:val="16"/>
                          <w:highlight w:val="white"/>
                          <w:lang w:val="en-US"/>
                        </w:rPr>
                        <w:t>commandLine</w:t>
                      </w:r>
                      <w:r w:rsidRPr="00421520">
                        <w:rPr>
                          <w:rFonts w:cs="Arial"/>
                          <w:b/>
                          <w:bCs/>
                          <w:color w:val="000080"/>
                          <w:sz w:val="16"/>
                          <w:szCs w:val="16"/>
                          <w:highlight w:val="white"/>
                          <w:lang w:val="en-US"/>
                        </w:rPr>
                        <w:t>.</w:t>
                      </w:r>
                      <w:r w:rsidRPr="00421520">
                        <w:rPr>
                          <w:rFonts w:cs="Arial"/>
                          <w:color w:val="000000"/>
                          <w:sz w:val="16"/>
                          <w:szCs w:val="16"/>
                          <w:highlight w:val="white"/>
                          <w:lang w:val="en-US"/>
                        </w:rPr>
                        <w:t>getOptionValue</w:t>
                      </w:r>
                      <w:r w:rsidRPr="00421520">
                        <w:rPr>
                          <w:rFonts w:cs="Arial"/>
                          <w:b/>
                          <w:bCs/>
                          <w:color w:val="000080"/>
                          <w:sz w:val="16"/>
                          <w:szCs w:val="16"/>
                          <w:highlight w:val="white"/>
                          <w:lang w:val="en-US"/>
                        </w:rPr>
                        <w:t>(</w:t>
                      </w:r>
                      <w:r w:rsidRPr="00421520">
                        <w:rPr>
                          <w:rFonts w:cs="Arial"/>
                          <w:color w:val="808080"/>
                          <w:sz w:val="16"/>
                          <w:szCs w:val="16"/>
                          <w:highlight w:val="white"/>
                          <w:lang w:val="en-US"/>
                        </w:rPr>
                        <w:t>"o"</w:t>
                      </w:r>
                      <w:r w:rsidRPr="00421520">
                        <w:rPr>
                          <w:rFonts w:cs="Arial"/>
                          <w:b/>
                          <w:bCs/>
                          <w:color w:val="000080"/>
                          <w:sz w:val="16"/>
                          <w:szCs w:val="16"/>
                          <w:highlight w:val="white"/>
                          <w:lang w:val="en-US"/>
                        </w:rPr>
                        <w:t>));</w:t>
                      </w:r>
                    </w:p>
                    <w:p w14:paraId="30BB4267"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r>
                      <w:r w:rsidRPr="00421520">
                        <w:rPr>
                          <w:rFonts w:cs="Arial"/>
                          <w:color w:val="8000FF"/>
                          <w:sz w:val="16"/>
                          <w:szCs w:val="16"/>
                          <w:highlight w:val="white"/>
                          <w:lang w:val="en-US"/>
                        </w:rPr>
                        <w:t>final</w:t>
                      </w:r>
                      <w:r w:rsidRPr="00421520">
                        <w:rPr>
                          <w:rFonts w:cs="Arial"/>
                          <w:color w:val="000000"/>
                          <w:sz w:val="16"/>
                          <w:szCs w:val="16"/>
                          <w:highlight w:val="white"/>
                          <w:lang w:val="en-US"/>
                        </w:rPr>
                        <w:t xml:space="preserve"> Source </w:t>
                      </w:r>
                      <w:proofErr w:type="spellStart"/>
                      <w:r w:rsidRPr="00421520">
                        <w:rPr>
                          <w:rFonts w:cs="Arial"/>
                          <w:color w:val="000000"/>
                          <w:sz w:val="16"/>
                          <w:szCs w:val="16"/>
                          <w:highlight w:val="white"/>
                          <w:lang w:val="en-US"/>
                        </w:rPr>
                        <w:t>xsltSource</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r w:rsidRPr="00421520">
                        <w:rPr>
                          <w:rFonts w:cs="Arial"/>
                          <w:b/>
                          <w:bCs/>
                          <w:color w:val="0000FF"/>
                          <w:sz w:val="16"/>
                          <w:szCs w:val="16"/>
                          <w:highlight w:val="white"/>
                          <w:lang w:val="en-US"/>
                        </w:rPr>
                        <w:t>new</w:t>
                      </w:r>
                      <w:r w:rsidRPr="00421520">
                        <w:rPr>
                          <w:rFonts w:cs="Arial"/>
                          <w:color w:val="000000"/>
                          <w:sz w:val="16"/>
                          <w:szCs w:val="16"/>
                          <w:highlight w:val="white"/>
                          <w:lang w:val="en-US"/>
                        </w:rPr>
                        <w:t xml:space="preserve"> javax</w:t>
                      </w:r>
                      <w:r w:rsidRPr="00421520">
                        <w:rPr>
                          <w:rFonts w:cs="Arial"/>
                          <w:b/>
                          <w:bCs/>
                          <w:color w:val="000080"/>
                          <w:sz w:val="16"/>
                          <w:szCs w:val="16"/>
                          <w:highlight w:val="white"/>
                          <w:lang w:val="en-US"/>
                        </w:rPr>
                        <w:t>.</w:t>
                      </w:r>
                      <w:r w:rsidRPr="00421520">
                        <w:rPr>
                          <w:rFonts w:cs="Arial"/>
                          <w:color w:val="000000"/>
                          <w:sz w:val="16"/>
                          <w:szCs w:val="16"/>
                          <w:highlight w:val="white"/>
                          <w:lang w:val="en-US"/>
                        </w:rPr>
                        <w:t>xml</w:t>
                      </w:r>
                      <w:r w:rsidRPr="00421520">
                        <w:rPr>
                          <w:rFonts w:cs="Arial"/>
                          <w:b/>
                          <w:bCs/>
                          <w:color w:val="000080"/>
                          <w:sz w:val="16"/>
                          <w:szCs w:val="16"/>
                          <w:highlight w:val="white"/>
                          <w:lang w:val="en-US"/>
                        </w:rPr>
                        <w:t>.</w:t>
                      </w:r>
                      <w:r w:rsidRPr="00421520">
                        <w:rPr>
                          <w:rFonts w:cs="Arial"/>
                          <w:color w:val="000000"/>
                          <w:sz w:val="16"/>
                          <w:szCs w:val="16"/>
                          <w:highlight w:val="white"/>
                          <w:lang w:val="en-US"/>
                        </w:rPr>
                        <w:t>transform</w:t>
                      </w:r>
                      <w:r w:rsidRPr="00421520">
                        <w:rPr>
                          <w:rFonts w:cs="Arial"/>
                          <w:b/>
                          <w:bCs/>
                          <w:color w:val="000080"/>
                          <w:sz w:val="16"/>
                          <w:szCs w:val="16"/>
                          <w:highlight w:val="white"/>
                          <w:lang w:val="en-US"/>
                        </w:rPr>
                        <w:t>.</w:t>
                      </w:r>
                      <w:r w:rsidRPr="00421520">
                        <w:rPr>
                          <w:rFonts w:cs="Arial"/>
                          <w:color w:val="000000"/>
                          <w:sz w:val="16"/>
                          <w:szCs w:val="16"/>
                          <w:highlight w:val="white"/>
                          <w:lang w:val="en-US"/>
                        </w:rPr>
                        <w:t>stream</w:t>
                      </w:r>
                      <w:r w:rsidRPr="00421520">
                        <w:rPr>
                          <w:rFonts w:cs="Arial"/>
                          <w:b/>
                          <w:bCs/>
                          <w:color w:val="000080"/>
                          <w:sz w:val="16"/>
                          <w:szCs w:val="16"/>
                          <w:highlight w:val="white"/>
                          <w:lang w:val="en-US"/>
                        </w:rPr>
                        <w:t>.</w:t>
                      </w:r>
                      <w:r w:rsidRPr="00421520">
                        <w:rPr>
                          <w:rFonts w:cs="Arial"/>
                          <w:color w:val="000000"/>
                          <w:sz w:val="16"/>
                          <w:szCs w:val="16"/>
                          <w:highlight w:val="white"/>
                          <w:lang w:val="en-US"/>
                        </w:rPr>
                        <w:t>StreamSource</w:t>
                      </w:r>
                      <w:r w:rsidRPr="00421520">
                        <w:rPr>
                          <w:rFonts w:cs="Arial"/>
                          <w:b/>
                          <w:bCs/>
                          <w:color w:val="000080"/>
                          <w:sz w:val="16"/>
                          <w:szCs w:val="16"/>
                          <w:highlight w:val="white"/>
                          <w:lang w:val="en-US"/>
                        </w:rPr>
                        <w:t>(</w:t>
                      </w:r>
                      <w:r w:rsidRPr="00421520">
                        <w:rPr>
                          <w:rFonts w:cs="Arial"/>
                          <w:color w:val="000000"/>
                          <w:sz w:val="16"/>
                          <w:szCs w:val="16"/>
                          <w:highlight w:val="white"/>
                          <w:lang w:val="en-US"/>
                        </w:rPr>
                        <w:t>commandLine</w:t>
                      </w:r>
                      <w:r w:rsidRPr="00421520">
                        <w:rPr>
                          <w:rFonts w:cs="Arial"/>
                          <w:b/>
                          <w:bCs/>
                          <w:color w:val="000080"/>
                          <w:sz w:val="16"/>
                          <w:szCs w:val="16"/>
                          <w:highlight w:val="white"/>
                          <w:lang w:val="en-US"/>
                        </w:rPr>
                        <w:t>.</w:t>
                      </w:r>
                      <w:r w:rsidRPr="00421520">
                        <w:rPr>
                          <w:rFonts w:cs="Arial"/>
                          <w:color w:val="000000"/>
                          <w:sz w:val="16"/>
                          <w:szCs w:val="16"/>
                          <w:highlight w:val="white"/>
                          <w:lang w:val="en-US"/>
                        </w:rPr>
                        <w:t>getOptionValue</w:t>
                      </w:r>
                      <w:r w:rsidRPr="00421520">
                        <w:rPr>
                          <w:rFonts w:cs="Arial"/>
                          <w:b/>
                          <w:bCs/>
                          <w:color w:val="000080"/>
                          <w:sz w:val="16"/>
                          <w:szCs w:val="16"/>
                          <w:highlight w:val="white"/>
                          <w:lang w:val="en-US"/>
                        </w:rPr>
                        <w:t>(</w:t>
                      </w:r>
                      <w:r w:rsidRPr="00421520">
                        <w:rPr>
                          <w:rFonts w:cs="Arial"/>
                          <w:color w:val="808080"/>
                          <w:sz w:val="16"/>
                          <w:szCs w:val="16"/>
                          <w:highlight w:val="white"/>
                          <w:lang w:val="en-US"/>
                        </w:rPr>
                        <w:t>"xsl"</w:t>
                      </w:r>
                      <w:r w:rsidRPr="00421520">
                        <w:rPr>
                          <w:rFonts w:cs="Arial"/>
                          <w:b/>
                          <w:bCs/>
                          <w:color w:val="000080"/>
                          <w:sz w:val="16"/>
                          <w:szCs w:val="16"/>
                          <w:highlight w:val="white"/>
                          <w:lang w:val="en-US"/>
                        </w:rPr>
                        <w:t>));</w:t>
                      </w:r>
                    </w:p>
                    <w:p w14:paraId="1AEF3E77"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r>
                      <w:r w:rsidRPr="00421520">
                        <w:rPr>
                          <w:rFonts w:cs="Arial"/>
                          <w:color w:val="8000FF"/>
                          <w:sz w:val="16"/>
                          <w:szCs w:val="16"/>
                          <w:highlight w:val="white"/>
                          <w:lang w:val="en-US"/>
                        </w:rPr>
                        <w:t>final</w:t>
                      </w:r>
                      <w:r w:rsidRPr="00421520">
                        <w:rPr>
                          <w:rFonts w:cs="Arial"/>
                          <w:color w:val="000000"/>
                          <w:sz w:val="16"/>
                          <w:szCs w:val="16"/>
                          <w:highlight w:val="white"/>
                          <w:lang w:val="en-US"/>
                        </w:rPr>
                        <w:t xml:space="preserve"> Result </w:t>
                      </w:r>
                      <w:proofErr w:type="spellStart"/>
                      <w:r w:rsidRPr="00421520">
                        <w:rPr>
                          <w:rFonts w:cs="Arial"/>
                          <w:color w:val="000000"/>
                          <w:sz w:val="16"/>
                          <w:szCs w:val="16"/>
                          <w:highlight w:val="white"/>
                          <w:lang w:val="en-US"/>
                        </w:rPr>
                        <w:t>result</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r w:rsidRPr="00421520">
                        <w:rPr>
                          <w:rFonts w:cs="Arial"/>
                          <w:b/>
                          <w:bCs/>
                          <w:color w:val="0000FF"/>
                          <w:sz w:val="16"/>
                          <w:szCs w:val="16"/>
                          <w:highlight w:val="white"/>
                          <w:lang w:val="en-US"/>
                        </w:rPr>
                        <w:t>new</w:t>
                      </w:r>
                      <w:r w:rsidRPr="00421520">
                        <w:rPr>
                          <w:rFonts w:cs="Arial"/>
                          <w:color w:val="000000"/>
                          <w:sz w:val="16"/>
                          <w:szCs w:val="16"/>
                          <w:highlight w:val="white"/>
                          <w:lang w:val="en-US"/>
                        </w:rPr>
                        <w:t xml:space="preserve"> javax</w:t>
                      </w:r>
                      <w:r w:rsidRPr="00421520">
                        <w:rPr>
                          <w:rFonts w:cs="Arial"/>
                          <w:b/>
                          <w:bCs/>
                          <w:color w:val="000080"/>
                          <w:sz w:val="16"/>
                          <w:szCs w:val="16"/>
                          <w:highlight w:val="white"/>
                          <w:lang w:val="en-US"/>
                        </w:rPr>
                        <w:t>.</w:t>
                      </w:r>
                      <w:r w:rsidRPr="00421520">
                        <w:rPr>
                          <w:rFonts w:cs="Arial"/>
                          <w:color w:val="000000"/>
                          <w:sz w:val="16"/>
                          <w:szCs w:val="16"/>
                          <w:highlight w:val="white"/>
                          <w:lang w:val="en-US"/>
                        </w:rPr>
                        <w:t>xml</w:t>
                      </w:r>
                      <w:r w:rsidRPr="00421520">
                        <w:rPr>
                          <w:rFonts w:cs="Arial"/>
                          <w:b/>
                          <w:bCs/>
                          <w:color w:val="000080"/>
                          <w:sz w:val="16"/>
                          <w:szCs w:val="16"/>
                          <w:highlight w:val="white"/>
                          <w:lang w:val="en-US"/>
                        </w:rPr>
                        <w:t>.</w:t>
                      </w:r>
                      <w:r w:rsidRPr="00421520">
                        <w:rPr>
                          <w:rFonts w:cs="Arial"/>
                          <w:color w:val="000000"/>
                          <w:sz w:val="16"/>
                          <w:szCs w:val="16"/>
                          <w:highlight w:val="white"/>
                          <w:lang w:val="en-US"/>
                        </w:rPr>
                        <w:t>transform</w:t>
                      </w:r>
                      <w:r w:rsidRPr="00421520">
                        <w:rPr>
                          <w:rFonts w:cs="Arial"/>
                          <w:b/>
                          <w:bCs/>
                          <w:color w:val="000080"/>
                          <w:sz w:val="16"/>
                          <w:szCs w:val="16"/>
                          <w:highlight w:val="white"/>
                          <w:lang w:val="en-US"/>
                        </w:rPr>
                        <w:t>.</w:t>
                      </w:r>
                      <w:r w:rsidRPr="00421520">
                        <w:rPr>
                          <w:rFonts w:cs="Arial"/>
                          <w:color w:val="000000"/>
                          <w:sz w:val="16"/>
                          <w:szCs w:val="16"/>
                          <w:highlight w:val="white"/>
                          <w:lang w:val="en-US"/>
                        </w:rPr>
                        <w:t>stream</w:t>
                      </w:r>
                      <w:r w:rsidRPr="00421520">
                        <w:rPr>
                          <w:rFonts w:cs="Arial"/>
                          <w:b/>
                          <w:bCs/>
                          <w:color w:val="000080"/>
                          <w:sz w:val="16"/>
                          <w:szCs w:val="16"/>
                          <w:highlight w:val="white"/>
                          <w:lang w:val="en-US"/>
                        </w:rPr>
                        <w:t>.</w:t>
                      </w:r>
                      <w:r w:rsidRPr="00421520">
                        <w:rPr>
                          <w:rFonts w:cs="Arial"/>
                          <w:color w:val="000000"/>
                          <w:sz w:val="16"/>
                          <w:szCs w:val="16"/>
                          <w:highlight w:val="white"/>
                          <w:lang w:val="en-US"/>
                        </w:rPr>
                        <w:t>StreamResult</w:t>
                      </w:r>
                      <w:r w:rsidRPr="00421520">
                        <w:rPr>
                          <w:rFonts w:cs="Arial"/>
                          <w:b/>
                          <w:bCs/>
                          <w:color w:val="000080"/>
                          <w:sz w:val="16"/>
                          <w:szCs w:val="16"/>
                          <w:highlight w:val="white"/>
                          <w:lang w:val="en-US"/>
                        </w:rPr>
                        <w:t>(</w:t>
                      </w:r>
                      <w:r w:rsidRPr="00421520">
                        <w:rPr>
                          <w:rFonts w:cs="Arial"/>
                          <w:color w:val="000000"/>
                          <w:sz w:val="16"/>
                          <w:szCs w:val="16"/>
                          <w:highlight w:val="white"/>
                          <w:lang w:val="en-US"/>
                        </w:rPr>
                        <w:t>commandLine</w:t>
                      </w:r>
                      <w:r w:rsidRPr="00421520">
                        <w:rPr>
                          <w:rFonts w:cs="Arial"/>
                          <w:b/>
                          <w:bCs/>
                          <w:color w:val="000080"/>
                          <w:sz w:val="16"/>
                          <w:szCs w:val="16"/>
                          <w:highlight w:val="white"/>
                          <w:lang w:val="en-US"/>
                        </w:rPr>
                        <w:t>.</w:t>
                      </w:r>
                      <w:r w:rsidRPr="00421520">
                        <w:rPr>
                          <w:rFonts w:cs="Arial"/>
                          <w:color w:val="000000"/>
                          <w:sz w:val="16"/>
                          <w:szCs w:val="16"/>
                          <w:highlight w:val="white"/>
                          <w:lang w:val="en-US"/>
                        </w:rPr>
                        <w:t>getOptionValue</w:t>
                      </w:r>
                      <w:r w:rsidRPr="00421520">
                        <w:rPr>
                          <w:rFonts w:cs="Arial"/>
                          <w:b/>
                          <w:bCs/>
                          <w:color w:val="000080"/>
                          <w:sz w:val="16"/>
                          <w:szCs w:val="16"/>
                          <w:highlight w:val="white"/>
                          <w:lang w:val="en-US"/>
                        </w:rPr>
                        <w:t>(</w:t>
                      </w:r>
                      <w:r w:rsidRPr="00421520">
                        <w:rPr>
                          <w:rFonts w:cs="Arial"/>
                          <w:color w:val="808080"/>
                          <w:sz w:val="16"/>
                          <w:szCs w:val="16"/>
                          <w:highlight w:val="white"/>
                          <w:lang w:val="en-US"/>
                        </w:rPr>
                        <w:t>"outputxsl"</w:t>
                      </w:r>
                      <w:r w:rsidRPr="00421520">
                        <w:rPr>
                          <w:rFonts w:cs="Arial"/>
                          <w:b/>
                          <w:bCs/>
                          <w:color w:val="000080"/>
                          <w:sz w:val="16"/>
                          <w:szCs w:val="16"/>
                          <w:highlight w:val="white"/>
                          <w:lang w:val="en-US"/>
                        </w:rPr>
                        <w:t>));</w:t>
                      </w:r>
                    </w:p>
                    <w:p w14:paraId="673C14EC"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p>
                    <w:p w14:paraId="06FB9CB2"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r>
                      <w:proofErr w:type="spellStart"/>
                      <w:r w:rsidRPr="00421520">
                        <w:rPr>
                          <w:rFonts w:cs="Arial"/>
                          <w:color w:val="000000"/>
                          <w:sz w:val="16"/>
                          <w:szCs w:val="16"/>
                          <w:highlight w:val="white"/>
                          <w:lang w:val="en-US"/>
                        </w:rPr>
                        <w:t>TransformerFactory</w:t>
                      </w:r>
                      <w:proofErr w:type="spellEnd"/>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tFactory</w:t>
                      </w:r>
                      <w:proofErr w:type="spellEnd"/>
                      <w:r w:rsidRPr="00421520">
                        <w:rPr>
                          <w:rFonts w:cs="Arial"/>
                          <w:color w:val="000000"/>
                          <w:sz w:val="16"/>
                          <w:szCs w:val="16"/>
                          <w:highlight w:val="white"/>
                          <w:lang w:val="en-US"/>
                        </w:rPr>
                        <w:t xml:space="preserve"> </w:t>
                      </w:r>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TransformerFactory</w:t>
                      </w:r>
                      <w:r w:rsidRPr="00421520">
                        <w:rPr>
                          <w:rFonts w:cs="Arial"/>
                          <w:b/>
                          <w:bCs/>
                          <w:color w:val="000080"/>
                          <w:sz w:val="16"/>
                          <w:szCs w:val="16"/>
                          <w:highlight w:val="white"/>
                          <w:lang w:val="en-US"/>
                        </w:rPr>
                        <w:t>.</w:t>
                      </w:r>
                      <w:r w:rsidRPr="00421520">
                        <w:rPr>
                          <w:rFonts w:cs="Arial"/>
                          <w:color w:val="000000"/>
                          <w:sz w:val="16"/>
                          <w:szCs w:val="16"/>
                          <w:highlight w:val="white"/>
                          <w:lang w:val="en-US"/>
                        </w:rPr>
                        <w:t>newInstance</w:t>
                      </w:r>
                      <w:proofErr w:type="spellEnd"/>
                      <w:r w:rsidRPr="00421520">
                        <w:rPr>
                          <w:rFonts w:cs="Arial"/>
                          <w:b/>
                          <w:bCs/>
                          <w:color w:val="000080"/>
                          <w:sz w:val="16"/>
                          <w:szCs w:val="16"/>
                          <w:highlight w:val="white"/>
                          <w:lang w:val="en-US"/>
                        </w:rPr>
                        <w:t>();</w:t>
                      </w:r>
                    </w:p>
                    <w:p w14:paraId="7DB70EE9"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t xml:space="preserve">transformer </w:t>
                      </w:r>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proofErr w:type="spellStart"/>
                      <w:r w:rsidRPr="00421520">
                        <w:rPr>
                          <w:rFonts w:cs="Arial"/>
                          <w:color w:val="000000"/>
                          <w:sz w:val="16"/>
                          <w:szCs w:val="16"/>
                          <w:highlight w:val="white"/>
                          <w:lang w:val="en-US"/>
                        </w:rPr>
                        <w:t>tf</w:t>
                      </w:r>
                      <w:r w:rsidRPr="00421520">
                        <w:rPr>
                          <w:rFonts w:cs="Arial"/>
                          <w:b/>
                          <w:bCs/>
                          <w:color w:val="000080"/>
                          <w:sz w:val="16"/>
                          <w:szCs w:val="16"/>
                          <w:highlight w:val="white"/>
                          <w:lang w:val="en-US"/>
                        </w:rPr>
                        <w:t>.</w:t>
                      </w:r>
                      <w:r w:rsidRPr="00421520">
                        <w:rPr>
                          <w:rFonts w:cs="Arial"/>
                          <w:color w:val="000000"/>
                          <w:sz w:val="16"/>
                          <w:szCs w:val="16"/>
                          <w:highlight w:val="white"/>
                          <w:lang w:val="en-US"/>
                        </w:rPr>
                        <w:t>newTransformer</w:t>
                      </w:r>
                      <w:proofErr w:type="spellEnd"/>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xsltSource</w:t>
                      </w:r>
                      <w:proofErr w:type="spellEnd"/>
                      <w:r w:rsidRPr="00421520">
                        <w:rPr>
                          <w:rFonts w:cs="Arial"/>
                          <w:b/>
                          <w:bCs/>
                          <w:color w:val="000080"/>
                          <w:sz w:val="16"/>
                          <w:szCs w:val="16"/>
                          <w:highlight w:val="white"/>
                          <w:lang w:val="en-US"/>
                        </w:rPr>
                        <w:t>);</w:t>
                      </w:r>
                    </w:p>
                    <w:p w14:paraId="72C3EDF6" w14:textId="77777777" w:rsidR="00421520" w:rsidRPr="00421520" w:rsidRDefault="00421520" w:rsidP="00421520">
                      <w:pPr>
                        <w:autoSpaceDE w:val="0"/>
                        <w:autoSpaceDN w:val="0"/>
                        <w:adjustRightInd w:val="0"/>
                        <w:spacing w:after="0"/>
                        <w:jc w:val="left"/>
                        <w:rPr>
                          <w:rFonts w:cs="Arial"/>
                          <w:color w:val="000000"/>
                          <w:sz w:val="16"/>
                          <w:szCs w:val="16"/>
                          <w:highlight w:val="white"/>
                          <w:lang w:val="en-US"/>
                        </w:rPr>
                      </w:pPr>
                      <w:r w:rsidRPr="00421520">
                        <w:rPr>
                          <w:rFonts w:cs="Arial"/>
                          <w:color w:val="000000"/>
                          <w:sz w:val="16"/>
                          <w:szCs w:val="16"/>
                          <w:highlight w:val="white"/>
                          <w:lang w:val="en-US"/>
                        </w:rPr>
                        <w:tab/>
                      </w:r>
                      <w:r w:rsidRPr="00421520">
                        <w:rPr>
                          <w:rFonts w:cs="Arial"/>
                          <w:color w:val="000000"/>
                          <w:sz w:val="16"/>
                          <w:szCs w:val="16"/>
                          <w:highlight w:val="white"/>
                          <w:lang w:val="en-US"/>
                        </w:rPr>
                        <w:tab/>
                      </w:r>
                      <w:proofErr w:type="spellStart"/>
                      <w:r w:rsidRPr="00421520">
                        <w:rPr>
                          <w:rFonts w:cs="Arial"/>
                          <w:color w:val="000000"/>
                          <w:sz w:val="16"/>
                          <w:szCs w:val="16"/>
                          <w:highlight w:val="white"/>
                          <w:lang w:val="en-US"/>
                        </w:rPr>
                        <w:t>transformer</w:t>
                      </w:r>
                      <w:r w:rsidRPr="00421520">
                        <w:rPr>
                          <w:rFonts w:cs="Arial"/>
                          <w:b/>
                          <w:bCs/>
                          <w:color w:val="000080"/>
                          <w:sz w:val="16"/>
                          <w:szCs w:val="16"/>
                          <w:highlight w:val="white"/>
                          <w:lang w:val="en-US"/>
                        </w:rPr>
                        <w:t>.</w:t>
                      </w:r>
                      <w:r w:rsidRPr="00421520">
                        <w:rPr>
                          <w:rFonts w:cs="Arial"/>
                          <w:color w:val="000000"/>
                          <w:sz w:val="16"/>
                          <w:szCs w:val="16"/>
                          <w:highlight w:val="white"/>
                          <w:lang w:val="en-US"/>
                        </w:rPr>
                        <w:t>setParameter</w:t>
                      </w:r>
                      <w:proofErr w:type="spellEnd"/>
                      <w:r w:rsidRPr="00421520">
                        <w:rPr>
                          <w:rFonts w:cs="Arial"/>
                          <w:b/>
                          <w:bCs/>
                          <w:color w:val="000080"/>
                          <w:sz w:val="16"/>
                          <w:szCs w:val="16"/>
                          <w:highlight w:val="white"/>
                          <w:lang w:val="en-US"/>
                        </w:rPr>
                        <w:t>(</w:t>
                      </w:r>
                      <w:r w:rsidRPr="00421520">
                        <w:rPr>
                          <w:rFonts w:cs="Arial"/>
                          <w:color w:val="808080"/>
                          <w:sz w:val="16"/>
                          <w:szCs w:val="16"/>
                          <w:highlight w:val="white"/>
                          <w:lang w:val="en-US"/>
                        </w:rPr>
                        <w:t>"title"</w:t>
                      </w:r>
                      <w:r w:rsidRPr="00421520">
                        <w:rPr>
                          <w:rFonts w:cs="Arial"/>
                          <w:b/>
                          <w:bCs/>
                          <w:color w:val="000080"/>
                          <w:sz w:val="16"/>
                          <w:szCs w:val="16"/>
                          <w:highlight w:val="white"/>
                          <w:lang w:val="en-US"/>
                        </w:rPr>
                        <w:t>,</w:t>
                      </w:r>
                      <w:proofErr w:type="spellStart"/>
                      <w:r w:rsidRPr="00421520">
                        <w:rPr>
                          <w:rFonts w:cs="Arial"/>
                          <w:color w:val="000000"/>
                          <w:sz w:val="16"/>
                          <w:szCs w:val="16"/>
                          <w:highlight w:val="white"/>
                          <w:lang w:val="en-US"/>
                        </w:rPr>
                        <w:t>fCda</w:t>
                      </w:r>
                      <w:r w:rsidRPr="00421520">
                        <w:rPr>
                          <w:rFonts w:cs="Arial"/>
                          <w:b/>
                          <w:bCs/>
                          <w:color w:val="000080"/>
                          <w:sz w:val="16"/>
                          <w:szCs w:val="16"/>
                          <w:highlight w:val="white"/>
                          <w:lang w:val="en-US"/>
                        </w:rPr>
                        <w:t>.</w:t>
                      </w:r>
                      <w:r w:rsidRPr="00421520">
                        <w:rPr>
                          <w:rFonts w:cs="Arial"/>
                          <w:color w:val="000000"/>
                          <w:sz w:val="16"/>
                          <w:szCs w:val="16"/>
                          <w:highlight w:val="white"/>
                          <w:lang w:val="en-US"/>
                        </w:rPr>
                        <w:t>getName</w:t>
                      </w:r>
                      <w:proofErr w:type="spellEnd"/>
                      <w:r w:rsidRPr="00421520">
                        <w:rPr>
                          <w:rFonts w:cs="Arial"/>
                          <w:b/>
                          <w:bCs/>
                          <w:color w:val="000080"/>
                          <w:sz w:val="16"/>
                          <w:szCs w:val="16"/>
                          <w:highlight w:val="white"/>
                          <w:lang w:val="en-US"/>
                        </w:rPr>
                        <w:t>());</w:t>
                      </w:r>
                      <w:r w:rsidRPr="00421520">
                        <w:rPr>
                          <w:rFonts w:cs="Arial"/>
                          <w:color w:val="000000"/>
                          <w:sz w:val="16"/>
                          <w:szCs w:val="16"/>
                          <w:highlight w:val="white"/>
                          <w:lang w:val="en-US"/>
                        </w:rPr>
                        <w:t xml:space="preserve"> </w:t>
                      </w:r>
                    </w:p>
                    <w:p w14:paraId="618CF72B" w14:textId="77777777" w:rsidR="00421520" w:rsidRPr="001047E2" w:rsidRDefault="00421520" w:rsidP="00421520">
                      <w:pPr>
                        <w:autoSpaceDE w:val="0"/>
                        <w:autoSpaceDN w:val="0"/>
                        <w:adjustRightInd w:val="0"/>
                        <w:spacing w:after="0"/>
                        <w:jc w:val="left"/>
                        <w:rPr>
                          <w:rFonts w:cs="Arial"/>
                          <w:color w:val="000000"/>
                          <w:sz w:val="16"/>
                          <w:szCs w:val="16"/>
                          <w:highlight w:val="white"/>
                        </w:rPr>
                      </w:pPr>
                      <w:r w:rsidRPr="00421520">
                        <w:rPr>
                          <w:rFonts w:cs="Arial"/>
                          <w:color w:val="000000"/>
                          <w:sz w:val="16"/>
                          <w:szCs w:val="16"/>
                          <w:highlight w:val="white"/>
                          <w:lang w:val="en-US"/>
                        </w:rPr>
                        <w:tab/>
                      </w:r>
                      <w:r w:rsidRPr="00421520">
                        <w:rPr>
                          <w:rFonts w:cs="Arial"/>
                          <w:color w:val="000000"/>
                          <w:sz w:val="16"/>
                          <w:szCs w:val="16"/>
                          <w:highlight w:val="white"/>
                          <w:lang w:val="en-US"/>
                        </w:rPr>
                        <w:tab/>
                      </w:r>
                      <w:proofErr w:type="spellStart"/>
                      <w:r w:rsidRPr="001047E2">
                        <w:rPr>
                          <w:rFonts w:cs="Arial"/>
                          <w:color w:val="000000"/>
                          <w:sz w:val="16"/>
                          <w:szCs w:val="16"/>
                          <w:highlight w:val="white"/>
                        </w:rPr>
                        <w:t>transformer</w:t>
                      </w:r>
                      <w:r w:rsidRPr="001047E2">
                        <w:rPr>
                          <w:rFonts w:cs="Arial"/>
                          <w:b/>
                          <w:bCs/>
                          <w:color w:val="000080"/>
                          <w:sz w:val="16"/>
                          <w:szCs w:val="16"/>
                          <w:highlight w:val="white"/>
                        </w:rPr>
                        <w:t>.</w:t>
                      </w:r>
                      <w:r w:rsidRPr="001047E2">
                        <w:rPr>
                          <w:rFonts w:cs="Arial"/>
                          <w:color w:val="000000"/>
                          <w:sz w:val="16"/>
                          <w:szCs w:val="16"/>
                          <w:highlight w:val="white"/>
                        </w:rPr>
                        <w:t>transform</w:t>
                      </w:r>
                      <w:proofErr w:type="spellEnd"/>
                      <w:r w:rsidRPr="001047E2">
                        <w:rPr>
                          <w:rFonts w:cs="Arial"/>
                          <w:b/>
                          <w:bCs/>
                          <w:color w:val="000080"/>
                          <w:sz w:val="16"/>
                          <w:szCs w:val="16"/>
                          <w:highlight w:val="white"/>
                        </w:rPr>
                        <w:t>(</w:t>
                      </w:r>
                      <w:proofErr w:type="spellStart"/>
                      <w:r w:rsidRPr="001047E2">
                        <w:rPr>
                          <w:rFonts w:cs="Arial"/>
                          <w:color w:val="000000"/>
                          <w:sz w:val="16"/>
                          <w:szCs w:val="16"/>
                          <w:highlight w:val="white"/>
                        </w:rPr>
                        <w:t>xmlSource</w:t>
                      </w:r>
                      <w:proofErr w:type="spellEnd"/>
                      <w:r w:rsidRPr="001047E2">
                        <w:rPr>
                          <w:rFonts w:cs="Arial"/>
                          <w:b/>
                          <w:bCs/>
                          <w:color w:val="000080"/>
                          <w:sz w:val="16"/>
                          <w:szCs w:val="16"/>
                          <w:highlight w:val="white"/>
                        </w:rPr>
                        <w:t>,</w:t>
                      </w:r>
                      <w:r w:rsidRPr="001047E2">
                        <w:rPr>
                          <w:rFonts w:cs="Arial"/>
                          <w:color w:val="000000"/>
                          <w:sz w:val="16"/>
                          <w:szCs w:val="16"/>
                          <w:highlight w:val="white"/>
                        </w:rPr>
                        <w:t xml:space="preserve"> </w:t>
                      </w:r>
                      <w:proofErr w:type="spellStart"/>
                      <w:r w:rsidRPr="001047E2">
                        <w:rPr>
                          <w:rFonts w:cs="Arial"/>
                          <w:color w:val="000000"/>
                          <w:sz w:val="16"/>
                          <w:szCs w:val="16"/>
                          <w:highlight w:val="white"/>
                        </w:rPr>
                        <w:t>result</w:t>
                      </w:r>
                      <w:proofErr w:type="spellEnd"/>
                      <w:r w:rsidRPr="001047E2">
                        <w:rPr>
                          <w:rFonts w:cs="Arial"/>
                          <w:b/>
                          <w:bCs/>
                          <w:color w:val="000080"/>
                          <w:sz w:val="16"/>
                          <w:szCs w:val="16"/>
                          <w:highlight w:val="white"/>
                        </w:rPr>
                        <w:t>);</w:t>
                      </w:r>
                    </w:p>
                    <w:p w14:paraId="77F30FC0" w14:textId="77777777" w:rsidR="00421520" w:rsidRPr="001047E2" w:rsidRDefault="00421520" w:rsidP="00421520">
                      <w:pPr>
                        <w:autoSpaceDE w:val="0"/>
                        <w:autoSpaceDN w:val="0"/>
                        <w:adjustRightInd w:val="0"/>
                        <w:spacing w:after="0"/>
                        <w:jc w:val="left"/>
                        <w:rPr>
                          <w:rFonts w:cs="Arial"/>
                          <w:color w:val="000000"/>
                          <w:sz w:val="16"/>
                          <w:szCs w:val="16"/>
                          <w:highlight w:val="white"/>
                        </w:rPr>
                      </w:pPr>
                      <w:r w:rsidRPr="001047E2">
                        <w:rPr>
                          <w:rFonts w:cs="Arial"/>
                          <w:color w:val="000000"/>
                          <w:sz w:val="16"/>
                          <w:szCs w:val="16"/>
                          <w:highlight w:val="white"/>
                        </w:rPr>
                        <w:tab/>
                      </w:r>
                      <w:r w:rsidRPr="001047E2">
                        <w:rPr>
                          <w:rFonts w:cs="Arial"/>
                          <w:b/>
                          <w:bCs/>
                          <w:color w:val="000080"/>
                          <w:sz w:val="16"/>
                          <w:szCs w:val="16"/>
                          <w:highlight w:val="white"/>
                        </w:rPr>
                        <w:t>}</w:t>
                      </w:r>
                    </w:p>
                    <w:p w14:paraId="42B01E81" w14:textId="77777777" w:rsidR="00421520" w:rsidRPr="001047E2" w:rsidRDefault="00421520" w:rsidP="00421520">
                      <w:pPr>
                        <w:rPr>
                          <w:rFonts w:cs="Arial"/>
                          <w:sz w:val="16"/>
                          <w:szCs w:val="16"/>
                        </w:rPr>
                      </w:pPr>
                      <w:r w:rsidRPr="001047E2">
                        <w:rPr>
                          <w:rFonts w:cs="Arial"/>
                          <w:color w:val="000000"/>
                          <w:sz w:val="16"/>
                          <w:szCs w:val="16"/>
                          <w:highlight w:val="white"/>
                        </w:rPr>
                        <w:tab/>
                      </w:r>
                      <w:r w:rsidRPr="001047E2">
                        <w:rPr>
                          <w:rFonts w:cs="Arial"/>
                          <w:color w:val="000000"/>
                          <w:sz w:val="16"/>
                          <w:szCs w:val="16"/>
                          <w:highlight w:val="white"/>
                        </w:rPr>
                        <w:tab/>
                      </w:r>
                      <w:r w:rsidRPr="001047E2">
                        <w:rPr>
                          <w:rFonts w:cs="Arial"/>
                          <w:color w:val="000000"/>
                          <w:sz w:val="16"/>
                          <w:szCs w:val="16"/>
                          <w:highlight w:val="white"/>
                        </w:rPr>
                        <w:tab/>
                      </w:r>
                    </w:p>
                  </w:txbxContent>
                </v:textbox>
              </v:shape>
            </w:pict>
          </mc:Fallback>
        </mc:AlternateContent>
      </w:r>
    </w:p>
    <w:p w14:paraId="53825B5D" w14:textId="77777777" w:rsidR="00421520" w:rsidRPr="00E814FD" w:rsidRDefault="00421520" w:rsidP="00421520">
      <w:pPr>
        <w:rPr>
          <w:rFonts w:asciiTheme="minorHAnsi" w:hAnsiTheme="minorHAnsi" w:cstheme="minorHAnsi"/>
          <w:sz w:val="18"/>
          <w:szCs w:val="18"/>
        </w:rPr>
      </w:pPr>
    </w:p>
    <w:p w14:paraId="4AF7D3C1" w14:textId="77777777" w:rsidR="00421520" w:rsidRPr="00E814FD" w:rsidRDefault="00421520" w:rsidP="00421520">
      <w:pPr>
        <w:rPr>
          <w:rFonts w:asciiTheme="minorHAnsi" w:hAnsiTheme="minorHAnsi" w:cstheme="minorHAnsi"/>
          <w:sz w:val="18"/>
          <w:szCs w:val="18"/>
        </w:rPr>
      </w:pPr>
    </w:p>
    <w:p w14:paraId="20836C35" w14:textId="77777777" w:rsidR="00421520" w:rsidRPr="00E814FD" w:rsidRDefault="00421520" w:rsidP="00421520">
      <w:pPr>
        <w:rPr>
          <w:rFonts w:asciiTheme="minorHAnsi" w:hAnsiTheme="minorHAnsi" w:cstheme="minorHAnsi"/>
          <w:sz w:val="18"/>
          <w:szCs w:val="18"/>
        </w:rPr>
      </w:pPr>
    </w:p>
    <w:p w14:paraId="6CDADF9A" w14:textId="77777777" w:rsidR="00421520" w:rsidRPr="00E814FD" w:rsidRDefault="00421520" w:rsidP="00421520">
      <w:pPr>
        <w:rPr>
          <w:rFonts w:asciiTheme="minorHAnsi" w:hAnsiTheme="minorHAnsi" w:cstheme="minorHAnsi"/>
          <w:sz w:val="18"/>
          <w:szCs w:val="18"/>
        </w:rPr>
      </w:pPr>
    </w:p>
    <w:p w14:paraId="23C1198C" w14:textId="77777777" w:rsidR="00421520" w:rsidRPr="00E814FD" w:rsidRDefault="00421520" w:rsidP="00421520">
      <w:pPr>
        <w:rPr>
          <w:rFonts w:asciiTheme="minorHAnsi" w:hAnsiTheme="minorHAnsi" w:cstheme="minorHAnsi"/>
          <w:sz w:val="18"/>
          <w:szCs w:val="18"/>
        </w:rPr>
      </w:pPr>
    </w:p>
    <w:p w14:paraId="41FDDA6A" w14:textId="77777777" w:rsidR="00421520" w:rsidRPr="00E814FD" w:rsidRDefault="00421520" w:rsidP="00421520">
      <w:pPr>
        <w:rPr>
          <w:rFonts w:asciiTheme="minorHAnsi" w:hAnsiTheme="minorHAnsi" w:cstheme="minorHAnsi"/>
          <w:sz w:val="18"/>
          <w:szCs w:val="18"/>
        </w:rPr>
      </w:pPr>
    </w:p>
    <w:p w14:paraId="42B0E415" w14:textId="77777777" w:rsidR="00421520" w:rsidRPr="00E814FD" w:rsidRDefault="00421520" w:rsidP="00421520">
      <w:pPr>
        <w:rPr>
          <w:rFonts w:asciiTheme="minorHAnsi" w:hAnsiTheme="minorHAnsi" w:cstheme="minorHAnsi"/>
          <w:sz w:val="18"/>
          <w:szCs w:val="18"/>
        </w:rPr>
      </w:pPr>
    </w:p>
    <w:p w14:paraId="172ACFB9" w14:textId="77777777" w:rsidR="00421520" w:rsidRPr="00E814FD" w:rsidRDefault="00421520" w:rsidP="00421520">
      <w:pPr>
        <w:rPr>
          <w:rFonts w:asciiTheme="minorHAnsi" w:hAnsiTheme="minorHAnsi" w:cstheme="minorHAnsi"/>
          <w:sz w:val="18"/>
          <w:szCs w:val="18"/>
        </w:rPr>
      </w:pPr>
    </w:p>
    <w:p w14:paraId="606FBABB" w14:textId="77777777" w:rsidR="00421520" w:rsidRPr="00E814FD" w:rsidRDefault="00421520" w:rsidP="00421520">
      <w:pPr>
        <w:rPr>
          <w:rFonts w:asciiTheme="minorHAnsi" w:hAnsiTheme="minorHAnsi" w:cstheme="minorHAnsi"/>
          <w:sz w:val="18"/>
          <w:szCs w:val="18"/>
        </w:rPr>
      </w:pPr>
    </w:p>
    <w:p w14:paraId="395B7F8F" w14:textId="77777777" w:rsidR="00421520" w:rsidRPr="00E814FD" w:rsidRDefault="00421520" w:rsidP="00421520">
      <w:pPr>
        <w:rPr>
          <w:rFonts w:asciiTheme="minorHAnsi" w:hAnsiTheme="minorHAnsi" w:cstheme="minorHAnsi"/>
          <w:sz w:val="18"/>
          <w:szCs w:val="18"/>
        </w:rPr>
      </w:pPr>
    </w:p>
    <w:p w14:paraId="063972CF" w14:textId="77777777" w:rsidR="00421520" w:rsidRPr="00E814FD" w:rsidRDefault="00421520" w:rsidP="00421520">
      <w:pPr>
        <w:rPr>
          <w:rFonts w:asciiTheme="minorHAnsi" w:hAnsiTheme="minorHAnsi" w:cstheme="minorHAnsi"/>
          <w:sz w:val="18"/>
          <w:szCs w:val="18"/>
        </w:rPr>
      </w:pPr>
    </w:p>
    <w:p w14:paraId="64F62B37" w14:textId="77777777" w:rsidR="00421520" w:rsidRPr="00E814FD" w:rsidRDefault="00421520" w:rsidP="00421520">
      <w:pPr>
        <w:rPr>
          <w:rFonts w:asciiTheme="minorHAnsi" w:hAnsiTheme="minorHAnsi" w:cstheme="minorHAnsi"/>
          <w:sz w:val="18"/>
          <w:szCs w:val="18"/>
        </w:rPr>
      </w:pPr>
    </w:p>
    <w:p w14:paraId="52E4C9C7" w14:textId="77777777" w:rsidR="00421520" w:rsidRPr="00E814FD" w:rsidRDefault="00421520" w:rsidP="00421520">
      <w:pPr>
        <w:rPr>
          <w:rFonts w:asciiTheme="minorHAnsi" w:hAnsiTheme="minorHAnsi" w:cstheme="minorHAnsi"/>
          <w:sz w:val="18"/>
          <w:szCs w:val="18"/>
        </w:rPr>
      </w:pPr>
    </w:p>
    <w:p w14:paraId="2E1DA73E" w14:textId="77777777" w:rsidR="00421520" w:rsidRPr="00E814FD" w:rsidRDefault="00421520" w:rsidP="00421520">
      <w:pPr>
        <w:rPr>
          <w:rFonts w:asciiTheme="minorHAnsi" w:hAnsiTheme="minorHAnsi" w:cstheme="minorHAnsi"/>
          <w:sz w:val="18"/>
          <w:szCs w:val="18"/>
        </w:rPr>
      </w:pPr>
    </w:p>
    <w:p w14:paraId="42A5C818" w14:textId="77777777" w:rsidR="00421520" w:rsidRPr="00E814FD" w:rsidRDefault="00421520" w:rsidP="00421520">
      <w:pPr>
        <w:rPr>
          <w:rFonts w:asciiTheme="minorHAnsi" w:hAnsiTheme="minorHAnsi" w:cstheme="minorHAnsi"/>
          <w:sz w:val="18"/>
          <w:szCs w:val="18"/>
        </w:rPr>
      </w:pPr>
    </w:p>
    <w:p w14:paraId="6CFA2100" w14:textId="77777777" w:rsidR="00421520" w:rsidRPr="00E814FD" w:rsidRDefault="00421520" w:rsidP="00421520">
      <w:pPr>
        <w:rPr>
          <w:rFonts w:asciiTheme="minorHAnsi" w:hAnsiTheme="minorHAnsi" w:cstheme="minorHAnsi"/>
          <w:sz w:val="18"/>
          <w:szCs w:val="18"/>
        </w:rPr>
      </w:pPr>
    </w:p>
    <w:p w14:paraId="52D0E680" w14:textId="77777777" w:rsidR="00421520" w:rsidRPr="00E814FD" w:rsidRDefault="00421520" w:rsidP="00421520">
      <w:pPr>
        <w:pStyle w:val="Titre4"/>
        <w:rPr>
          <w:rFonts w:asciiTheme="minorHAnsi" w:hAnsiTheme="minorHAnsi" w:cstheme="minorHAnsi"/>
          <w:sz w:val="18"/>
          <w:szCs w:val="18"/>
        </w:rPr>
      </w:pPr>
      <w:bookmarkStart w:id="80" w:name="_Toc73630082"/>
      <w:r w:rsidRPr="00E814FD">
        <w:rPr>
          <w:rFonts w:asciiTheme="minorHAnsi" w:hAnsiTheme="minorHAnsi" w:cstheme="minorHAnsi"/>
          <w:sz w:val="18"/>
          <w:szCs w:val="18"/>
        </w:rPr>
        <w:t>Utilisation</w:t>
      </w:r>
      <w:bookmarkEnd w:id="80"/>
    </w:p>
    <w:p w14:paraId="33278CC0" w14:textId="77777777" w:rsidR="00421520" w:rsidRPr="00E814FD" w:rsidRDefault="00421520" w:rsidP="00421520">
      <w:pPr>
        <w:rPr>
          <w:rFonts w:asciiTheme="minorHAnsi" w:hAnsiTheme="minorHAnsi" w:cstheme="minorHAnsi"/>
          <w:sz w:val="18"/>
          <w:szCs w:val="18"/>
        </w:rPr>
      </w:pPr>
      <w:r w:rsidRPr="00E814FD">
        <w:rPr>
          <w:rFonts w:asciiTheme="minorHAnsi" w:hAnsiTheme="minorHAnsi" w:cstheme="minorHAnsi"/>
          <w:sz w:val="18"/>
          <w:szCs w:val="18"/>
        </w:rPr>
        <w:t>Lors de l’appel de la classe, les paramètres suivants peuvent être passés :</w:t>
      </w:r>
    </w:p>
    <w:p w14:paraId="0F4F69D6" w14:textId="77777777" w:rsidR="00421520" w:rsidRPr="00E814FD" w:rsidRDefault="00421520">
      <w:pPr>
        <w:pStyle w:val="Paragraphedeliste"/>
        <w:numPr>
          <w:ilvl w:val="0"/>
          <w:numId w:val="62"/>
        </w:numPr>
        <w:spacing w:line="276" w:lineRule="auto"/>
        <w:rPr>
          <w:rFonts w:asciiTheme="minorHAnsi" w:hAnsiTheme="minorHAnsi" w:cstheme="minorHAnsi"/>
          <w:sz w:val="18"/>
          <w:szCs w:val="18"/>
        </w:rPr>
      </w:pPr>
      <w:r w:rsidRPr="00E814FD">
        <w:rPr>
          <w:rFonts w:asciiTheme="minorHAnsi" w:hAnsiTheme="minorHAnsi" w:cstheme="minorHAnsi"/>
          <w:sz w:val="18"/>
          <w:szCs w:val="18"/>
        </w:rPr>
        <w:t>-i :  Fichier à valider (CDA ou JDV)</w:t>
      </w:r>
    </w:p>
    <w:p w14:paraId="749BE02D" w14:textId="77777777" w:rsidR="00421520" w:rsidRPr="00E814FD" w:rsidRDefault="00421520">
      <w:pPr>
        <w:pStyle w:val="Paragraphedeliste"/>
        <w:numPr>
          <w:ilvl w:val="0"/>
          <w:numId w:val="62"/>
        </w:numPr>
        <w:spacing w:line="276" w:lineRule="auto"/>
        <w:rPr>
          <w:rFonts w:asciiTheme="minorHAnsi" w:hAnsiTheme="minorHAnsi" w:cstheme="minorHAnsi"/>
          <w:sz w:val="18"/>
          <w:szCs w:val="18"/>
        </w:rPr>
      </w:pPr>
      <w:r w:rsidRPr="00E814FD">
        <w:rPr>
          <w:rFonts w:asciiTheme="minorHAnsi" w:hAnsiTheme="minorHAnsi" w:cstheme="minorHAnsi"/>
          <w:sz w:val="18"/>
          <w:szCs w:val="18"/>
        </w:rPr>
        <w:t xml:space="preserve">-s : Fichier du </w:t>
      </w:r>
      <w:proofErr w:type="spellStart"/>
      <w:r w:rsidRPr="00E814FD">
        <w:rPr>
          <w:rFonts w:asciiTheme="minorHAnsi" w:hAnsiTheme="minorHAnsi" w:cstheme="minorHAnsi"/>
          <w:sz w:val="18"/>
          <w:szCs w:val="18"/>
        </w:rPr>
        <w:t>schématron</w:t>
      </w:r>
      <w:proofErr w:type="spellEnd"/>
    </w:p>
    <w:p w14:paraId="1AF40959" w14:textId="77777777" w:rsidR="00421520" w:rsidRPr="00E814FD" w:rsidRDefault="00421520">
      <w:pPr>
        <w:pStyle w:val="Paragraphedeliste"/>
        <w:numPr>
          <w:ilvl w:val="0"/>
          <w:numId w:val="62"/>
        </w:numPr>
        <w:spacing w:line="276" w:lineRule="auto"/>
        <w:rPr>
          <w:rFonts w:asciiTheme="minorHAnsi" w:hAnsiTheme="minorHAnsi" w:cstheme="minorHAnsi"/>
          <w:sz w:val="18"/>
          <w:szCs w:val="18"/>
        </w:rPr>
      </w:pPr>
      <w:r w:rsidRPr="00E814FD">
        <w:rPr>
          <w:rFonts w:asciiTheme="minorHAnsi" w:hAnsiTheme="minorHAnsi" w:cstheme="minorHAnsi"/>
          <w:sz w:val="18"/>
          <w:szCs w:val="18"/>
        </w:rPr>
        <w:t>-o : Fichier de résultat de la validation</w:t>
      </w:r>
    </w:p>
    <w:p w14:paraId="1F175D7F" w14:textId="77777777" w:rsidR="00421520" w:rsidRPr="00E814FD" w:rsidRDefault="00421520">
      <w:pPr>
        <w:pStyle w:val="Paragraphedeliste"/>
        <w:numPr>
          <w:ilvl w:val="0"/>
          <w:numId w:val="62"/>
        </w:numPr>
        <w:spacing w:line="276" w:lineRule="auto"/>
        <w:rPr>
          <w:rFonts w:asciiTheme="minorHAnsi" w:hAnsiTheme="minorHAnsi" w:cstheme="minorHAnsi"/>
          <w:sz w:val="18"/>
          <w:szCs w:val="18"/>
        </w:rPr>
      </w:pPr>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xsl</w:t>
      </w:r>
      <w:proofErr w:type="spellEnd"/>
      <w:r w:rsidRPr="00E814FD">
        <w:rPr>
          <w:rFonts w:asciiTheme="minorHAnsi" w:hAnsiTheme="minorHAnsi" w:cstheme="minorHAnsi"/>
          <w:sz w:val="18"/>
          <w:szCs w:val="18"/>
        </w:rPr>
        <w:t xml:space="preserve"> : feuille </w:t>
      </w:r>
      <w:proofErr w:type="spellStart"/>
      <w:r w:rsidRPr="00E814FD">
        <w:rPr>
          <w:rFonts w:asciiTheme="minorHAnsi" w:hAnsiTheme="minorHAnsi" w:cstheme="minorHAnsi"/>
          <w:sz w:val="18"/>
          <w:szCs w:val="18"/>
        </w:rPr>
        <w:t>xsl</w:t>
      </w:r>
      <w:proofErr w:type="spellEnd"/>
      <w:r w:rsidRPr="00E814FD">
        <w:rPr>
          <w:rFonts w:asciiTheme="minorHAnsi" w:hAnsiTheme="minorHAnsi" w:cstheme="minorHAnsi"/>
          <w:sz w:val="18"/>
          <w:szCs w:val="18"/>
        </w:rPr>
        <w:t xml:space="preserve"> pour transformer le résultat de la validation </w:t>
      </w:r>
    </w:p>
    <w:p w14:paraId="5E6A9386" w14:textId="77777777" w:rsidR="00421520" w:rsidRPr="00E814FD" w:rsidRDefault="00421520">
      <w:pPr>
        <w:pStyle w:val="Paragraphedeliste"/>
        <w:numPr>
          <w:ilvl w:val="0"/>
          <w:numId w:val="62"/>
        </w:numPr>
        <w:spacing w:line="276" w:lineRule="auto"/>
        <w:rPr>
          <w:rFonts w:asciiTheme="minorHAnsi" w:hAnsiTheme="minorHAnsi" w:cstheme="minorHAnsi"/>
          <w:sz w:val="18"/>
          <w:szCs w:val="18"/>
        </w:rPr>
      </w:pP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outputxsl</w:t>
      </w:r>
      <w:proofErr w:type="spellEnd"/>
      <w:r w:rsidRPr="00E814FD">
        <w:rPr>
          <w:rFonts w:asciiTheme="minorHAnsi" w:hAnsiTheme="minorHAnsi" w:cstheme="minorHAnsi"/>
          <w:sz w:val="18"/>
          <w:szCs w:val="18"/>
        </w:rPr>
        <w:t xml:space="preserve"> : Fichier de </w:t>
      </w:r>
      <w:proofErr w:type="spellStart"/>
      <w:r w:rsidRPr="00E814FD">
        <w:rPr>
          <w:rFonts w:asciiTheme="minorHAnsi" w:hAnsiTheme="minorHAnsi" w:cstheme="minorHAnsi"/>
          <w:sz w:val="18"/>
          <w:szCs w:val="18"/>
        </w:rPr>
        <w:t>resulat</w:t>
      </w:r>
      <w:proofErr w:type="spellEnd"/>
      <w:r w:rsidRPr="00E814FD">
        <w:rPr>
          <w:rFonts w:asciiTheme="minorHAnsi" w:hAnsiTheme="minorHAnsi" w:cstheme="minorHAnsi"/>
          <w:sz w:val="18"/>
          <w:szCs w:val="18"/>
        </w:rPr>
        <w:t xml:space="preserve"> de la transformation XSL</w:t>
      </w:r>
    </w:p>
    <w:p w14:paraId="39AA52F9" w14:textId="77777777" w:rsidR="00421520" w:rsidRPr="00E814FD" w:rsidRDefault="00421520" w:rsidP="00421520">
      <w:pPr>
        <w:rPr>
          <w:rFonts w:asciiTheme="minorHAnsi" w:hAnsiTheme="minorHAnsi" w:cstheme="minorHAnsi"/>
          <w:sz w:val="18"/>
          <w:szCs w:val="18"/>
        </w:rPr>
      </w:pPr>
    </w:p>
    <w:p w14:paraId="563DE562" w14:textId="77777777" w:rsidR="00421520" w:rsidRPr="00E814FD" w:rsidRDefault="00421520" w:rsidP="00421520">
      <w:pPr>
        <w:rPr>
          <w:rFonts w:asciiTheme="minorHAnsi" w:hAnsiTheme="minorHAnsi" w:cstheme="minorHAnsi"/>
          <w:sz w:val="18"/>
          <w:szCs w:val="18"/>
        </w:rPr>
      </w:pPr>
      <w:r w:rsidRPr="00E814FD">
        <w:rPr>
          <w:rFonts w:asciiTheme="minorHAnsi" w:hAnsiTheme="minorHAnsi" w:cstheme="minorHAnsi"/>
          <w:sz w:val="18"/>
          <w:szCs w:val="18"/>
        </w:rPr>
        <w:t xml:space="preserve">Exemple : </w:t>
      </w:r>
    </w:p>
    <w:p w14:paraId="51CD284E" w14:textId="2183A2B0" w:rsidR="00421520" w:rsidRPr="00E814FD" w:rsidRDefault="00421520" w:rsidP="00421520">
      <w:pPr>
        <w:rPr>
          <w:rFonts w:asciiTheme="minorHAnsi" w:hAnsiTheme="minorHAnsi" w:cstheme="minorHAnsi"/>
          <w:sz w:val="18"/>
          <w:szCs w:val="18"/>
        </w:rPr>
      </w:pPr>
      <w:proofErr w:type="gramStart"/>
      <w:r w:rsidRPr="00E814FD">
        <w:rPr>
          <w:rFonts w:asciiTheme="minorHAnsi" w:hAnsiTheme="minorHAnsi" w:cstheme="minorHAnsi"/>
          <w:sz w:val="18"/>
          <w:szCs w:val="18"/>
        </w:rPr>
        <w:t>java  -</w:t>
      </w:r>
      <w:proofErr w:type="spellStart"/>
      <w:proofErr w:type="gramEnd"/>
      <w:r w:rsidRPr="00E814FD">
        <w:rPr>
          <w:rFonts w:asciiTheme="minorHAnsi" w:hAnsiTheme="minorHAnsi" w:cstheme="minorHAnsi"/>
          <w:sz w:val="18"/>
          <w:szCs w:val="18"/>
        </w:rPr>
        <w:t>cp</w:t>
      </w:r>
      <w:proofErr w:type="spellEnd"/>
      <w:r w:rsidRPr="00E814FD">
        <w:rPr>
          <w:rFonts w:asciiTheme="minorHAnsi" w:hAnsiTheme="minorHAnsi" w:cstheme="minorHAnsi"/>
          <w:sz w:val="18"/>
          <w:szCs w:val="18"/>
        </w:rPr>
        <w:t xml:space="preserve"> ./* validate.java -i  -BIO_v2.0_Chikungunya.XML -s schematron\</w:t>
      </w:r>
      <w:proofErr w:type="spellStart"/>
      <w:r w:rsidRPr="00E814FD">
        <w:rPr>
          <w:rFonts w:asciiTheme="minorHAnsi" w:hAnsiTheme="minorHAnsi" w:cstheme="minorHAnsi"/>
          <w:sz w:val="18"/>
          <w:szCs w:val="18"/>
        </w:rPr>
        <w:t>terminologie.sch</w:t>
      </w:r>
      <w:proofErr w:type="spellEnd"/>
      <w:r w:rsidRPr="00E814FD">
        <w:rPr>
          <w:rFonts w:asciiTheme="minorHAnsi" w:hAnsiTheme="minorHAnsi" w:cstheme="minorHAnsi"/>
          <w:sz w:val="18"/>
          <w:szCs w:val="18"/>
        </w:rPr>
        <w:t xml:space="preserve"> -o output/CR-</w:t>
      </w:r>
      <w:proofErr w:type="spellStart"/>
      <w:r w:rsidRPr="00E814FD">
        <w:rPr>
          <w:rFonts w:asciiTheme="minorHAnsi" w:hAnsiTheme="minorHAnsi" w:cstheme="minorHAnsi"/>
          <w:sz w:val="18"/>
          <w:szCs w:val="18"/>
        </w:rPr>
        <w:t>bio.svrl</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xsl</w:t>
      </w:r>
      <w:proofErr w:type="spellEnd"/>
      <w:r w:rsidRPr="00E814FD">
        <w:rPr>
          <w:rFonts w:asciiTheme="minorHAnsi" w:hAnsiTheme="minorHAnsi" w:cstheme="minorHAnsi"/>
          <w:sz w:val="18"/>
          <w:szCs w:val="18"/>
        </w:rPr>
        <w:t xml:space="preserve"> schematron/svrl-to-html.xsl -</w:t>
      </w:r>
      <w:proofErr w:type="spellStart"/>
      <w:r w:rsidRPr="00E814FD">
        <w:rPr>
          <w:rFonts w:asciiTheme="minorHAnsi" w:hAnsiTheme="minorHAnsi" w:cstheme="minorHAnsi"/>
          <w:sz w:val="18"/>
          <w:szCs w:val="18"/>
        </w:rPr>
        <w:t>outputxsl</w:t>
      </w:r>
      <w:proofErr w:type="spellEnd"/>
      <w:r w:rsidRPr="00E814FD">
        <w:rPr>
          <w:rFonts w:asciiTheme="minorHAnsi" w:hAnsiTheme="minorHAnsi" w:cstheme="minorHAnsi"/>
          <w:sz w:val="18"/>
          <w:szCs w:val="18"/>
        </w:rPr>
        <w:t xml:space="preserve"> output/crbio.html</w:t>
      </w:r>
    </w:p>
    <w:p w14:paraId="469008BC" w14:textId="77777777" w:rsidR="00421520" w:rsidRPr="00E814FD" w:rsidRDefault="00421520" w:rsidP="00421520">
      <w:pPr>
        <w:rPr>
          <w:rFonts w:asciiTheme="minorHAnsi" w:hAnsiTheme="minorHAnsi" w:cstheme="minorHAnsi"/>
          <w:sz w:val="18"/>
          <w:szCs w:val="18"/>
        </w:rPr>
      </w:pPr>
    </w:p>
    <w:p w14:paraId="1EABEA51" w14:textId="77777777" w:rsidR="00421520" w:rsidRPr="00E814FD" w:rsidRDefault="00421520" w:rsidP="00421520">
      <w:pPr>
        <w:pStyle w:val="Titre4"/>
        <w:rPr>
          <w:rFonts w:asciiTheme="minorHAnsi" w:hAnsiTheme="minorHAnsi" w:cstheme="minorHAnsi"/>
          <w:sz w:val="18"/>
          <w:szCs w:val="18"/>
        </w:rPr>
      </w:pPr>
      <w:r w:rsidRPr="00E814FD">
        <w:rPr>
          <w:rFonts w:asciiTheme="minorHAnsi" w:hAnsiTheme="minorHAnsi" w:cstheme="minorHAnsi"/>
          <w:sz w:val="18"/>
          <w:szCs w:val="18"/>
        </w:rPr>
        <w:lastRenderedPageBreak/>
        <w:t>Conclusion</w:t>
      </w:r>
    </w:p>
    <w:p w14:paraId="4448ECFB" w14:textId="77777777" w:rsidR="00421520" w:rsidRPr="00E814FD" w:rsidRDefault="00421520" w:rsidP="00421520">
      <w:pPr>
        <w:rPr>
          <w:rFonts w:asciiTheme="minorHAnsi" w:hAnsiTheme="minorHAnsi" w:cstheme="minorHAnsi"/>
          <w:sz w:val="18"/>
          <w:szCs w:val="18"/>
        </w:rPr>
      </w:pPr>
      <w:r w:rsidRPr="00E814FD">
        <w:rPr>
          <w:rFonts w:asciiTheme="minorHAnsi" w:hAnsiTheme="minorHAnsi" w:cstheme="minorHAnsi"/>
          <w:sz w:val="18"/>
          <w:szCs w:val="18"/>
        </w:rPr>
        <w:t xml:space="preserve">Le mode « pure » plus rapide ne reconnais pas les requêtes complexes dans les schematrons et donc non </w:t>
      </w:r>
      <w:proofErr w:type="spellStart"/>
      <w:r w:rsidRPr="00E814FD">
        <w:rPr>
          <w:rFonts w:asciiTheme="minorHAnsi" w:hAnsiTheme="minorHAnsi" w:cstheme="minorHAnsi"/>
          <w:sz w:val="18"/>
          <w:szCs w:val="18"/>
        </w:rPr>
        <w:t>adapaté</w:t>
      </w:r>
      <w:proofErr w:type="spellEnd"/>
      <w:r w:rsidRPr="00E814FD">
        <w:rPr>
          <w:rFonts w:asciiTheme="minorHAnsi" w:hAnsiTheme="minorHAnsi" w:cstheme="minorHAnsi"/>
          <w:sz w:val="18"/>
          <w:szCs w:val="18"/>
        </w:rPr>
        <w:t xml:space="preserve"> dans notre cas. </w:t>
      </w:r>
    </w:p>
    <w:p w14:paraId="6C9077D6" w14:textId="77777777" w:rsidR="00421520" w:rsidRPr="00E814FD" w:rsidRDefault="00421520" w:rsidP="00421520">
      <w:pPr>
        <w:rPr>
          <w:rFonts w:asciiTheme="minorHAnsi" w:hAnsiTheme="minorHAnsi" w:cstheme="minorHAnsi"/>
          <w:sz w:val="18"/>
          <w:szCs w:val="18"/>
        </w:rPr>
      </w:pPr>
    </w:p>
    <w:p w14:paraId="5DD3D527" w14:textId="25D303B1" w:rsidR="00AD0D9C" w:rsidRPr="00E814FD" w:rsidRDefault="00AD0D9C" w:rsidP="00AD0D9C">
      <w:pPr>
        <w:pStyle w:val="Titre1"/>
        <w:rPr>
          <w:rFonts w:asciiTheme="minorHAnsi" w:hAnsiTheme="minorHAnsi" w:cstheme="minorHAnsi"/>
          <w:sz w:val="18"/>
          <w:szCs w:val="18"/>
        </w:rPr>
      </w:pPr>
      <w:bookmarkStart w:id="81" w:name="_Toc122428853"/>
      <w:r w:rsidRPr="00E814FD">
        <w:rPr>
          <w:rFonts w:asciiTheme="minorHAnsi" w:hAnsiTheme="minorHAnsi" w:cstheme="minorHAnsi"/>
          <w:sz w:val="18"/>
          <w:szCs w:val="18"/>
        </w:rPr>
        <w:t>Convention de nommage</w:t>
      </w:r>
      <w:bookmarkEnd w:id="81"/>
    </w:p>
    <w:p w14:paraId="22A52032" w14:textId="77777777" w:rsidR="00AD0D9C" w:rsidRPr="00E814FD" w:rsidRDefault="00AD0D9C" w:rsidP="00364B74">
      <w:pPr>
        <w:rPr>
          <w:rFonts w:asciiTheme="minorHAnsi" w:hAnsiTheme="minorHAnsi" w:cstheme="minorHAnsi"/>
          <w:sz w:val="18"/>
          <w:szCs w:val="18"/>
        </w:rPr>
      </w:pPr>
    </w:p>
    <w:p w14:paraId="33D0EEA3" w14:textId="77777777" w:rsidR="00AD0D9C" w:rsidRPr="00E814FD" w:rsidRDefault="00AD0D9C" w:rsidP="00AD0D9C">
      <w:pPr>
        <w:rPr>
          <w:rFonts w:asciiTheme="minorHAnsi" w:hAnsiTheme="minorHAnsi" w:cstheme="minorHAnsi"/>
          <w:sz w:val="18"/>
          <w:szCs w:val="18"/>
          <w:lang w:eastAsia="fr-FR" w:bidi="ar-SA"/>
        </w:rPr>
      </w:pPr>
      <w:r w:rsidRPr="00E814FD">
        <w:rPr>
          <w:rFonts w:asciiTheme="minorHAnsi" w:hAnsiTheme="minorHAnsi" w:cstheme="minorHAnsi"/>
          <w:sz w:val="18"/>
          <w:szCs w:val="18"/>
          <w:lang w:eastAsia="fr-FR" w:bidi="ar-SA"/>
        </w:rPr>
        <w:t xml:space="preserve">Afin de faciliter la gestion des </w:t>
      </w:r>
      <w:proofErr w:type="spellStart"/>
      <w:r w:rsidRPr="00E814FD">
        <w:rPr>
          <w:rFonts w:asciiTheme="minorHAnsi" w:hAnsiTheme="minorHAnsi" w:cstheme="minorHAnsi"/>
          <w:sz w:val="18"/>
          <w:szCs w:val="18"/>
          <w:lang w:eastAsia="fr-FR" w:bidi="ar-SA"/>
        </w:rPr>
        <w:t>schématrons</w:t>
      </w:r>
      <w:proofErr w:type="spellEnd"/>
      <w:r w:rsidRPr="00E814FD">
        <w:rPr>
          <w:rFonts w:asciiTheme="minorHAnsi" w:hAnsiTheme="minorHAnsi" w:cstheme="minorHAnsi"/>
          <w:sz w:val="18"/>
          <w:szCs w:val="18"/>
          <w:lang w:eastAsia="fr-FR" w:bidi="ar-SA"/>
        </w:rPr>
        <w:t xml:space="preserve">, </w:t>
      </w:r>
      <w:r w:rsidR="00D86CBF" w:rsidRPr="00E814FD">
        <w:rPr>
          <w:rFonts w:asciiTheme="minorHAnsi" w:hAnsiTheme="minorHAnsi" w:cstheme="minorHAnsi"/>
          <w:sz w:val="18"/>
          <w:szCs w:val="18"/>
          <w:lang w:eastAsia="fr-FR" w:bidi="ar-SA"/>
        </w:rPr>
        <w:t>la</w:t>
      </w:r>
      <w:r w:rsidRPr="00E814FD">
        <w:rPr>
          <w:rFonts w:asciiTheme="minorHAnsi" w:hAnsiTheme="minorHAnsi" w:cstheme="minorHAnsi"/>
          <w:sz w:val="18"/>
          <w:szCs w:val="18"/>
          <w:lang w:eastAsia="fr-FR" w:bidi="ar-SA"/>
        </w:rPr>
        <w:t xml:space="preserve"> convention de nommage</w:t>
      </w:r>
      <w:r w:rsidR="00D86CBF" w:rsidRPr="00E814FD">
        <w:rPr>
          <w:rFonts w:asciiTheme="minorHAnsi" w:hAnsiTheme="minorHAnsi" w:cstheme="minorHAnsi"/>
          <w:sz w:val="18"/>
          <w:szCs w:val="18"/>
          <w:lang w:eastAsia="fr-FR" w:bidi="ar-SA"/>
        </w:rPr>
        <w:t xml:space="preserve"> des </w:t>
      </w:r>
      <w:proofErr w:type="spellStart"/>
      <w:r w:rsidR="00D86CBF" w:rsidRPr="00E814FD">
        <w:rPr>
          <w:rFonts w:asciiTheme="minorHAnsi" w:hAnsiTheme="minorHAnsi" w:cstheme="minorHAnsi"/>
          <w:sz w:val="18"/>
          <w:szCs w:val="18"/>
          <w:lang w:eastAsia="fr-FR" w:bidi="ar-SA"/>
        </w:rPr>
        <w:t>schématrons</w:t>
      </w:r>
      <w:proofErr w:type="spellEnd"/>
      <w:r w:rsidR="00D86CBF" w:rsidRPr="00E814FD">
        <w:rPr>
          <w:rFonts w:asciiTheme="minorHAnsi" w:hAnsiTheme="minorHAnsi" w:cstheme="minorHAnsi"/>
          <w:sz w:val="18"/>
          <w:szCs w:val="18"/>
          <w:lang w:eastAsia="fr-FR" w:bidi="ar-SA"/>
        </w:rPr>
        <w:t xml:space="preserve"> suivante a été définie</w:t>
      </w:r>
      <w:r w:rsidR="00274FD0" w:rsidRPr="00E814FD">
        <w:rPr>
          <w:rFonts w:asciiTheme="minorHAnsi" w:hAnsiTheme="minorHAnsi" w:cstheme="minorHAnsi"/>
          <w:sz w:val="18"/>
          <w:szCs w:val="18"/>
          <w:lang w:eastAsia="fr-FR" w:bidi="ar-SA"/>
        </w:rPr>
        <w:t> </w:t>
      </w:r>
      <w:r w:rsidRPr="00E814FD">
        <w:rPr>
          <w:rFonts w:asciiTheme="minorHAnsi" w:hAnsiTheme="minorHAnsi" w:cstheme="minorHAnsi"/>
          <w:sz w:val="18"/>
          <w:szCs w:val="18"/>
          <w:lang w:eastAsia="fr-FR" w:bidi="ar-SA"/>
        </w:rPr>
        <w:t xml:space="preserve">: </w:t>
      </w:r>
    </w:p>
    <w:p w14:paraId="015D4E55" w14:textId="6564AD1E" w:rsidR="00AD0D9C" w:rsidRPr="00E814FD" w:rsidRDefault="00AD0D9C" w:rsidP="00AD0D9C">
      <w:pPr>
        <w:rPr>
          <w:rFonts w:asciiTheme="minorHAnsi" w:hAnsiTheme="minorHAnsi" w:cstheme="minorHAnsi"/>
          <w:i/>
          <w:sz w:val="18"/>
          <w:szCs w:val="18"/>
        </w:rPr>
      </w:pPr>
      <w:proofErr w:type="spellStart"/>
      <w:r w:rsidRPr="00E814FD">
        <w:rPr>
          <w:rFonts w:asciiTheme="minorHAnsi" w:hAnsiTheme="minorHAnsi" w:cstheme="minorHAnsi"/>
          <w:i/>
          <w:sz w:val="18"/>
          <w:szCs w:val="18"/>
        </w:rPr>
        <w:t>Type_NomModèle_</w:t>
      </w:r>
      <w:r w:rsidR="00D86CBF" w:rsidRPr="00E814FD">
        <w:rPr>
          <w:rFonts w:asciiTheme="minorHAnsi" w:hAnsiTheme="minorHAnsi" w:cstheme="minorHAnsi"/>
          <w:i/>
          <w:sz w:val="18"/>
          <w:szCs w:val="18"/>
        </w:rPr>
        <w:t>Domaine</w:t>
      </w:r>
      <w:r w:rsidRPr="00E814FD">
        <w:rPr>
          <w:rFonts w:asciiTheme="minorHAnsi" w:hAnsiTheme="minorHAnsi" w:cstheme="minorHAnsi"/>
          <w:i/>
          <w:sz w:val="18"/>
          <w:szCs w:val="18"/>
        </w:rPr>
        <w:t>.sch</w:t>
      </w:r>
      <w:proofErr w:type="spellEnd"/>
    </w:p>
    <w:p w14:paraId="7392B245" w14:textId="77777777" w:rsidR="00AD0D9C" w:rsidRPr="00E814FD" w:rsidRDefault="00AD0D9C" w:rsidP="00EB7579">
      <w:pPr>
        <w:pStyle w:val="Paragraphedeliste"/>
        <w:numPr>
          <w:ilvl w:val="0"/>
          <w:numId w:val="5"/>
        </w:numPr>
        <w:rPr>
          <w:rFonts w:asciiTheme="minorHAnsi" w:hAnsiTheme="minorHAnsi" w:cstheme="minorHAnsi"/>
          <w:sz w:val="18"/>
          <w:szCs w:val="18"/>
          <w:lang w:eastAsia="fr-FR" w:bidi="ar-SA"/>
        </w:rPr>
      </w:pPr>
      <w:r w:rsidRPr="00E814FD">
        <w:rPr>
          <w:rFonts w:asciiTheme="minorHAnsi" w:hAnsiTheme="minorHAnsi" w:cstheme="minorHAnsi"/>
          <w:b/>
          <w:i/>
          <w:sz w:val="18"/>
          <w:szCs w:val="18"/>
          <w:lang w:eastAsia="fr-FR" w:bidi="ar-SA"/>
        </w:rPr>
        <w:t>Type</w:t>
      </w:r>
      <w:r w:rsidRPr="00E814FD">
        <w:rPr>
          <w:rFonts w:asciiTheme="minorHAnsi" w:hAnsiTheme="minorHAnsi" w:cstheme="minorHAnsi"/>
          <w:b/>
          <w:sz w:val="18"/>
          <w:szCs w:val="18"/>
          <w:lang w:eastAsia="fr-FR" w:bidi="ar-SA"/>
        </w:rPr>
        <w:t xml:space="preserve"> (obligatoire)</w:t>
      </w:r>
      <w:r w:rsidR="00274FD0" w:rsidRPr="00E814FD">
        <w:rPr>
          <w:rFonts w:asciiTheme="minorHAnsi" w:hAnsiTheme="minorHAnsi" w:cstheme="minorHAnsi"/>
          <w:sz w:val="18"/>
          <w:szCs w:val="18"/>
          <w:lang w:eastAsia="fr-FR" w:bidi="ar-SA"/>
        </w:rPr>
        <w:t> </w:t>
      </w:r>
      <w:r w:rsidRPr="00E814FD">
        <w:rPr>
          <w:rFonts w:asciiTheme="minorHAnsi" w:hAnsiTheme="minorHAnsi" w:cstheme="minorHAnsi"/>
          <w:sz w:val="18"/>
          <w:szCs w:val="18"/>
          <w:lang w:eastAsia="fr-FR" w:bidi="ar-SA"/>
        </w:rPr>
        <w:t>:</w:t>
      </w:r>
    </w:p>
    <w:p w14:paraId="5DCE0564" w14:textId="77777777" w:rsidR="00AD0D9C" w:rsidRPr="00E814FD" w:rsidRDefault="00D86CBF" w:rsidP="00EB7579">
      <w:pPr>
        <w:pStyle w:val="Paragraphedeliste"/>
        <w:numPr>
          <w:ilvl w:val="0"/>
          <w:numId w:val="11"/>
        </w:numPr>
        <w:rPr>
          <w:rFonts w:asciiTheme="minorHAnsi" w:hAnsiTheme="minorHAnsi" w:cstheme="minorHAnsi"/>
          <w:sz w:val="18"/>
          <w:szCs w:val="18"/>
          <w:lang w:eastAsia="fr-FR" w:bidi="ar-SA"/>
        </w:rPr>
      </w:pPr>
      <w:r w:rsidRPr="00E814FD">
        <w:rPr>
          <w:rFonts w:asciiTheme="minorHAnsi" w:hAnsiTheme="minorHAnsi" w:cstheme="minorHAnsi"/>
          <w:b/>
          <w:sz w:val="18"/>
          <w:szCs w:val="18"/>
          <w:lang w:eastAsia="fr-FR" w:bidi="ar-SA"/>
        </w:rPr>
        <w:t>S</w:t>
      </w:r>
      <w:r w:rsidR="00306FD8" w:rsidRPr="00E814FD">
        <w:rPr>
          <w:rFonts w:asciiTheme="minorHAnsi" w:hAnsiTheme="minorHAnsi" w:cstheme="minorHAnsi"/>
          <w:sz w:val="18"/>
          <w:szCs w:val="18"/>
          <w:lang w:eastAsia="fr-FR" w:bidi="ar-SA"/>
        </w:rPr>
        <w:t xml:space="preserve"> : </w:t>
      </w:r>
      <w:r w:rsidRPr="00E814FD">
        <w:rPr>
          <w:rFonts w:asciiTheme="minorHAnsi" w:hAnsiTheme="minorHAnsi" w:cstheme="minorHAnsi"/>
          <w:sz w:val="18"/>
          <w:szCs w:val="18"/>
          <w:lang w:eastAsia="fr-FR" w:bidi="ar-SA"/>
        </w:rPr>
        <w:t xml:space="preserve">pour les </w:t>
      </w:r>
      <w:proofErr w:type="spellStart"/>
      <w:r w:rsidRPr="00E814FD">
        <w:rPr>
          <w:rFonts w:asciiTheme="minorHAnsi" w:hAnsiTheme="minorHAnsi" w:cstheme="minorHAnsi"/>
          <w:sz w:val="18"/>
          <w:szCs w:val="18"/>
          <w:lang w:eastAsia="fr-FR" w:bidi="ar-SA"/>
        </w:rPr>
        <w:t>schématrons</w:t>
      </w:r>
      <w:proofErr w:type="spellEnd"/>
      <w:r w:rsidRPr="00E814FD">
        <w:rPr>
          <w:rFonts w:asciiTheme="minorHAnsi" w:hAnsiTheme="minorHAnsi" w:cstheme="minorHAnsi"/>
          <w:sz w:val="18"/>
          <w:szCs w:val="18"/>
          <w:lang w:eastAsia="fr-FR" w:bidi="ar-SA"/>
        </w:rPr>
        <w:t xml:space="preserve"> de</w:t>
      </w:r>
      <w:r w:rsidR="00AD0D9C" w:rsidRPr="00E814FD">
        <w:rPr>
          <w:rFonts w:asciiTheme="minorHAnsi" w:hAnsiTheme="minorHAnsi" w:cstheme="minorHAnsi"/>
          <w:sz w:val="18"/>
          <w:szCs w:val="18"/>
          <w:lang w:eastAsia="fr-FR" w:bidi="ar-SA"/>
        </w:rPr>
        <w:t xml:space="preserve"> section,</w:t>
      </w:r>
    </w:p>
    <w:p w14:paraId="43B1AA2A" w14:textId="77777777" w:rsidR="00AD0D9C" w:rsidRPr="00E814FD" w:rsidRDefault="00D86CBF" w:rsidP="00EB7579">
      <w:pPr>
        <w:pStyle w:val="Paragraphedeliste"/>
        <w:numPr>
          <w:ilvl w:val="0"/>
          <w:numId w:val="11"/>
        </w:numPr>
        <w:rPr>
          <w:rFonts w:asciiTheme="minorHAnsi" w:hAnsiTheme="minorHAnsi" w:cstheme="minorHAnsi"/>
          <w:sz w:val="18"/>
          <w:szCs w:val="18"/>
          <w:lang w:eastAsia="fr-FR" w:bidi="ar-SA"/>
        </w:rPr>
      </w:pPr>
      <w:r w:rsidRPr="00E814FD">
        <w:rPr>
          <w:rFonts w:asciiTheme="minorHAnsi" w:hAnsiTheme="minorHAnsi" w:cstheme="minorHAnsi"/>
          <w:b/>
          <w:sz w:val="18"/>
          <w:szCs w:val="18"/>
          <w:lang w:eastAsia="fr-FR" w:bidi="ar-SA"/>
        </w:rPr>
        <w:t>E</w:t>
      </w:r>
      <w:r w:rsidR="00306FD8" w:rsidRPr="00E814FD">
        <w:rPr>
          <w:rFonts w:asciiTheme="minorHAnsi" w:hAnsiTheme="minorHAnsi" w:cstheme="minorHAnsi"/>
          <w:sz w:val="18"/>
          <w:szCs w:val="18"/>
          <w:lang w:eastAsia="fr-FR" w:bidi="ar-SA"/>
        </w:rPr>
        <w:t xml:space="preserve"> : </w:t>
      </w:r>
      <w:r w:rsidRPr="00E814FD">
        <w:rPr>
          <w:rFonts w:asciiTheme="minorHAnsi" w:hAnsiTheme="minorHAnsi" w:cstheme="minorHAnsi"/>
          <w:sz w:val="18"/>
          <w:szCs w:val="18"/>
          <w:lang w:eastAsia="fr-FR" w:bidi="ar-SA"/>
        </w:rPr>
        <w:t xml:space="preserve">pour les </w:t>
      </w:r>
      <w:proofErr w:type="spellStart"/>
      <w:r w:rsidRPr="00E814FD">
        <w:rPr>
          <w:rFonts w:asciiTheme="minorHAnsi" w:hAnsiTheme="minorHAnsi" w:cstheme="minorHAnsi"/>
          <w:sz w:val="18"/>
          <w:szCs w:val="18"/>
          <w:lang w:eastAsia="fr-FR" w:bidi="ar-SA"/>
        </w:rPr>
        <w:t>schématrons</w:t>
      </w:r>
      <w:proofErr w:type="spellEnd"/>
      <w:r w:rsidRPr="00E814FD">
        <w:rPr>
          <w:rFonts w:asciiTheme="minorHAnsi" w:hAnsiTheme="minorHAnsi" w:cstheme="minorHAnsi"/>
          <w:sz w:val="18"/>
          <w:szCs w:val="18"/>
          <w:lang w:eastAsia="fr-FR" w:bidi="ar-SA"/>
        </w:rPr>
        <w:t xml:space="preserve"> d’</w:t>
      </w:r>
      <w:r w:rsidR="00AD0D9C" w:rsidRPr="00E814FD">
        <w:rPr>
          <w:rFonts w:asciiTheme="minorHAnsi" w:hAnsiTheme="minorHAnsi" w:cstheme="minorHAnsi"/>
          <w:sz w:val="18"/>
          <w:szCs w:val="18"/>
          <w:lang w:eastAsia="fr-FR" w:bidi="ar-SA"/>
        </w:rPr>
        <w:t>entrée,</w:t>
      </w:r>
    </w:p>
    <w:p w14:paraId="11D9E91F" w14:textId="77777777" w:rsidR="00AD0D9C" w:rsidRPr="00E814FD" w:rsidRDefault="00D86CBF" w:rsidP="00EB7579">
      <w:pPr>
        <w:pStyle w:val="Paragraphedeliste"/>
        <w:numPr>
          <w:ilvl w:val="0"/>
          <w:numId w:val="11"/>
        </w:numPr>
        <w:rPr>
          <w:rFonts w:asciiTheme="minorHAnsi" w:hAnsiTheme="minorHAnsi" w:cstheme="minorHAnsi"/>
          <w:sz w:val="18"/>
          <w:szCs w:val="18"/>
          <w:lang w:eastAsia="fr-FR" w:bidi="ar-SA"/>
        </w:rPr>
      </w:pPr>
      <w:r w:rsidRPr="00E814FD">
        <w:rPr>
          <w:rFonts w:asciiTheme="minorHAnsi" w:hAnsiTheme="minorHAnsi" w:cstheme="minorHAnsi"/>
          <w:b/>
          <w:sz w:val="18"/>
          <w:szCs w:val="18"/>
          <w:lang w:eastAsia="fr-FR" w:bidi="ar-SA"/>
        </w:rPr>
        <w:t>JDV</w:t>
      </w:r>
      <w:r w:rsidR="00306FD8" w:rsidRPr="00E814FD">
        <w:rPr>
          <w:rFonts w:asciiTheme="minorHAnsi" w:hAnsiTheme="minorHAnsi" w:cstheme="minorHAnsi"/>
          <w:sz w:val="18"/>
          <w:szCs w:val="18"/>
          <w:lang w:eastAsia="fr-FR" w:bidi="ar-SA"/>
        </w:rPr>
        <w:t xml:space="preserve"> : </w:t>
      </w:r>
      <w:r w:rsidRPr="00E814FD">
        <w:rPr>
          <w:rFonts w:asciiTheme="minorHAnsi" w:hAnsiTheme="minorHAnsi" w:cstheme="minorHAnsi"/>
          <w:sz w:val="18"/>
          <w:szCs w:val="18"/>
          <w:lang w:eastAsia="fr-FR" w:bidi="ar-SA"/>
        </w:rPr>
        <w:t xml:space="preserve">pour les </w:t>
      </w:r>
      <w:proofErr w:type="spellStart"/>
      <w:r w:rsidRPr="00E814FD">
        <w:rPr>
          <w:rFonts w:asciiTheme="minorHAnsi" w:hAnsiTheme="minorHAnsi" w:cstheme="minorHAnsi"/>
          <w:sz w:val="18"/>
          <w:szCs w:val="18"/>
          <w:lang w:eastAsia="fr-FR" w:bidi="ar-SA"/>
        </w:rPr>
        <w:t>schématrons</w:t>
      </w:r>
      <w:proofErr w:type="spellEnd"/>
      <w:r w:rsidRPr="00E814FD">
        <w:rPr>
          <w:rFonts w:asciiTheme="minorHAnsi" w:hAnsiTheme="minorHAnsi" w:cstheme="minorHAnsi"/>
          <w:sz w:val="18"/>
          <w:szCs w:val="18"/>
          <w:lang w:eastAsia="fr-FR" w:bidi="ar-SA"/>
        </w:rPr>
        <w:t xml:space="preserve"> de </w:t>
      </w:r>
      <w:r w:rsidR="00AD0D9C" w:rsidRPr="00E814FD">
        <w:rPr>
          <w:rFonts w:asciiTheme="minorHAnsi" w:hAnsiTheme="minorHAnsi" w:cstheme="minorHAnsi"/>
          <w:sz w:val="18"/>
          <w:szCs w:val="18"/>
          <w:lang w:eastAsia="fr-FR" w:bidi="ar-SA"/>
        </w:rPr>
        <w:t>jeu de valeurs.</w:t>
      </w:r>
    </w:p>
    <w:p w14:paraId="6FD11842" w14:textId="77777777" w:rsidR="00AD0D9C" w:rsidRPr="00E814FD" w:rsidRDefault="00AD0D9C" w:rsidP="00AD0D9C">
      <w:pPr>
        <w:rPr>
          <w:rFonts w:asciiTheme="minorHAnsi" w:hAnsiTheme="minorHAnsi" w:cstheme="minorHAnsi"/>
          <w:sz w:val="18"/>
          <w:szCs w:val="18"/>
          <w:lang w:eastAsia="fr-FR" w:bidi="ar-SA"/>
        </w:rPr>
      </w:pPr>
    </w:p>
    <w:p w14:paraId="439C9F8D" w14:textId="77777777" w:rsidR="00AD0D9C" w:rsidRPr="00E814FD" w:rsidRDefault="00AD0D9C" w:rsidP="00EB7579">
      <w:pPr>
        <w:pStyle w:val="Paragraphedeliste"/>
        <w:numPr>
          <w:ilvl w:val="0"/>
          <w:numId w:val="5"/>
        </w:numPr>
        <w:rPr>
          <w:rFonts w:asciiTheme="minorHAnsi" w:hAnsiTheme="minorHAnsi" w:cstheme="minorHAnsi"/>
          <w:b/>
          <w:sz w:val="18"/>
          <w:szCs w:val="18"/>
          <w:lang w:eastAsia="fr-FR" w:bidi="ar-SA"/>
        </w:rPr>
      </w:pPr>
      <w:proofErr w:type="spellStart"/>
      <w:r w:rsidRPr="00E814FD">
        <w:rPr>
          <w:rFonts w:asciiTheme="minorHAnsi" w:hAnsiTheme="minorHAnsi" w:cstheme="minorHAnsi"/>
          <w:b/>
          <w:i/>
          <w:sz w:val="18"/>
          <w:szCs w:val="18"/>
          <w:lang w:eastAsia="fr-FR" w:bidi="ar-SA"/>
        </w:rPr>
        <w:t>NomModèle</w:t>
      </w:r>
      <w:proofErr w:type="spellEnd"/>
      <w:r w:rsidRPr="00E814FD">
        <w:rPr>
          <w:rFonts w:asciiTheme="minorHAnsi" w:hAnsiTheme="minorHAnsi" w:cstheme="minorHAnsi"/>
          <w:b/>
          <w:sz w:val="18"/>
          <w:szCs w:val="18"/>
          <w:lang w:eastAsia="fr-FR" w:bidi="ar-SA"/>
        </w:rPr>
        <w:t xml:space="preserve"> (obligatoire)</w:t>
      </w:r>
      <w:r w:rsidR="00274FD0" w:rsidRPr="00E814FD">
        <w:rPr>
          <w:rFonts w:asciiTheme="minorHAnsi" w:hAnsiTheme="minorHAnsi" w:cstheme="minorHAnsi"/>
          <w:b/>
          <w:sz w:val="18"/>
          <w:szCs w:val="18"/>
          <w:lang w:eastAsia="fr-FR" w:bidi="ar-SA"/>
        </w:rPr>
        <w:t> </w:t>
      </w:r>
      <w:r w:rsidRPr="00E814FD">
        <w:rPr>
          <w:rFonts w:asciiTheme="minorHAnsi" w:hAnsiTheme="minorHAnsi" w:cstheme="minorHAnsi"/>
          <w:b/>
          <w:sz w:val="18"/>
          <w:szCs w:val="18"/>
          <w:lang w:eastAsia="fr-FR" w:bidi="ar-SA"/>
        </w:rPr>
        <w:t xml:space="preserve">: </w:t>
      </w:r>
      <w:r w:rsidRPr="00E814FD">
        <w:rPr>
          <w:rFonts w:asciiTheme="minorHAnsi" w:hAnsiTheme="minorHAnsi" w:cstheme="minorHAnsi"/>
          <w:sz w:val="18"/>
          <w:szCs w:val="18"/>
          <w:lang w:eastAsia="fr-FR" w:bidi="ar-SA"/>
        </w:rPr>
        <w:t>Le nom du modèle correspond au nom de la section</w:t>
      </w:r>
      <w:r w:rsidR="00F314AB" w:rsidRPr="00E814FD">
        <w:rPr>
          <w:rFonts w:asciiTheme="minorHAnsi" w:hAnsiTheme="minorHAnsi" w:cstheme="minorHAnsi"/>
          <w:sz w:val="18"/>
          <w:szCs w:val="18"/>
          <w:lang w:eastAsia="fr-FR" w:bidi="ar-SA"/>
        </w:rPr>
        <w:t>,</w:t>
      </w:r>
      <w:r w:rsidRPr="00E814FD">
        <w:rPr>
          <w:rFonts w:asciiTheme="minorHAnsi" w:hAnsiTheme="minorHAnsi" w:cstheme="minorHAnsi"/>
          <w:sz w:val="18"/>
          <w:szCs w:val="18"/>
          <w:lang w:eastAsia="fr-FR" w:bidi="ar-SA"/>
        </w:rPr>
        <w:t xml:space="preserve"> de l’entrée</w:t>
      </w:r>
      <w:r w:rsidR="00F314AB" w:rsidRPr="00E814FD">
        <w:rPr>
          <w:rFonts w:asciiTheme="minorHAnsi" w:hAnsiTheme="minorHAnsi" w:cstheme="minorHAnsi"/>
          <w:sz w:val="18"/>
          <w:szCs w:val="18"/>
          <w:lang w:eastAsia="fr-FR" w:bidi="ar-SA"/>
        </w:rPr>
        <w:t xml:space="preserve"> ou du JDV</w:t>
      </w:r>
      <w:r w:rsidRPr="00E814FD">
        <w:rPr>
          <w:rFonts w:asciiTheme="minorHAnsi" w:hAnsiTheme="minorHAnsi" w:cstheme="minorHAnsi"/>
          <w:sz w:val="18"/>
          <w:szCs w:val="18"/>
          <w:lang w:eastAsia="fr-FR" w:bidi="ar-SA"/>
        </w:rPr>
        <w:t xml:space="preserve"> qui doit être testé. Le nom suivra la logique de l’</w:t>
      </w:r>
      <w:proofErr w:type="spellStart"/>
      <w:r w:rsidRPr="00E814FD">
        <w:rPr>
          <w:rFonts w:asciiTheme="minorHAnsi" w:hAnsiTheme="minorHAnsi" w:cstheme="minorHAnsi"/>
          <w:sz w:val="18"/>
          <w:szCs w:val="18"/>
          <w:lang w:eastAsia="fr-FR" w:bidi="ar-SA"/>
        </w:rPr>
        <w:t>UpperCamelCase</w:t>
      </w:r>
      <w:proofErr w:type="spellEnd"/>
      <w:r w:rsidRPr="00E814FD">
        <w:rPr>
          <w:rFonts w:asciiTheme="minorHAnsi" w:hAnsiTheme="minorHAnsi" w:cstheme="minorHAnsi"/>
          <w:sz w:val="18"/>
          <w:szCs w:val="18"/>
          <w:lang w:eastAsia="fr-FR" w:bidi="ar-SA"/>
        </w:rPr>
        <w:t>, qui signifie que la première lettre de chaque mot sera en majuscule.</w:t>
      </w:r>
      <w:r w:rsidRPr="00E814FD">
        <w:rPr>
          <w:rFonts w:asciiTheme="minorHAnsi" w:hAnsiTheme="minorHAnsi" w:cstheme="minorHAnsi"/>
          <w:b/>
          <w:sz w:val="18"/>
          <w:szCs w:val="18"/>
          <w:lang w:eastAsia="fr-FR" w:bidi="ar-SA"/>
        </w:rPr>
        <w:t xml:space="preserve"> </w:t>
      </w:r>
    </w:p>
    <w:p w14:paraId="6AA1BC90" w14:textId="77777777" w:rsidR="00AC2AFD" w:rsidRPr="00E814FD" w:rsidRDefault="00AC2AFD" w:rsidP="00D92ECB">
      <w:pPr>
        <w:ind w:left="708"/>
        <w:rPr>
          <w:rFonts w:asciiTheme="minorHAnsi" w:hAnsiTheme="minorHAnsi" w:cstheme="minorHAnsi"/>
          <w:sz w:val="18"/>
          <w:szCs w:val="18"/>
          <w:lang w:eastAsia="fr-FR" w:bidi="ar-SA"/>
        </w:rPr>
      </w:pPr>
      <w:r w:rsidRPr="00E814FD">
        <w:rPr>
          <w:rFonts w:asciiTheme="minorHAnsi" w:hAnsiTheme="minorHAnsi" w:cstheme="minorHAnsi"/>
          <w:sz w:val="18"/>
          <w:szCs w:val="18"/>
          <w:lang w:eastAsia="fr-FR" w:bidi="ar-SA"/>
        </w:rPr>
        <w:t xml:space="preserve">Les extensions </w:t>
      </w:r>
      <w:r w:rsidRPr="00E814FD">
        <w:rPr>
          <w:rFonts w:asciiTheme="minorHAnsi" w:hAnsiTheme="minorHAnsi" w:cstheme="minorHAnsi"/>
          <w:b/>
          <w:sz w:val="18"/>
          <w:szCs w:val="18"/>
          <w:lang w:eastAsia="fr-FR" w:bidi="ar-SA"/>
        </w:rPr>
        <w:t>_ANS</w:t>
      </w:r>
      <w:r w:rsidRPr="00E814FD">
        <w:rPr>
          <w:rFonts w:asciiTheme="minorHAnsi" w:hAnsiTheme="minorHAnsi" w:cstheme="minorHAnsi"/>
          <w:sz w:val="18"/>
          <w:szCs w:val="18"/>
          <w:lang w:eastAsia="fr-FR" w:bidi="ar-SA"/>
        </w:rPr>
        <w:t xml:space="preserve"> des sections</w:t>
      </w:r>
      <w:r w:rsidR="00D86CBF" w:rsidRPr="00E814FD">
        <w:rPr>
          <w:rFonts w:asciiTheme="minorHAnsi" w:hAnsiTheme="minorHAnsi" w:cstheme="minorHAnsi"/>
          <w:sz w:val="18"/>
          <w:szCs w:val="18"/>
          <w:lang w:eastAsia="fr-FR" w:bidi="ar-SA"/>
        </w:rPr>
        <w:t xml:space="preserve"> et des entrées</w:t>
      </w:r>
      <w:r w:rsidRPr="00E814FD">
        <w:rPr>
          <w:rFonts w:asciiTheme="minorHAnsi" w:hAnsiTheme="minorHAnsi" w:cstheme="minorHAnsi"/>
          <w:sz w:val="18"/>
          <w:szCs w:val="18"/>
          <w:lang w:eastAsia="fr-FR" w:bidi="ar-SA"/>
        </w:rPr>
        <w:t xml:space="preserve"> </w:t>
      </w:r>
      <w:proofErr w:type="gramStart"/>
      <w:r w:rsidRPr="00E814FD">
        <w:rPr>
          <w:rFonts w:asciiTheme="minorHAnsi" w:hAnsiTheme="minorHAnsi" w:cstheme="minorHAnsi"/>
          <w:sz w:val="18"/>
          <w:szCs w:val="18"/>
          <w:lang w:eastAsia="fr-FR" w:bidi="ar-SA"/>
        </w:rPr>
        <w:t>permettent</w:t>
      </w:r>
      <w:proofErr w:type="gramEnd"/>
      <w:r w:rsidRPr="00E814FD">
        <w:rPr>
          <w:rFonts w:asciiTheme="minorHAnsi" w:hAnsiTheme="minorHAnsi" w:cstheme="minorHAnsi"/>
          <w:sz w:val="18"/>
          <w:szCs w:val="18"/>
          <w:lang w:eastAsia="fr-FR" w:bidi="ar-SA"/>
        </w:rPr>
        <w:t xml:space="preserve"> d’identifi</w:t>
      </w:r>
      <w:r w:rsidR="00523E48" w:rsidRPr="00E814FD">
        <w:rPr>
          <w:rFonts w:asciiTheme="minorHAnsi" w:hAnsiTheme="minorHAnsi" w:cstheme="minorHAnsi"/>
          <w:sz w:val="18"/>
          <w:szCs w:val="18"/>
          <w:lang w:eastAsia="fr-FR" w:bidi="ar-SA"/>
        </w:rPr>
        <w:t>er</w:t>
      </w:r>
      <w:r w:rsidRPr="00E814FD">
        <w:rPr>
          <w:rFonts w:asciiTheme="minorHAnsi" w:hAnsiTheme="minorHAnsi" w:cstheme="minorHAnsi"/>
          <w:sz w:val="18"/>
          <w:szCs w:val="18"/>
          <w:lang w:eastAsia="fr-FR" w:bidi="ar-SA"/>
        </w:rPr>
        <w:t xml:space="preserve"> </w:t>
      </w:r>
      <w:r w:rsidR="0065298F" w:rsidRPr="00E814FD">
        <w:rPr>
          <w:rFonts w:asciiTheme="minorHAnsi" w:hAnsiTheme="minorHAnsi" w:cstheme="minorHAnsi"/>
          <w:sz w:val="18"/>
          <w:szCs w:val="18"/>
          <w:lang w:eastAsia="fr-FR" w:bidi="ar-SA"/>
        </w:rPr>
        <w:t>celles</w:t>
      </w:r>
      <w:r w:rsidRPr="00E814FD">
        <w:rPr>
          <w:rFonts w:asciiTheme="minorHAnsi" w:hAnsiTheme="minorHAnsi" w:cstheme="minorHAnsi"/>
          <w:sz w:val="18"/>
          <w:szCs w:val="18"/>
          <w:lang w:eastAsia="fr-FR" w:bidi="ar-SA"/>
        </w:rPr>
        <w:t xml:space="preserve"> créées par l’ANS.</w:t>
      </w:r>
    </w:p>
    <w:p w14:paraId="59CBC012" w14:textId="77777777" w:rsidR="00966E1B" w:rsidRPr="00E814FD" w:rsidRDefault="00966E1B" w:rsidP="00D92ECB">
      <w:pPr>
        <w:ind w:left="708"/>
        <w:rPr>
          <w:rFonts w:asciiTheme="minorHAnsi" w:hAnsiTheme="minorHAnsi" w:cstheme="minorHAnsi"/>
          <w:sz w:val="18"/>
          <w:szCs w:val="18"/>
          <w:lang w:eastAsia="fr-FR" w:bidi="ar-SA"/>
        </w:rPr>
      </w:pPr>
      <w:r w:rsidRPr="00E814FD">
        <w:rPr>
          <w:rFonts w:asciiTheme="minorHAnsi" w:hAnsiTheme="minorHAnsi" w:cstheme="minorHAnsi"/>
          <w:sz w:val="18"/>
          <w:szCs w:val="18"/>
          <w:lang w:eastAsia="fr-FR" w:bidi="ar-SA"/>
        </w:rPr>
        <w:t>Les noms des JDV contiennent une extension</w:t>
      </w:r>
      <w:r w:rsidR="00633A0E" w:rsidRPr="00E814FD">
        <w:rPr>
          <w:rFonts w:asciiTheme="minorHAnsi" w:hAnsiTheme="minorHAnsi" w:cstheme="minorHAnsi"/>
          <w:sz w:val="18"/>
          <w:szCs w:val="18"/>
          <w:lang w:eastAsia="fr-FR" w:bidi="ar-SA"/>
        </w:rPr>
        <w:t xml:space="preserve"> </w:t>
      </w:r>
      <w:r w:rsidRPr="00E814FD">
        <w:rPr>
          <w:rFonts w:asciiTheme="minorHAnsi" w:hAnsiTheme="minorHAnsi" w:cstheme="minorHAnsi"/>
          <w:b/>
          <w:sz w:val="18"/>
          <w:szCs w:val="18"/>
          <w:lang w:eastAsia="fr-FR" w:bidi="ar-SA"/>
        </w:rPr>
        <w:t>_CISIS</w:t>
      </w:r>
      <w:r w:rsidRPr="00E814FD">
        <w:rPr>
          <w:rFonts w:asciiTheme="minorHAnsi" w:hAnsiTheme="minorHAnsi" w:cstheme="minorHAnsi"/>
          <w:sz w:val="18"/>
          <w:szCs w:val="18"/>
          <w:lang w:eastAsia="fr-FR" w:bidi="ar-SA"/>
        </w:rPr>
        <w:t>.</w:t>
      </w:r>
    </w:p>
    <w:p w14:paraId="7894519F" w14:textId="77777777" w:rsidR="00AD0D9C" w:rsidRPr="00E814FD" w:rsidRDefault="00AD0D9C" w:rsidP="00AD0D9C">
      <w:pPr>
        <w:rPr>
          <w:rFonts w:asciiTheme="minorHAnsi" w:hAnsiTheme="minorHAnsi" w:cstheme="minorHAnsi"/>
          <w:sz w:val="18"/>
          <w:szCs w:val="18"/>
          <w:lang w:eastAsia="fr-FR" w:bidi="ar-SA"/>
        </w:rPr>
      </w:pPr>
    </w:p>
    <w:p w14:paraId="6D0C2DDB" w14:textId="77777777" w:rsidR="00D86CBF" w:rsidRPr="00E814FD" w:rsidRDefault="00D86CBF" w:rsidP="00EB7579">
      <w:pPr>
        <w:pStyle w:val="Paragraphedeliste"/>
        <w:numPr>
          <w:ilvl w:val="0"/>
          <w:numId w:val="5"/>
        </w:numPr>
        <w:rPr>
          <w:rFonts w:asciiTheme="minorHAnsi" w:hAnsiTheme="minorHAnsi" w:cstheme="minorHAnsi"/>
          <w:sz w:val="18"/>
          <w:szCs w:val="18"/>
          <w:lang w:eastAsia="fr-FR" w:bidi="ar-SA"/>
        </w:rPr>
      </w:pPr>
      <w:r w:rsidRPr="00E814FD">
        <w:rPr>
          <w:rFonts w:asciiTheme="minorHAnsi" w:hAnsiTheme="minorHAnsi" w:cstheme="minorHAnsi"/>
          <w:b/>
          <w:i/>
          <w:sz w:val="18"/>
          <w:szCs w:val="18"/>
          <w:lang w:eastAsia="fr-FR" w:bidi="ar-SA"/>
        </w:rPr>
        <w:t>Domaine</w:t>
      </w:r>
      <w:r w:rsidR="00AD0D9C" w:rsidRPr="00E814FD">
        <w:rPr>
          <w:rFonts w:asciiTheme="minorHAnsi" w:hAnsiTheme="minorHAnsi" w:cstheme="minorHAnsi"/>
          <w:b/>
          <w:sz w:val="18"/>
          <w:szCs w:val="18"/>
          <w:lang w:eastAsia="fr-FR" w:bidi="ar-SA"/>
        </w:rPr>
        <w:t xml:space="preserve"> (</w:t>
      </w:r>
      <w:r w:rsidR="00484702" w:rsidRPr="00E814FD">
        <w:rPr>
          <w:rFonts w:asciiTheme="minorHAnsi" w:hAnsiTheme="minorHAnsi" w:cstheme="minorHAnsi"/>
          <w:b/>
          <w:sz w:val="18"/>
          <w:szCs w:val="18"/>
          <w:lang w:eastAsia="fr-FR" w:bidi="ar-SA"/>
        </w:rPr>
        <w:t>sous condition</w:t>
      </w:r>
      <w:r w:rsidR="00AD0D9C" w:rsidRPr="00E814FD">
        <w:rPr>
          <w:rFonts w:asciiTheme="minorHAnsi" w:hAnsiTheme="minorHAnsi" w:cstheme="minorHAnsi"/>
          <w:b/>
          <w:sz w:val="18"/>
          <w:szCs w:val="18"/>
          <w:lang w:eastAsia="fr-FR" w:bidi="ar-SA"/>
        </w:rPr>
        <w:t>)</w:t>
      </w:r>
      <w:r w:rsidR="00274FD0" w:rsidRPr="00E814FD">
        <w:rPr>
          <w:rFonts w:asciiTheme="minorHAnsi" w:hAnsiTheme="minorHAnsi" w:cstheme="minorHAnsi"/>
          <w:b/>
          <w:sz w:val="18"/>
          <w:szCs w:val="18"/>
          <w:lang w:eastAsia="fr-FR" w:bidi="ar-SA"/>
        </w:rPr>
        <w:t> </w:t>
      </w:r>
      <w:r w:rsidR="00AD0D9C" w:rsidRPr="00E814FD">
        <w:rPr>
          <w:rFonts w:asciiTheme="minorHAnsi" w:hAnsiTheme="minorHAnsi" w:cstheme="minorHAnsi"/>
          <w:b/>
          <w:sz w:val="18"/>
          <w:szCs w:val="18"/>
          <w:lang w:eastAsia="fr-FR" w:bidi="ar-SA"/>
        </w:rPr>
        <w:t xml:space="preserve">: </w:t>
      </w:r>
    </w:p>
    <w:p w14:paraId="07481662" w14:textId="77777777" w:rsidR="00D86CBF" w:rsidRPr="00E814FD" w:rsidRDefault="00D86CBF" w:rsidP="00EB7579">
      <w:pPr>
        <w:pStyle w:val="Paragraphedeliste"/>
        <w:numPr>
          <w:ilvl w:val="1"/>
          <w:numId w:val="5"/>
        </w:numPr>
        <w:rPr>
          <w:rFonts w:asciiTheme="minorHAnsi" w:hAnsiTheme="minorHAnsi" w:cstheme="minorHAnsi"/>
          <w:sz w:val="18"/>
          <w:szCs w:val="18"/>
          <w:lang w:eastAsia="fr-FR" w:bidi="ar-SA"/>
        </w:rPr>
      </w:pPr>
      <w:r w:rsidRPr="00E814FD">
        <w:rPr>
          <w:rFonts w:asciiTheme="minorHAnsi" w:hAnsiTheme="minorHAnsi" w:cstheme="minorHAnsi"/>
          <w:b/>
          <w:sz w:val="18"/>
          <w:szCs w:val="18"/>
          <w:lang w:eastAsia="fr-FR" w:bidi="ar-SA"/>
        </w:rPr>
        <w:t>_</w:t>
      </w:r>
      <w:proofErr w:type="spellStart"/>
      <w:r w:rsidRPr="00E814FD">
        <w:rPr>
          <w:rFonts w:asciiTheme="minorHAnsi" w:hAnsiTheme="minorHAnsi" w:cstheme="minorHAnsi"/>
          <w:b/>
          <w:sz w:val="18"/>
          <w:szCs w:val="18"/>
          <w:lang w:eastAsia="fr-FR" w:bidi="ar-SA"/>
        </w:rPr>
        <w:t>int</w:t>
      </w:r>
      <w:proofErr w:type="spellEnd"/>
      <w:r w:rsidR="00306FD8" w:rsidRPr="00E814FD">
        <w:rPr>
          <w:rFonts w:asciiTheme="minorHAnsi" w:hAnsiTheme="minorHAnsi" w:cstheme="minorHAnsi"/>
          <w:sz w:val="18"/>
          <w:szCs w:val="18"/>
          <w:lang w:eastAsia="fr-FR" w:bidi="ar-SA"/>
        </w:rPr>
        <w:t xml:space="preserve"> : </w:t>
      </w:r>
      <w:r w:rsidRPr="00E814FD">
        <w:rPr>
          <w:rFonts w:asciiTheme="minorHAnsi" w:hAnsiTheme="minorHAnsi" w:cstheme="minorHAnsi"/>
          <w:sz w:val="18"/>
          <w:szCs w:val="18"/>
          <w:lang w:eastAsia="fr-FR" w:bidi="ar-SA"/>
        </w:rPr>
        <w:t>pour les contrôles aux spécifications internationales IHE</w:t>
      </w:r>
      <w:r w:rsidR="00484702" w:rsidRPr="00E814FD">
        <w:rPr>
          <w:rFonts w:asciiTheme="minorHAnsi" w:hAnsiTheme="minorHAnsi" w:cstheme="minorHAnsi"/>
          <w:sz w:val="18"/>
          <w:szCs w:val="18"/>
          <w:lang w:eastAsia="fr-FR" w:bidi="ar-SA"/>
        </w:rPr>
        <w:t xml:space="preserve"> (</w:t>
      </w:r>
      <w:r w:rsidR="00484702" w:rsidRPr="00E814FD">
        <w:rPr>
          <w:rFonts w:asciiTheme="minorHAnsi" w:hAnsiTheme="minorHAnsi" w:cstheme="minorHAnsi"/>
          <w:b/>
          <w:sz w:val="18"/>
          <w:szCs w:val="18"/>
          <w:lang w:eastAsia="fr-FR" w:bidi="ar-SA"/>
        </w:rPr>
        <w:t>pour les entrées uniquement</w:t>
      </w:r>
      <w:r w:rsidR="00475F45" w:rsidRPr="00E814FD">
        <w:rPr>
          <w:rFonts w:asciiTheme="minorHAnsi" w:hAnsiTheme="minorHAnsi" w:cstheme="minorHAnsi"/>
          <w:sz w:val="18"/>
          <w:szCs w:val="18"/>
          <w:lang w:eastAsia="fr-FR" w:bidi="ar-SA"/>
        </w:rPr>
        <w:t xml:space="preserve"> car il n’y a pas de spécificités FR pour les sections</w:t>
      </w:r>
      <w:r w:rsidR="00484702" w:rsidRPr="00E814FD">
        <w:rPr>
          <w:rFonts w:asciiTheme="minorHAnsi" w:hAnsiTheme="minorHAnsi" w:cstheme="minorHAnsi"/>
          <w:sz w:val="18"/>
          <w:szCs w:val="18"/>
          <w:lang w:eastAsia="fr-FR" w:bidi="ar-SA"/>
        </w:rPr>
        <w:t>)</w:t>
      </w:r>
    </w:p>
    <w:p w14:paraId="738F6FC3" w14:textId="77777777" w:rsidR="00D86CBF" w:rsidRPr="00E814FD" w:rsidRDefault="00D86CBF" w:rsidP="00EB7579">
      <w:pPr>
        <w:pStyle w:val="Paragraphedeliste"/>
        <w:numPr>
          <w:ilvl w:val="1"/>
          <w:numId w:val="5"/>
        </w:numPr>
        <w:rPr>
          <w:rFonts w:asciiTheme="minorHAnsi" w:hAnsiTheme="minorHAnsi" w:cstheme="minorHAnsi"/>
          <w:sz w:val="18"/>
          <w:szCs w:val="18"/>
          <w:lang w:eastAsia="fr-FR" w:bidi="ar-SA"/>
        </w:rPr>
      </w:pPr>
      <w:r w:rsidRPr="00E814FD">
        <w:rPr>
          <w:rFonts w:asciiTheme="minorHAnsi" w:hAnsiTheme="minorHAnsi" w:cstheme="minorHAnsi"/>
          <w:b/>
          <w:sz w:val="18"/>
          <w:szCs w:val="18"/>
          <w:lang w:eastAsia="fr-FR" w:bidi="ar-SA"/>
        </w:rPr>
        <w:t>_</w:t>
      </w:r>
      <w:proofErr w:type="spellStart"/>
      <w:r w:rsidRPr="00E814FD">
        <w:rPr>
          <w:rFonts w:asciiTheme="minorHAnsi" w:hAnsiTheme="minorHAnsi" w:cstheme="minorHAnsi"/>
          <w:b/>
          <w:sz w:val="18"/>
          <w:szCs w:val="18"/>
          <w:lang w:eastAsia="fr-FR" w:bidi="ar-SA"/>
        </w:rPr>
        <w:t>fr</w:t>
      </w:r>
      <w:proofErr w:type="spellEnd"/>
      <w:r w:rsidR="00306FD8" w:rsidRPr="00E814FD">
        <w:rPr>
          <w:rFonts w:asciiTheme="minorHAnsi" w:hAnsiTheme="minorHAnsi" w:cstheme="minorHAnsi"/>
          <w:b/>
          <w:sz w:val="18"/>
          <w:szCs w:val="18"/>
          <w:lang w:eastAsia="fr-FR" w:bidi="ar-SA"/>
        </w:rPr>
        <w:t xml:space="preserve"> : </w:t>
      </w:r>
      <w:r w:rsidRPr="00E814FD">
        <w:rPr>
          <w:rFonts w:asciiTheme="minorHAnsi" w:hAnsiTheme="minorHAnsi" w:cstheme="minorHAnsi"/>
          <w:sz w:val="18"/>
          <w:szCs w:val="18"/>
          <w:lang w:eastAsia="fr-FR" w:bidi="ar-SA"/>
        </w:rPr>
        <w:t xml:space="preserve">pour les contrôles </w:t>
      </w:r>
      <w:r w:rsidR="00306FD8" w:rsidRPr="00E814FD">
        <w:rPr>
          <w:rFonts w:asciiTheme="minorHAnsi" w:hAnsiTheme="minorHAnsi" w:cstheme="minorHAnsi"/>
          <w:sz w:val="18"/>
          <w:szCs w:val="18"/>
          <w:lang w:eastAsia="fr-FR" w:bidi="ar-SA"/>
        </w:rPr>
        <w:t>aux spécifications françaises d</w:t>
      </w:r>
      <w:r w:rsidRPr="00E814FD">
        <w:rPr>
          <w:rFonts w:asciiTheme="minorHAnsi" w:hAnsiTheme="minorHAnsi" w:cstheme="minorHAnsi"/>
          <w:sz w:val="18"/>
          <w:szCs w:val="18"/>
          <w:lang w:eastAsia="fr-FR" w:bidi="ar-SA"/>
        </w:rPr>
        <w:t>u CI-SIS</w:t>
      </w:r>
      <w:r w:rsidR="00475F45" w:rsidRPr="00E814FD">
        <w:rPr>
          <w:rFonts w:asciiTheme="minorHAnsi" w:hAnsiTheme="minorHAnsi" w:cstheme="minorHAnsi"/>
          <w:sz w:val="18"/>
          <w:szCs w:val="18"/>
          <w:lang w:eastAsia="fr-FR" w:bidi="ar-SA"/>
        </w:rPr>
        <w:t xml:space="preserve"> (</w:t>
      </w:r>
      <w:r w:rsidR="00475F45" w:rsidRPr="00E814FD">
        <w:rPr>
          <w:rFonts w:asciiTheme="minorHAnsi" w:hAnsiTheme="minorHAnsi" w:cstheme="minorHAnsi"/>
          <w:b/>
          <w:sz w:val="18"/>
          <w:szCs w:val="18"/>
          <w:lang w:eastAsia="fr-FR" w:bidi="ar-SA"/>
        </w:rPr>
        <w:t>pour les entrées uniquement</w:t>
      </w:r>
      <w:r w:rsidR="00475F45" w:rsidRPr="00E814FD">
        <w:rPr>
          <w:rFonts w:asciiTheme="minorHAnsi" w:hAnsiTheme="minorHAnsi" w:cstheme="minorHAnsi"/>
          <w:sz w:val="18"/>
          <w:szCs w:val="18"/>
          <w:lang w:eastAsia="fr-FR" w:bidi="ar-SA"/>
        </w:rPr>
        <w:t xml:space="preserve"> car il n’y a pas de spécificités FR pour les sections)</w:t>
      </w:r>
    </w:p>
    <w:p w14:paraId="60BF7497" w14:textId="77777777" w:rsidR="00D92ECB" w:rsidRPr="00E814FD" w:rsidRDefault="00306FD8" w:rsidP="00EB7579">
      <w:pPr>
        <w:pStyle w:val="Paragraphedeliste"/>
        <w:numPr>
          <w:ilvl w:val="1"/>
          <w:numId w:val="5"/>
        </w:numPr>
        <w:rPr>
          <w:rFonts w:asciiTheme="minorHAnsi" w:hAnsiTheme="minorHAnsi" w:cstheme="minorHAnsi"/>
          <w:sz w:val="18"/>
          <w:szCs w:val="18"/>
          <w:lang w:eastAsia="fr-FR" w:bidi="ar-SA"/>
        </w:rPr>
      </w:pPr>
      <w:r w:rsidRPr="00E814FD">
        <w:rPr>
          <w:rFonts w:asciiTheme="minorHAnsi" w:hAnsiTheme="minorHAnsi" w:cstheme="minorHAnsi"/>
          <w:b/>
          <w:sz w:val="18"/>
          <w:szCs w:val="18"/>
          <w:lang w:eastAsia="fr-FR" w:bidi="ar-SA"/>
        </w:rPr>
        <w:t>_</w:t>
      </w:r>
      <w:proofErr w:type="spellStart"/>
      <w:r w:rsidRPr="00E814FD">
        <w:rPr>
          <w:rFonts w:asciiTheme="minorHAnsi" w:hAnsiTheme="minorHAnsi" w:cstheme="minorHAnsi"/>
          <w:b/>
          <w:sz w:val="18"/>
          <w:szCs w:val="18"/>
          <w:lang w:eastAsia="fr-FR" w:bidi="ar-SA"/>
        </w:rPr>
        <w:t>NomDu</w:t>
      </w:r>
      <w:r w:rsidR="00966E1B" w:rsidRPr="00E814FD">
        <w:rPr>
          <w:rFonts w:asciiTheme="minorHAnsi" w:hAnsiTheme="minorHAnsi" w:cstheme="minorHAnsi"/>
          <w:b/>
          <w:sz w:val="18"/>
          <w:szCs w:val="18"/>
          <w:lang w:eastAsia="fr-FR" w:bidi="ar-SA"/>
        </w:rPr>
        <w:t>Document</w:t>
      </w:r>
      <w:proofErr w:type="spellEnd"/>
      <w:r w:rsidRPr="00E814FD">
        <w:rPr>
          <w:rFonts w:asciiTheme="minorHAnsi" w:hAnsiTheme="minorHAnsi" w:cstheme="minorHAnsi"/>
          <w:sz w:val="18"/>
          <w:szCs w:val="18"/>
          <w:lang w:eastAsia="fr-FR" w:bidi="ar-SA"/>
        </w:rPr>
        <w:t> : pour les contrôles</w:t>
      </w:r>
      <w:r w:rsidR="00AD0D9C" w:rsidRPr="00E814FD">
        <w:rPr>
          <w:rFonts w:asciiTheme="minorHAnsi" w:hAnsiTheme="minorHAnsi" w:cstheme="minorHAnsi"/>
          <w:sz w:val="18"/>
          <w:szCs w:val="18"/>
          <w:lang w:eastAsia="fr-FR" w:bidi="ar-SA"/>
        </w:rPr>
        <w:t xml:space="preserve"> spécifique</w:t>
      </w:r>
      <w:r w:rsidRPr="00E814FD">
        <w:rPr>
          <w:rFonts w:asciiTheme="minorHAnsi" w:hAnsiTheme="minorHAnsi" w:cstheme="minorHAnsi"/>
          <w:sz w:val="18"/>
          <w:szCs w:val="18"/>
          <w:lang w:eastAsia="fr-FR" w:bidi="ar-SA"/>
        </w:rPr>
        <w:t>s</w:t>
      </w:r>
      <w:r w:rsidR="00AD0D9C" w:rsidRPr="00E814FD">
        <w:rPr>
          <w:rFonts w:asciiTheme="minorHAnsi" w:hAnsiTheme="minorHAnsi" w:cstheme="minorHAnsi"/>
          <w:sz w:val="18"/>
          <w:szCs w:val="18"/>
          <w:lang w:eastAsia="fr-FR" w:bidi="ar-SA"/>
        </w:rPr>
        <w:t xml:space="preserve"> à un </w:t>
      </w:r>
      <w:r w:rsidRPr="00E814FD">
        <w:rPr>
          <w:rFonts w:asciiTheme="minorHAnsi" w:hAnsiTheme="minorHAnsi" w:cstheme="minorHAnsi"/>
          <w:sz w:val="18"/>
          <w:szCs w:val="18"/>
          <w:lang w:eastAsia="fr-FR" w:bidi="ar-SA"/>
        </w:rPr>
        <w:t>modèle de document du</w:t>
      </w:r>
      <w:r w:rsidR="00D92ECB" w:rsidRPr="00E814FD">
        <w:rPr>
          <w:rFonts w:asciiTheme="minorHAnsi" w:hAnsiTheme="minorHAnsi" w:cstheme="minorHAnsi"/>
          <w:sz w:val="18"/>
          <w:szCs w:val="18"/>
          <w:lang w:eastAsia="fr-FR" w:bidi="ar-SA"/>
        </w:rPr>
        <w:t xml:space="preserve"> CI-SIS français</w:t>
      </w:r>
      <w:r w:rsidRPr="00E814FD">
        <w:rPr>
          <w:rFonts w:asciiTheme="minorHAnsi" w:hAnsiTheme="minorHAnsi" w:cstheme="minorHAnsi"/>
          <w:sz w:val="18"/>
          <w:szCs w:val="18"/>
          <w:lang w:eastAsia="fr-FR" w:bidi="ar-SA"/>
        </w:rPr>
        <w:t xml:space="preserve">. </w:t>
      </w:r>
      <w:r w:rsidR="00D92ECB" w:rsidRPr="00E814FD">
        <w:rPr>
          <w:rFonts w:asciiTheme="minorHAnsi" w:hAnsiTheme="minorHAnsi" w:cstheme="minorHAnsi"/>
          <w:sz w:val="18"/>
          <w:szCs w:val="18"/>
          <w:lang w:eastAsia="fr-FR" w:bidi="ar-SA"/>
        </w:rPr>
        <w:t xml:space="preserve">Les </w:t>
      </w:r>
      <w:proofErr w:type="spellStart"/>
      <w:r w:rsidR="00D92ECB" w:rsidRPr="00E814FD">
        <w:rPr>
          <w:rFonts w:asciiTheme="minorHAnsi" w:hAnsiTheme="minorHAnsi" w:cstheme="minorHAnsi"/>
          <w:sz w:val="18"/>
          <w:szCs w:val="18"/>
          <w:lang w:eastAsia="fr-FR" w:bidi="ar-SA"/>
        </w:rPr>
        <w:t>schématrons</w:t>
      </w:r>
      <w:proofErr w:type="spellEnd"/>
      <w:r w:rsidR="00D92ECB" w:rsidRPr="00E814FD">
        <w:rPr>
          <w:rFonts w:asciiTheme="minorHAnsi" w:hAnsiTheme="minorHAnsi" w:cstheme="minorHAnsi"/>
          <w:sz w:val="18"/>
          <w:szCs w:val="18"/>
          <w:lang w:eastAsia="fr-FR" w:bidi="ar-SA"/>
        </w:rPr>
        <w:t xml:space="preserve"> spécifiques à un </w:t>
      </w:r>
      <w:r w:rsidR="00966E1B" w:rsidRPr="00E814FD">
        <w:rPr>
          <w:rFonts w:asciiTheme="minorHAnsi" w:hAnsiTheme="minorHAnsi" w:cstheme="minorHAnsi"/>
          <w:sz w:val="18"/>
          <w:szCs w:val="18"/>
          <w:lang w:eastAsia="fr-FR" w:bidi="ar-SA"/>
        </w:rPr>
        <w:t>document</w:t>
      </w:r>
      <w:r w:rsidR="00D92ECB" w:rsidRPr="00E814FD">
        <w:rPr>
          <w:rFonts w:asciiTheme="minorHAnsi" w:hAnsiTheme="minorHAnsi" w:cstheme="minorHAnsi"/>
          <w:sz w:val="18"/>
          <w:szCs w:val="18"/>
          <w:lang w:eastAsia="fr-FR" w:bidi="ar-SA"/>
        </w:rPr>
        <w:t xml:space="preserve"> du CI-SIS français peuvent porter sur </w:t>
      </w:r>
      <w:r w:rsidR="00A03249" w:rsidRPr="00E814FD">
        <w:rPr>
          <w:rFonts w:asciiTheme="minorHAnsi" w:hAnsiTheme="minorHAnsi" w:cstheme="minorHAnsi"/>
          <w:sz w:val="18"/>
          <w:szCs w:val="18"/>
          <w:lang w:eastAsia="fr-FR" w:bidi="ar-SA"/>
        </w:rPr>
        <w:t xml:space="preserve">un élément de l’en-tête, </w:t>
      </w:r>
      <w:r w:rsidR="00D92ECB" w:rsidRPr="00E814FD">
        <w:rPr>
          <w:rFonts w:asciiTheme="minorHAnsi" w:hAnsiTheme="minorHAnsi" w:cstheme="minorHAnsi"/>
          <w:sz w:val="18"/>
          <w:szCs w:val="18"/>
          <w:lang w:eastAsia="fr-FR" w:bidi="ar-SA"/>
        </w:rPr>
        <w:t>une section</w:t>
      </w:r>
      <w:r w:rsidR="00633A0E" w:rsidRPr="00E814FD">
        <w:rPr>
          <w:rFonts w:asciiTheme="minorHAnsi" w:hAnsiTheme="minorHAnsi" w:cstheme="minorHAnsi"/>
          <w:sz w:val="18"/>
          <w:szCs w:val="18"/>
          <w:lang w:eastAsia="fr-FR" w:bidi="ar-SA"/>
        </w:rPr>
        <w:t xml:space="preserve"> ou</w:t>
      </w:r>
      <w:r w:rsidR="00D92ECB" w:rsidRPr="00E814FD">
        <w:rPr>
          <w:rFonts w:asciiTheme="minorHAnsi" w:hAnsiTheme="minorHAnsi" w:cstheme="minorHAnsi"/>
          <w:sz w:val="18"/>
          <w:szCs w:val="18"/>
          <w:lang w:eastAsia="fr-FR" w:bidi="ar-SA"/>
        </w:rPr>
        <w:t xml:space="preserve"> une entrée. Dans ce cas, il n</w:t>
      </w:r>
      <w:r w:rsidRPr="00E814FD">
        <w:rPr>
          <w:rFonts w:asciiTheme="minorHAnsi" w:hAnsiTheme="minorHAnsi" w:cstheme="minorHAnsi"/>
          <w:sz w:val="18"/>
          <w:szCs w:val="18"/>
          <w:lang w:eastAsia="fr-FR" w:bidi="ar-SA"/>
        </w:rPr>
        <w:t>’y a</w:t>
      </w:r>
      <w:r w:rsidR="00D92ECB" w:rsidRPr="00E814FD">
        <w:rPr>
          <w:rFonts w:asciiTheme="minorHAnsi" w:hAnsiTheme="minorHAnsi" w:cstheme="minorHAnsi"/>
          <w:sz w:val="18"/>
          <w:szCs w:val="18"/>
          <w:lang w:eastAsia="fr-FR" w:bidi="ar-SA"/>
        </w:rPr>
        <w:t xml:space="preserve"> pas </w:t>
      </w:r>
      <w:r w:rsidRPr="00E814FD">
        <w:rPr>
          <w:rFonts w:asciiTheme="minorHAnsi" w:hAnsiTheme="minorHAnsi" w:cstheme="minorHAnsi"/>
          <w:sz w:val="18"/>
          <w:szCs w:val="18"/>
          <w:lang w:eastAsia="fr-FR" w:bidi="ar-SA"/>
        </w:rPr>
        <w:t>d</w:t>
      </w:r>
      <w:r w:rsidR="00D92ECB" w:rsidRPr="00E814FD">
        <w:rPr>
          <w:rFonts w:asciiTheme="minorHAnsi" w:hAnsiTheme="minorHAnsi" w:cstheme="minorHAnsi"/>
          <w:sz w:val="18"/>
          <w:szCs w:val="18"/>
          <w:lang w:eastAsia="fr-FR" w:bidi="ar-SA"/>
        </w:rPr>
        <w:t>’extension _</w:t>
      </w:r>
      <w:proofErr w:type="spellStart"/>
      <w:r w:rsidR="00D92ECB" w:rsidRPr="00E814FD">
        <w:rPr>
          <w:rFonts w:asciiTheme="minorHAnsi" w:hAnsiTheme="minorHAnsi" w:cstheme="minorHAnsi"/>
          <w:sz w:val="18"/>
          <w:szCs w:val="18"/>
          <w:lang w:eastAsia="fr-FR" w:bidi="ar-SA"/>
        </w:rPr>
        <w:t>fr</w:t>
      </w:r>
      <w:proofErr w:type="spellEnd"/>
      <w:r w:rsidRPr="00E814FD">
        <w:rPr>
          <w:rFonts w:asciiTheme="minorHAnsi" w:hAnsiTheme="minorHAnsi" w:cstheme="minorHAnsi"/>
          <w:sz w:val="18"/>
          <w:szCs w:val="18"/>
          <w:lang w:eastAsia="fr-FR" w:bidi="ar-SA"/>
        </w:rPr>
        <w:t xml:space="preserve"> ni _</w:t>
      </w:r>
      <w:proofErr w:type="spellStart"/>
      <w:r w:rsidRPr="00E814FD">
        <w:rPr>
          <w:rFonts w:asciiTheme="minorHAnsi" w:hAnsiTheme="minorHAnsi" w:cstheme="minorHAnsi"/>
          <w:sz w:val="18"/>
          <w:szCs w:val="18"/>
          <w:lang w:eastAsia="fr-FR" w:bidi="ar-SA"/>
        </w:rPr>
        <w:t>int</w:t>
      </w:r>
      <w:proofErr w:type="spellEnd"/>
      <w:r w:rsidR="00D92ECB" w:rsidRPr="00E814FD">
        <w:rPr>
          <w:rFonts w:asciiTheme="minorHAnsi" w:hAnsiTheme="minorHAnsi" w:cstheme="minorHAnsi"/>
          <w:sz w:val="18"/>
          <w:szCs w:val="18"/>
          <w:lang w:eastAsia="fr-FR" w:bidi="ar-SA"/>
        </w:rPr>
        <w:t>.</w:t>
      </w:r>
    </w:p>
    <w:p w14:paraId="2BE89C4C" w14:textId="77777777" w:rsidR="00AD0D9C" w:rsidRPr="00E814FD" w:rsidRDefault="00AD0D9C" w:rsidP="00AD0D9C">
      <w:pPr>
        <w:rPr>
          <w:rFonts w:asciiTheme="minorHAnsi" w:hAnsiTheme="minorHAnsi" w:cstheme="minorHAnsi"/>
          <w:sz w:val="18"/>
          <w:szCs w:val="18"/>
          <w:lang w:eastAsia="fr-FR" w:bidi="ar-SA"/>
        </w:rPr>
      </w:pPr>
    </w:p>
    <w:p w14:paraId="15C0E87A" w14:textId="77777777" w:rsidR="006A625B" w:rsidRPr="00E814FD" w:rsidRDefault="00AD0D9C" w:rsidP="00AD0D9C">
      <w:pPr>
        <w:rPr>
          <w:rFonts w:asciiTheme="minorHAnsi" w:hAnsiTheme="minorHAnsi" w:cstheme="minorHAnsi"/>
          <w:sz w:val="18"/>
          <w:szCs w:val="18"/>
          <w:lang w:eastAsia="fr-FR" w:bidi="ar-SA"/>
        </w:rPr>
      </w:pPr>
      <w:r w:rsidRPr="00E814FD">
        <w:rPr>
          <w:rFonts w:asciiTheme="minorHAnsi" w:hAnsiTheme="minorHAnsi" w:cstheme="minorHAnsi"/>
          <w:sz w:val="18"/>
          <w:szCs w:val="18"/>
          <w:u w:val="single"/>
          <w:lang w:eastAsia="fr-FR" w:bidi="ar-SA"/>
        </w:rPr>
        <w:t>Exemple</w:t>
      </w:r>
      <w:r w:rsidR="00A33056" w:rsidRPr="00E814FD">
        <w:rPr>
          <w:rFonts w:asciiTheme="minorHAnsi" w:hAnsiTheme="minorHAnsi" w:cstheme="minorHAnsi"/>
          <w:sz w:val="18"/>
          <w:szCs w:val="18"/>
          <w:u w:val="single"/>
          <w:lang w:eastAsia="fr-FR" w:bidi="ar-SA"/>
        </w:rPr>
        <w:t>s</w:t>
      </w:r>
      <w:r w:rsidR="00274FD0" w:rsidRPr="00E814FD">
        <w:rPr>
          <w:rFonts w:asciiTheme="minorHAnsi" w:hAnsiTheme="minorHAnsi" w:cstheme="minorHAnsi"/>
          <w:sz w:val="18"/>
          <w:szCs w:val="18"/>
          <w:lang w:eastAsia="fr-FR" w:bidi="ar-SA"/>
        </w:rPr>
        <w:t> </w:t>
      </w:r>
      <w:r w:rsidRPr="00E814FD">
        <w:rPr>
          <w:rFonts w:asciiTheme="minorHAnsi" w:hAnsiTheme="minorHAnsi" w:cstheme="minorHAnsi"/>
          <w:sz w:val="18"/>
          <w:szCs w:val="18"/>
          <w:lang w:eastAsia="fr-FR" w:bidi="ar-SA"/>
        </w:rPr>
        <w:t>:</w:t>
      </w:r>
    </w:p>
    <w:p w14:paraId="24A35422" w14:textId="77777777" w:rsidR="00CF5CAC" w:rsidRPr="00E814FD" w:rsidRDefault="00CF5CAC" w:rsidP="00AD0D9C">
      <w:pPr>
        <w:rPr>
          <w:rFonts w:asciiTheme="minorHAnsi" w:hAnsiTheme="minorHAnsi" w:cstheme="minorHAnsi"/>
          <w:sz w:val="18"/>
          <w:szCs w:val="18"/>
          <w:lang w:eastAsia="fr-FR" w:bidi="ar-SA"/>
        </w:rPr>
      </w:pPr>
    </w:p>
    <w:p w14:paraId="28DF5E97" w14:textId="77777777" w:rsidR="00CF5CAC" w:rsidRPr="00E814FD" w:rsidRDefault="00CF5CAC" w:rsidP="00EB7579">
      <w:pPr>
        <w:pStyle w:val="Paragraphedeliste"/>
        <w:numPr>
          <w:ilvl w:val="0"/>
          <w:numId w:val="12"/>
        </w:numPr>
        <w:rPr>
          <w:rFonts w:asciiTheme="minorHAnsi" w:hAnsiTheme="minorHAnsi" w:cstheme="minorHAnsi"/>
          <w:sz w:val="18"/>
          <w:szCs w:val="18"/>
          <w:lang w:eastAsia="fr-FR" w:bidi="ar-SA"/>
        </w:rPr>
      </w:pPr>
      <w:r w:rsidRPr="00E814FD">
        <w:rPr>
          <w:rFonts w:asciiTheme="minorHAnsi" w:hAnsiTheme="minorHAnsi" w:cstheme="minorHAnsi"/>
          <w:sz w:val="18"/>
          <w:szCs w:val="18"/>
          <w:lang w:eastAsia="fr-FR" w:bidi="ar-SA"/>
        </w:rPr>
        <w:t xml:space="preserve">Le fichier </w:t>
      </w:r>
      <w:proofErr w:type="spellStart"/>
      <w:r w:rsidRPr="00E814FD">
        <w:rPr>
          <w:rFonts w:asciiTheme="minorHAnsi" w:hAnsiTheme="minorHAnsi" w:cstheme="minorHAnsi"/>
          <w:i/>
          <w:sz w:val="18"/>
          <w:szCs w:val="18"/>
          <w:lang w:eastAsia="fr-FR" w:bidi="ar-SA"/>
        </w:rPr>
        <w:t>S_CodedCarePlan.sch</w:t>
      </w:r>
      <w:proofErr w:type="spellEnd"/>
      <w:r w:rsidRPr="00E814FD">
        <w:rPr>
          <w:rFonts w:asciiTheme="minorHAnsi" w:hAnsiTheme="minorHAnsi" w:cstheme="minorHAnsi"/>
          <w:sz w:val="18"/>
          <w:szCs w:val="18"/>
          <w:lang w:eastAsia="fr-FR" w:bidi="ar-SA"/>
        </w:rPr>
        <w:t xml:space="preserve"> est le </w:t>
      </w:r>
      <w:proofErr w:type="spellStart"/>
      <w:r w:rsidRPr="00E814FD">
        <w:rPr>
          <w:rFonts w:asciiTheme="minorHAnsi" w:hAnsiTheme="minorHAnsi" w:cstheme="minorHAnsi"/>
          <w:sz w:val="18"/>
          <w:szCs w:val="18"/>
          <w:lang w:eastAsia="fr-FR" w:bidi="ar-SA"/>
        </w:rPr>
        <w:t>schématron</w:t>
      </w:r>
      <w:proofErr w:type="spellEnd"/>
      <w:r w:rsidRPr="00E814FD">
        <w:rPr>
          <w:rFonts w:asciiTheme="minorHAnsi" w:hAnsiTheme="minorHAnsi" w:cstheme="minorHAnsi"/>
          <w:sz w:val="18"/>
          <w:szCs w:val="18"/>
          <w:lang w:eastAsia="fr-FR" w:bidi="ar-SA"/>
        </w:rPr>
        <w:t xml:space="preserve"> </w:t>
      </w:r>
      <w:r w:rsidR="00F674C7" w:rsidRPr="00E814FD">
        <w:rPr>
          <w:rFonts w:asciiTheme="minorHAnsi" w:hAnsiTheme="minorHAnsi" w:cstheme="minorHAnsi"/>
          <w:sz w:val="18"/>
          <w:szCs w:val="18"/>
          <w:lang w:eastAsia="fr-FR" w:bidi="ar-SA"/>
        </w:rPr>
        <w:t xml:space="preserve">qui vérifie la </w:t>
      </w:r>
      <w:r w:rsidR="00F674C7" w:rsidRPr="00E814FD">
        <w:rPr>
          <w:rFonts w:asciiTheme="minorHAnsi" w:hAnsiTheme="minorHAnsi" w:cstheme="minorHAnsi"/>
          <w:b/>
          <w:sz w:val="18"/>
          <w:szCs w:val="18"/>
          <w:lang w:eastAsia="fr-FR" w:bidi="ar-SA"/>
        </w:rPr>
        <w:t>conformité aux</w:t>
      </w:r>
      <w:r w:rsidR="00F674C7" w:rsidRPr="00E814FD">
        <w:rPr>
          <w:rFonts w:asciiTheme="minorHAnsi" w:hAnsiTheme="minorHAnsi" w:cstheme="minorHAnsi"/>
          <w:sz w:val="18"/>
          <w:szCs w:val="18"/>
          <w:lang w:eastAsia="fr-FR" w:bidi="ar-SA"/>
        </w:rPr>
        <w:t xml:space="preserve"> </w:t>
      </w:r>
      <w:r w:rsidR="00F674C7" w:rsidRPr="00E814FD">
        <w:rPr>
          <w:rFonts w:asciiTheme="minorHAnsi" w:hAnsiTheme="minorHAnsi" w:cstheme="minorHAnsi"/>
          <w:b/>
          <w:sz w:val="18"/>
          <w:szCs w:val="18"/>
          <w:lang w:eastAsia="fr-FR" w:bidi="ar-SA"/>
        </w:rPr>
        <w:t>spécifications IHE d</w:t>
      </w:r>
      <w:r w:rsidRPr="00E814FD">
        <w:rPr>
          <w:rFonts w:asciiTheme="minorHAnsi" w:hAnsiTheme="minorHAnsi" w:cstheme="minorHAnsi"/>
          <w:b/>
          <w:sz w:val="18"/>
          <w:szCs w:val="18"/>
          <w:lang w:eastAsia="fr-FR" w:bidi="ar-SA"/>
        </w:rPr>
        <w:t>e la section</w:t>
      </w:r>
      <w:r w:rsidRPr="00E814FD">
        <w:rPr>
          <w:rFonts w:asciiTheme="minorHAnsi" w:hAnsiTheme="minorHAnsi" w:cstheme="minorHAnsi"/>
          <w:sz w:val="18"/>
          <w:szCs w:val="18"/>
          <w:lang w:eastAsia="fr-FR" w:bidi="ar-SA"/>
        </w:rPr>
        <w:t xml:space="preserve"> « </w:t>
      </w:r>
      <w:proofErr w:type="spellStart"/>
      <w:r w:rsidRPr="00E814FD">
        <w:rPr>
          <w:rFonts w:asciiTheme="minorHAnsi" w:hAnsiTheme="minorHAnsi" w:cstheme="minorHAnsi"/>
          <w:sz w:val="18"/>
          <w:szCs w:val="18"/>
          <w:lang w:eastAsia="fr-FR" w:bidi="ar-SA"/>
        </w:rPr>
        <w:t>Coded</w:t>
      </w:r>
      <w:proofErr w:type="spellEnd"/>
      <w:r w:rsidRPr="00E814FD">
        <w:rPr>
          <w:rFonts w:asciiTheme="minorHAnsi" w:hAnsiTheme="minorHAnsi" w:cstheme="minorHAnsi"/>
          <w:sz w:val="18"/>
          <w:szCs w:val="18"/>
          <w:lang w:eastAsia="fr-FR" w:bidi="ar-SA"/>
        </w:rPr>
        <w:t xml:space="preserve"> Care Plan ».</w:t>
      </w:r>
    </w:p>
    <w:p w14:paraId="1C3C9036" w14:textId="77777777" w:rsidR="00F674C7" w:rsidRPr="00E814FD" w:rsidRDefault="00F674C7" w:rsidP="00F674C7">
      <w:pPr>
        <w:pStyle w:val="Paragraphedeliste"/>
        <w:rPr>
          <w:rFonts w:asciiTheme="minorHAnsi" w:hAnsiTheme="minorHAnsi" w:cstheme="minorHAnsi"/>
          <w:sz w:val="18"/>
          <w:szCs w:val="18"/>
          <w:lang w:eastAsia="fr-FR" w:bidi="ar-SA"/>
        </w:rPr>
      </w:pPr>
    </w:p>
    <w:p w14:paraId="5A753AC9" w14:textId="77777777" w:rsidR="00F674C7" w:rsidRPr="00E814FD" w:rsidRDefault="00F674C7" w:rsidP="00EB7579">
      <w:pPr>
        <w:pStyle w:val="Paragraphedeliste"/>
        <w:numPr>
          <w:ilvl w:val="0"/>
          <w:numId w:val="12"/>
        </w:numPr>
        <w:rPr>
          <w:rFonts w:asciiTheme="minorHAnsi" w:hAnsiTheme="minorHAnsi" w:cstheme="minorHAnsi"/>
          <w:sz w:val="18"/>
          <w:szCs w:val="18"/>
          <w:lang w:eastAsia="fr-FR" w:bidi="ar-SA"/>
        </w:rPr>
      </w:pPr>
      <w:r w:rsidRPr="00E814FD">
        <w:rPr>
          <w:rFonts w:asciiTheme="minorHAnsi" w:hAnsiTheme="minorHAnsi" w:cstheme="minorHAnsi"/>
          <w:sz w:val="18"/>
          <w:szCs w:val="18"/>
          <w:lang w:eastAsia="fr-FR" w:bidi="ar-SA"/>
        </w:rPr>
        <w:t xml:space="preserve">Le fichier </w:t>
      </w:r>
      <w:r w:rsidRPr="00E814FD">
        <w:rPr>
          <w:rFonts w:asciiTheme="minorHAnsi" w:hAnsiTheme="minorHAnsi" w:cstheme="minorHAnsi"/>
          <w:i/>
          <w:sz w:val="18"/>
          <w:szCs w:val="18"/>
          <w:lang w:eastAsia="fr-FR" w:bidi="ar-SA"/>
        </w:rPr>
        <w:t xml:space="preserve">S_codedPhysicalExam_CSE-CS24.sch </w:t>
      </w:r>
      <w:r w:rsidRPr="00E814FD">
        <w:rPr>
          <w:rFonts w:asciiTheme="minorHAnsi" w:hAnsiTheme="minorHAnsi" w:cstheme="minorHAnsi"/>
          <w:sz w:val="18"/>
          <w:szCs w:val="18"/>
          <w:lang w:eastAsia="fr-FR" w:bidi="ar-SA"/>
        </w:rPr>
        <w:t xml:space="preserve">est le </w:t>
      </w:r>
      <w:proofErr w:type="spellStart"/>
      <w:r w:rsidRPr="00E814FD">
        <w:rPr>
          <w:rFonts w:asciiTheme="minorHAnsi" w:hAnsiTheme="minorHAnsi" w:cstheme="minorHAnsi"/>
          <w:sz w:val="18"/>
          <w:szCs w:val="18"/>
          <w:lang w:eastAsia="fr-FR" w:bidi="ar-SA"/>
        </w:rPr>
        <w:t>schématron</w:t>
      </w:r>
      <w:proofErr w:type="spellEnd"/>
      <w:r w:rsidRPr="00E814FD">
        <w:rPr>
          <w:rFonts w:asciiTheme="minorHAnsi" w:hAnsiTheme="minorHAnsi" w:cstheme="minorHAnsi"/>
          <w:sz w:val="18"/>
          <w:szCs w:val="18"/>
          <w:lang w:eastAsia="fr-FR" w:bidi="ar-SA"/>
        </w:rPr>
        <w:t xml:space="preserve"> qui vérifie la conformité aux </w:t>
      </w:r>
      <w:r w:rsidRPr="00E814FD">
        <w:rPr>
          <w:rFonts w:asciiTheme="minorHAnsi" w:hAnsiTheme="minorHAnsi" w:cstheme="minorHAnsi"/>
          <w:b/>
          <w:sz w:val="18"/>
          <w:szCs w:val="18"/>
          <w:lang w:eastAsia="fr-FR" w:bidi="ar-SA"/>
        </w:rPr>
        <w:t xml:space="preserve">spécifications </w:t>
      </w:r>
      <w:r w:rsidRPr="00E814FD">
        <w:rPr>
          <w:rFonts w:asciiTheme="minorHAnsi" w:hAnsiTheme="minorHAnsi" w:cstheme="minorHAnsi"/>
          <w:sz w:val="18"/>
          <w:szCs w:val="18"/>
          <w:lang w:eastAsia="fr-FR" w:bidi="ar-SA"/>
        </w:rPr>
        <w:t xml:space="preserve">du </w:t>
      </w:r>
      <w:r w:rsidR="00B1512E" w:rsidRPr="00E814FD">
        <w:rPr>
          <w:rFonts w:asciiTheme="minorHAnsi" w:hAnsiTheme="minorHAnsi" w:cstheme="minorHAnsi"/>
          <w:sz w:val="18"/>
          <w:szCs w:val="18"/>
          <w:lang w:eastAsia="fr-FR" w:bidi="ar-SA"/>
        </w:rPr>
        <w:t>modèle</w:t>
      </w:r>
      <w:r w:rsidRPr="00E814FD">
        <w:rPr>
          <w:rFonts w:asciiTheme="minorHAnsi" w:hAnsiTheme="minorHAnsi" w:cstheme="minorHAnsi"/>
          <w:sz w:val="18"/>
          <w:szCs w:val="18"/>
          <w:lang w:eastAsia="fr-FR" w:bidi="ar-SA"/>
        </w:rPr>
        <w:t xml:space="preserve"> </w:t>
      </w:r>
      <w:r w:rsidR="00B1512E" w:rsidRPr="00E814FD">
        <w:rPr>
          <w:rFonts w:asciiTheme="minorHAnsi" w:hAnsiTheme="minorHAnsi" w:cstheme="minorHAnsi"/>
          <w:sz w:val="18"/>
          <w:szCs w:val="18"/>
          <w:lang w:eastAsia="fr-FR" w:bidi="ar-SA"/>
        </w:rPr>
        <w:t>CSE-CS24</w:t>
      </w:r>
      <w:r w:rsidRPr="00E814FD">
        <w:rPr>
          <w:rFonts w:asciiTheme="minorHAnsi" w:hAnsiTheme="minorHAnsi" w:cstheme="minorHAnsi"/>
          <w:sz w:val="18"/>
          <w:szCs w:val="18"/>
          <w:lang w:eastAsia="fr-FR" w:bidi="ar-SA"/>
        </w:rPr>
        <w:t xml:space="preserve"> </w:t>
      </w:r>
      <w:r w:rsidRPr="00E814FD">
        <w:rPr>
          <w:rFonts w:asciiTheme="minorHAnsi" w:hAnsiTheme="minorHAnsi" w:cstheme="minorHAnsi"/>
          <w:b/>
          <w:sz w:val="18"/>
          <w:szCs w:val="18"/>
          <w:lang w:eastAsia="fr-FR" w:bidi="ar-SA"/>
        </w:rPr>
        <w:t>de la section</w:t>
      </w:r>
      <w:r w:rsidR="003161FD" w:rsidRPr="00E814FD">
        <w:rPr>
          <w:rFonts w:asciiTheme="minorHAnsi" w:hAnsiTheme="minorHAnsi" w:cstheme="minorHAnsi"/>
          <w:b/>
          <w:sz w:val="18"/>
          <w:szCs w:val="18"/>
          <w:lang w:eastAsia="fr-FR" w:bidi="ar-SA"/>
        </w:rPr>
        <w:t xml:space="preserve"> « </w:t>
      </w:r>
      <w:proofErr w:type="spellStart"/>
      <w:r w:rsidR="003161FD" w:rsidRPr="00E814FD">
        <w:rPr>
          <w:rFonts w:asciiTheme="minorHAnsi" w:hAnsiTheme="minorHAnsi" w:cstheme="minorHAnsi"/>
          <w:i/>
          <w:sz w:val="18"/>
          <w:szCs w:val="18"/>
          <w:lang w:eastAsia="fr-FR" w:bidi="ar-SA"/>
        </w:rPr>
        <w:t>Coded</w:t>
      </w:r>
      <w:proofErr w:type="spellEnd"/>
      <w:r w:rsidR="003161FD" w:rsidRPr="00E814FD">
        <w:rPr>
          <w:rFonts w:asciiTheme="minorHAnsi" w:hAnsiTheme="minorHAnsi" w:cstheme="minorHAnsi"/>
          <w:i/>
          <w:sz w:val="18"/>
          <w:szCs w:val="18"/>
          <w:lang w:eastAsia="fr-FR" w:bidi="ar-SA"/>
        </w:rPr>
        <w:t xml:space="preserve"> Physical Exam »</w:t>
      </w:r>
      <w:r w:rsidRPr="00E814FD">
        <w:rPr>
          <w:rFonts w:asciiTheme="minorHAnsi" w:hAnsiTheme="minorHAnsi" w:cstheme="minorHAnsi"/>
          <w:sz w:val="18"/>
          <w:szCs w:val="18"/>
          <w:lang w:eastAsia="fr-FR" w:bidi="ar-SA"/>
        </w:rPr>
        <w:t>.</w:t>
      </w:r>
    </w:p>
    <w:p w14:paraId="5E5D22AF" w14:textId="77777777" w:rsidR="00CF5CAC" w:rsidRPr="00E814FD" w:rsidRDefault="00CF5CAC" w:rsidP="00CF5CAC">
      <w:pPr>
        <w:pStyle w:val="Paragraphedeliste"/>
        <w:rPr>
          <w:rFonts w:asciiTheme="minorHAnsi" w:hAnsiTheme="minorHAnsi" w:cstheme="minorHAnsi"/>
          <w:sz w:val="18"/>
          <w:szCs w:val="18"/>
          <w:lang w:eastAsia="fr-FR" w:bidi="ar-SA"/>
        </w:rPr>
      </w:pPr>
    </w:p>
    <w:p w14:paraId="36088278" w14:textId="77777777" w:rsidR="00CF5CAC" w:rsidRPr="00E814FD" w:rsidRDefault="00CF5CAC" w:rsidP="00EB7579">
      <w:pPr>
        <w:pStyle w:val="Paragraphedeliste"/>
        <w:numPr>
          <w:ilvl w:val="0"/>
          <w:numId w:val="12"/>
        </w:numPr>
        <w:rPr>
          <w:rFonts w:asciiTheme="minorHAnsi" w:hAnsiTheme="minorHAnsi" w:cstheme="minorHAnsi"/>
          <w:sz w:val="18"/>
          <w:szCs w:val="18"/>
          <w:lang w:eastAsia="fr-FR" w:bidi="ar-SA"/>
        </w:rPr>
      </w:pPr>
      <w:r w:rsidRPr="00E814FD">
        <w:rPr>
          <w:rFonts w:asciiTheme="minorHAnsi" w:hAnsiTheme="minorHAnsi" w:cstheme="minorHAnsi"/>
          <w:sz w:val="18"/>
          <w:szCs w:val="18"/>
          <w:lang w:eastAsia="fr-FR" w:bidi="ar-SA"/>
        </w:rPr>
        <w:t xml:space="preserve">Le fichier </w:t>
      </w:r>
      <w:proofErr w:type="spellStart"/>
      <w:r w:rsidRPr="00E814FD">
        <w:rPr>
          <w:rFonts w:asciiTheme="minorHAnsi" w:hAnsiTheme="minorHAnsi" w:cstheme="minorHAnsi"/>
          <w:i/>
          <w:sz w:val="18"/>
          <w:szCs w:val="18"/>
          <w:lang w:eastAsia="fr-FR" w:bidi="ar-SA"/>
        </w:rPr>
        <w:t>E_concernEntry_int.sch</w:t>
      </w:r>
      <w:proofErr w:type="spellEnd"/>
      <w:r w:rsidRPr="00E814FD">
        <w:rPr>
          <w:rFonts w:asciiTheme="minorHAnsi" w:hAnsiTheme="minorHAnsi" w:cstheme="minorHAnsi"/>
          <w:sz w:val="18"/>
          <w:szCs w:val="18"/>
          <w:lang w:eastAsia="fr-FR" w:bidi="ar-SA"/>
        </w:rPr>
        <w:t xml:space="preserve"> est le </w:t>
      </w:r>
      <w:proofErr w:type="spellStart"/>
      <w:r w:rsidRPr="00E814FD">
        <w:rPr>
          <w:rFonts w:asciiTheme="minorHAnsi" w:hAnsiTheme="minorHAnsi" w:cstheme="minorHAnsi"/>
          <w:sz w:val="18"/>
          <w:szCs w:val="18"/>
          <w:lang w:eastAsia="fr-FR" w:bidi="ar-SA"/>
        </w:rPr>
        <w:t>schématron</w:t>
      </w:r>
      <w:proofErr w:type="spellEnd"/>
      <w:r w:rsidRPr="00E814FD">
        <w:rPr>
          <w:rFonts w:asciiTheme="minorHAnsi" w:hAnsiTheme="minorHAnsi" w:cstheme="minorHAnsi"/>
          <w:sz w:val="18"/>
          <w:szCs w:val="18"/>
          <w:lang w:eastAsia="fr-FR" w:bidi="ar-SA"/>
        </w:rPr>
        <w:t xml:space="preserve"> qui vérifie </w:t>
      </w:r>
      <w:r w:rsidR="003161FD" w:rsidRPr="00E814FD">
        <w:rPr>
          <w:rFonts w:asciiTheme="minorHAnsi" w:hAnsiTheme="minorHAnsi" w:cstheme="minorHAnsi"/>
          <w:sz w:val="18"/>
          <w:szCs w:val="18"/>
          <w:lang w:eastAsia="fr-FR" w:bidi="ar-SA"/>
        </w:rPr>
        <w:t xml:space="preserve">la </w:t>
      </w:r>
      <w:r w:rsidR="003161FD" w:rsidRPr="00E814FD">
        <w:rPr>
          <w:rFonts w:asciiTheme="minorHAnsi" w:hAnsiTheme="minorHAnsi" w:cstheme="minorHAnsi"/>
          <w:b/>
          <w:sz w:val="18"/>
          <w:szCs w:val="18"/>
          <w:lang w:eastAsia="fr-FR" w:bidi="ar-SA"/>
        </w:rPr>
        <w:t>conformité aux</w:t>
      </w:r>
      <w:r w:rsidR="003161FD" w:rsidRPr="00E814FD">
        <w:rPr>
          <w:rFonts w:asciiTheme="minorHAnsi" w:hAnsiTheme="minorHAnsi" w:cstheme="minorHAnsi"/>
          <w:sz w:val="18"/>
          <w:szCs w:val="18"/>
          <w:lang w:eastAsia="fr-FR" w:bidi="ar-SA"/>
        </w:rPr>
        <w:t xml:space="preserve"> </w:t>
      </w:r>
      <w:r w:rsidR="003161FD" w:rsidRPr="00E814FD">
        <w:rPr>
          <w:rFonts w:asciiTheme="minorHAnsi" w:hAnsiTheme="minorHAnsi" w:cstheme="minorHAnsi"/>
          <w:b/>
          <w:sz w:val="18"/>
          <w:szCs w:val="18"/>
          <w:lang w:eastAsia="fr-FR" w:bidi="ar-SA"/>
        </w:rPr>
        <w:t xml:space="preserve">spécifications IHE </w:t>
      </w:r>
      <w:r w:rsidRPr="00E814FD">
        <w:rPr>
          <w:rFonts w:asciiTheme="minorHAnsi" w:hAnsiTheme="minorHAnsi" w:cstheme="minorHAnsi"/>
          <w:b/>
          <w:sz w:val="18"/>
          <w:szCs w:val="18"/>
          <w:lang w:eastAsia="fr-FR" w:bidi="ar-SA"/>
        </w:rPr>
        <w:t>de l’entrée</w:t>
      </w:r>
      <w:r w:rsidRPr="00E814FD">
        <w:rPr>
          <w:rFonts w:asciiTheme="minorHAnsi" w:hAnsiTheme="minorHAnsi" w:cstheme="minorHAnsi"/>
          <w:sz w:val="18"/>
          <w:szCs w:val="18"/>
          <w:lang w:eastAsia="fr-FR" w:bidi="ar-SA"/>
        </w:rPr>
        <w:t xml:space="preserve"> </w:t>
      </w:r>
      <w:r w:rsidR="003161FD" w:rsidRPr="00E814FD">
        <w:rPr>
          <w:rFonts w:asciiTheme="minorHAnsi" w:hAnsiTheme="minorHAnsi" w:cstheme="minorHAnsi"/>
          <w:sz w:val="18"/>
          <w:szCs w:val="18"/>
          <w:lang w:eastAsia="fr-FR" w:bidi="ar-SA"/>
        </w:rPr>
        <w:t>« </w:t>
      </w:r>
      <w:proofErr w:type="spellStart"/>
      <w:r w:rsidR="003161FD" w:rsidRPr="00E814FD">
        <w:rPr>
          <w:rFonts w:asciiTheme="minorHAnsi" w:hAnsiTheme="minorHAnsi" w:cstheme="minorHAnsi"/>
          <w:sz w:val="18"/>
          <w:szCs w:val="18"/>
          <w:lang w:eastAsia="fr-FR" w:bidi="ar-SA"/>
        </w:rPr>
        <w:t>C</w:t>
      </w:r>
      <w:r w:rsidRPr="00E814FD">
        <w:rPr>
          <w:rFonts w:asciiTheme="minorHAnsi" w:hAnsiTheme="minorHAnsi" w:cstheme="minorHAnsi"/>
          <w:sz w:val="18"/>
          <w:szCs w:val="18"/>
          <w:lang w:eastAsia="fr-FR" w:bidi="ar-SA"/>
        </w:rPr>
        <w:t>oncern</w:t>
      </w:r>
      <w:proofErr w:type="spellEnd"/>
      <w:r w:rsidR="003161FD" w:rsidRPr="00E814FD">
        <w:rPr>
          <w:rFonts w:asciiTheme="minorHAnsi" w:hAnsiTheme="minorHAnsi" w:cstheme="minorHAnsi"/>
          <w:sz w:val="18"/>
          <w:szCs w:val="18"/>
          <w:lang w:eastAsia="fr-FR" w:bidi="ar-SA"/>
        </w:rPr>
        <w:t xml:space="preserve"> </w:t>
      </w:r>
      <w:r w:rsidRPr="00E814FD">
        <w:rPr>
          <w:rFonts w:asciiTheme="minorHAnsi" w:hAnsiTheme="minorHAnsi" w:cstheme="minorHAnsi"/>
          <w:sz w:val="18"/>
          <w:szCs w:val="18"/>
          <w:lang w:eastAsia="fr-FR" w:bidi="ar-SA"/>
        </w:rPr>
        <w:t>Entry</w:t>
      </w:r>
      <w:r w:rsidR="003161FD" w:rsidRPr="00E814FD">
        <w:rPr>
          <w:rFonts w:asciiTheme="minorHAnsi" w:hAnsiTheme="minorHAnsi" w:cstheme="minorHAnsi"/>
          <w:sz w:val="18"/>
          <w:szCs w:val="18"/>
          <w:lang w:eastAsia="fr-FR" w:bidi="ar-SA"/>
        </w:rPr>
        <w:t> »</w:t>
      </w:r>
      <w:r w:rsidRPr="00E814FD">
        <w:rPr>
          <w:rFonts w:asciiTheme="minorHAnsi" w:hAnsiTheme="minorHAnsi" w:cstheme="minorHAnsi"/>
          <w:sz w:val="18"/>
          <w:szCs w:val="18"/>
          <w:lang w:eastAsia="fr-FR" w:bidi="ar-SA"/>
        </w:rPr>
        <w:t>.</w:t>
      </w:r>
    </w:p>
    <w:p w14:paraId="7F8208D6" w14:textId="77777777" w:rsidR="003161FD" w:rsidRPr="00E814FD" w:rsidRDefault="003161FD" w:rsidP="003161FD">
      <w:pPr>
        <w:pStyle w:val="Paragraphedeliste"/>
        <w:rPr>
          <w:rFonts w:asciiTheme="minorHAnsi" w:hAnsiTheme="minorHAnsi" w:cstheme="minorHAnsi"/>
          <w:sz w:val="18"/>
          <w:szCs w:val="18"/>
          <w:lang w:eastAsia="fr-FR" w:bidi="ar-SA"/>
        </w:rPr>
      </w:pPr>
    </w:p>
    <w:p w14:paraId="3A99F261" w14:textId="77777777" w:rsidR="003161FD" w:rsidRPr="00E814FD" w:rsidRDefault="003161FD" w:rsidP="00EB7579">
      <w:pPr>
        <w:pStyle w:val="Paragraphedeliste"/>
        <w:numPr>
          <w:ilvl w:val="0"/>
          <w:numId w:val="12"/>
        </w:numPr>
        <w:rPr>
          <w:rFonts w:asciiTheme="minorHAnsi" w:hAnsiTheme="minorHAnsi" w:cstheme="minorHAnsi"/>
          <w:sz w:val="18"/>
          <w:szCs w:val="18"/>
          <w:lang w:eastAsia="fr-FR" w:bidi="ar-SA"/>
        </w:rPr>
      </w:pPr>
      <w:r w:rsidRPr="00E814FD">
        <w:rPr>
          <w:rFonts w:asciiTheme="minorHAnsi" w:hAnsiTheme="minorHAnsi" w:cstheme="minorHAnsi"/>
          <w:sz w:val="18"/>
          <w:szCs w:val="18"/>
          <w:lang w:eastAsia="fr-FR" w:bidi="ar-SA"/>
        </w:rPr>
        <w:t xml:space="preserve">Le fichier </w:t>
      </w:r>
      <w:proofErr w:type="spellStart"/>
      <w:r w:rsidRPr="00E814FD">
        <w:rPr>
          <w:rFonts w:asciiTheme="minorHAnsi" w:hAnsiTheme="minorHAnsi" w:cstheme="minorHAnsi"/>
          <w:i/>
          <w:sz w:val="18"/>
          <w:szCs w:val="18"/>
          <w:lang w:eastAsia="fr-FR" w:bidi="ar-SA"/>
        </w:rPr>
        <w:t>E_concernEntry_fr.sch</w:t>
      </w:r>
      <w:proofErr w:type="spellEnd"/>
      <w:r w:rsidRPr="00E814FD">
        <w:rPr>
          <w:rFonts w:asciiTheme="minorHAnsi" w:hAnsiTheme="minorHAnsi" w:cstheme="minorHAnsi"/>
          <w:sz w:val="18"/>
          <w:szCs w:val="18"/>
          <w:lang w:eastAsia="fr-FR" w:bidi="ar-SA"/>
        </w:rPr>
        <w:t xml:space="preserve"> est le </w:t>
      </w:r>
      <w:proofErr w:type="spellStart"/>
      <w:r w:rsidRPr="00E814FD">
        <w:rPr>
          <w:rFonts w:asciiTheme="minorHAnsi" w:hAnsiTheme="minorHAnsi" w:cstheme="minorHAnsi"/>
          <w:sz w:val="18"/>
          <w:szCs w:val="18"/>
          <w:lang w:eastAsia="fr-FR" w:bidi="ar-SA"/>
        </w:rPr>
        <w:t>schématron</w:t>
      </w:r>
      <w:proofErr w:type="spellEnd"/>
      <w:r w:rsidRPr="00E814FD">
        <w:rPr>
          <w:rFonts w:asciiTheme="minorHAnsi" w:hAnsiTheme="minorHAnsi" w:cstheme="minorHAnsi"/>
          <w:sz w:val="18"/>
          <w:szCs w:val="18"/>
          <w:lang w:eastAsia="fr-FR" w:bidi="ar-SA"/>
        </w:rPr>
        <w:t xml:space="preserve"> qui vérifie la </w:t>
      </w:r>
      <w:r w:rsidRPr="00E814FD">
        <w:rPr>
          <w:rFonts w:asciiTheme="minorHAnsi" w:hAnsiTheme="minorHAnsi" w:cstheme="minorHAnsi"/>
          <w:b/>
          <w:sz w:val="18"/>
          <w:szCs w:val="18"/>
          <w:lang w:eastAsia="fr-FR" w:bidi="ar-SA"/>
        </w:rPr>
        <w:t>conformité aux</w:t>
      </w:r>
      <w:r w:rsidRPr="00E814FD">
        <w:rPr>
          <w:rFonts w:asciiTheme="minorHAnsi" w:hAnsiTheme="minorHAnsi" w:cstheme="minorHAnsi"/>
          <w:sz w:val="18"/>
          <w:szCs w:val="18"/>
          <w:lang w:eastAsia="fr-FR" w:bidi="ar-SA"/>
        </w:rPr>
        <w:t xml:space="preserve"> </w:t>
      </w:r>
      <w:r w:rsidRPr="00E814FD">
        <w:rPr>
          <w:rFonts w:asciiTheme="minorHAnsi" w:hAnsiTheme="minorHAnsi" w:cstheme="minorHAnsi"/>
          <w:b/>
          <w:sz w:val="18"/>
          <w:szCs w:val="18"/>
          <w:lang w:eastAsia="fr-FR" w:bidi="ar-SA"/>
        </w:rPr>
        <w:t>spécifications françaises de l’entrée</w:t>
      </w:r>
      <w:r w:rsidRPr="00E814FD">
        <w:rPr>
          <w:rFonts w:asciiTheme="minorHAnsi" w:hAnsiTheme="minorHAnsi" w:cstheme="minorHAnsi"/>
          <w:sz w:val="18"/>
          <w:szCs w:val="18"/>
          <w:lang w:eastAsia="fr-FR" w:bidi="ar-SA"/>
        </w:rPr>
        <w:t xml:space="preserve"> « </w:t>
      </w:r>
      <w:proofErr w:type="spellStart"/>
      <w:r w:rsidRPr="00E814FD">
        <w:rPr>
          <w:rFonts w:asciiTheme="minorHAnsi" w:hAnsiTheme="minorHAnsi" w:cstheme="minorHAnsi"/>
          <w:sz w:val="18"/>
          <w:szCs w:val="18"/>
          <w:lang w:eastAsia="fr-FR" w:bidi="ar-SA"/>
        </w:rPr>
        <w:t>Concern</w:t>
      </w:r>
      <w:proofErr w:type="spellEnd"/>
      <w:r w:rsidRPr="00E814FD">
        <w:rPr>
          <w:rFonts w:asciiTheme="minorHAnsi" w:hAnsiTheme="minorHAnsi" w:cstheme="minorHAnsi"/>
          <w:sz w:val="18"/>
          <w:szCs w:val="18"/>
          <w:lang w:eastAsia="fr-FR" w:bidi="ar-SA"/>
        </w:rPr>
        <w:t xml:space="preserve"> Entry ».</w:t>
      </w:r>
    </w:p>
    <w:p w14:paraId="3EF437CC" w14:textId="77777777" w:rsidR="003161FD" w:rsidRPr="00E814FD" w:rsidRDefault="003161FD" w:rsidP="003161FD">
      <w:pPr>
        <w:pStyle w:val="Paragraphedeliste"/>
        <w:rPr>
          <w:rFonts w:asciiTheme="minorHAnsi" w:hAnsiTheme="minorHAnsi" w:cstheme="minorHAnsi"/>
          <w:sz w:val="18"/>
          <w:szCs w:val="18"/>
          <w:lang w:eastAsia="fr-FR" w:bidi="ar-SA"/>
        </w:rPr>
      </w:pPr>
    </w:p>
    <w:p w14:paraId="3A0D6EAB" w14:textId="77777777" w:rsidR="00274FD0" w:rsidRPr="00E814FD" w:rsidRDefault="00274FD0" w:rsidP="00274FD0">
      <w:pPr>
        <w:pStyle w:val="Paragraphedeliste"/>
        <w:rPr>
          <w:rFonts w:asciiTheme="minorHAnsi" w:hAnsiTheme="minorHAnsi" w:cstheme="minorHAnsi"/>
          <w:sz w:val="18"/>
          <w:szCs w:val="18"/>
          <w:lang w:eastAsia="fr-FR" w:bidi="ar-SA"/>
        </w:rPr>
      </w:pPr>
    </w:p>
    <w:p w14:paraId="305B5CA1" w14:textId="77777777" w:rsidR="00F55EDB" w:rsidRPr="00E814FD" w:rsidRDefault="00F55EDB">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3BFD6368" w14:textId="79C72B80" w:rsidR="00A01AF7" w:rsidRPr="00E814FD" w:rsidRDefault="00A01AF7" w:rsidP="00AD0D9C">
      <w:pPr>
        <w:pStyle w:val="Titre1"/>
        <w:rPr>
          <w:rFonts w:asciiTheme="minorHAnsi" w:hAnsiTheme="minorHAnsi" w:cstheme="minorHAnsi"/>
          <w:sz w:val="18"/>
          <w:szCs w:val="18"/>
        </w:rPr>
      </w:pPr>
      <w:bookmarkStart w:id="82" w:name="_Toc122428854"/>
      <w:r w:rsidRPr="00E814FD">
        <w:rPr>
          <w:rFonts w:asciiTheme="minorHAnsi" w:hAnsiTheme="minorHAnsi" w:cstheme="minorHAnsi"/>
          <w:sz w:val="18"/>
          <w:szCs w:val="18"/>
        </w:rPr>
        <w:lastRenderedPageBreak/>
        <w:t xml:space="preserve">Historique </w:t>
      </w:r>
      <w:r w:rsidR="0020298C" w:rsidRPr="00E814FD">
        <w:rPr>
          <w:rFonts w:asciiTheme="minorHAnsi" w:hAnsiTheme="minorHAnsi" w:cstheme="minorHAnsi"/>
          <w:sz w:val="18"/>
          <w:szCs w:val="18"/>
        </w:rPr>
        <w:t>des évolutions</w:t>
      </w:r>
      <w:bookmarkEnd w:id="82"/>
    </w:p>
    <w:p w14:paraId="02DB5B3C" w14:textId="77777777" w:rsidR="00161D90" w:rsidRPr="00E814FD" w:rsidRDefault="00161D90" w:rsidP="004835CE">
      <w:pPr>
        <w:rPr>
          <w:rFonts w:asciiTheme="minorHAnsi" w:hAnsiTheme="minorHAnsi" w:cstheme="minorHAnsi"/>
          <w:sz w:val="18"/>
          <w:szCs w:val="18"/>
        </w:rPr>
      </w:pPr>
    </w:p>
    <w:tbl>
      <w:tblPr>
        <w:tblW w:w="9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935"/>
        <w:gridCol w:w="7689"/>
      </w:tblGrid>
      <w:tr w:rsidR="00593DFB" w:rsidRPr="00E814FD" w14:paraId="5B0FA7B7" w14:textId="77777777" w:rsidTr="0052735B">
        <w:tc>
          <w:tcPr>
            <w:tcW w:w="1182" w:type="dxa"/>
            <w:shd w:val="clear" w:color="auto" w:fill="D9D9D9"/>
          </w:tcPr>
          <w:p w14:paraId="3447C718" w14:textId="77777777" w:rsidR="00593DFB" w:rsidRPr="00E814FD" w:rsidRDefault="00593DFB" w:rsidP="00365E67">
            <w:pPr>
              <w:pStyle w:val="Tableau"/>
              <w:jc w:val="center"/>
              <w:rPr>
                <w:rFonts w:asciiTheme="minorHAnsi" w:hAnsiTheme="minorHAnsi" w:cstheme="minorHAnsi"/>
                <w:b/>
                <w:sz w:val="18"/>
                <w:szCs w:val="18"/>
              </w:rPr>
            </w:pPr>
            <w:r w:rsidRPr="00E814FD">
              <w:rPr>
                <w:rFonts w:asciiTheme="minorHAnsi" w:hAnsiTheme="minorHAnsi" w:cstheme="minorHAnsi"/>
                <w:b/>
                <w:sz w:val="18"/>
                <w:szCs w:val="18"/>
              </w:rPr>
              <w:t>Date de publication</w:t>
            </w:r>
          </w:p>
        </w:tc>
        <w:tc>
          <w:tcPr>
            <w:tcW w:w="935" w:type="dxa"/>
            <w:shd w:val="clear" w:color="auto" w:fill="D9D9D9"/>
          </w:tcPr>
          <w:p w14:paraId="40ADA356"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Version</w:t>
            </w:r>
          </w:p>
        </w:tc>
        <w:tc>
          <w:tcPr>
            <w:tcW w:w="7689" w:type="dxa"/>
            <w:shd w:val="clear" w:color="auto" w:fill="D9D9D9"/>
          </w:tcPr>
          <w:p w14:paraId="605FECE3"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Modifications apportées</w:t>
            </w:r>
          </w:p>
        </w:tc>
      </w:tr>
      <w:tr w:rsidR="00593DFB" w:rsidRPr="00E814FD" w14:paraId="734DE3C6" w14:textId="77777777" w:rsidTr="0052735B">
        <w:tc>
          <w:tcPr>
            <w:tcW w:w="1182" w:type="dxa"/>
            <w:vAlign w:val="center"/>
          </w:tcPr>
          <w:p w14:paraId="02A1FCD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28/06/11</w:t>
            </w:r>
          </w:p>
        </w:tc>
        <w:tc>
          <w:tcPr>
            <w:tcW w:w="935" w:type="dxa"/>
            <w:vAlign w:val="center"/>
          </w:tcPr>
          <w:p w14:paraId="1B6E548C"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2AE436B"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de la boite à outils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vérification de conformité</w:t>
            </w:r>
          </w:p>
          <w:p w14:paraId="225D586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Fourniture des premiers jeux de valeurs au format SVS</w:t>
            </w:r>
          </w:p>
          <w:p w14:paraId="721657D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du volet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minimale des documents médicaux</w:t>
            </w:r>
            <w:r w:rsidR="00573C49" w:rsidRPr="00E814FD">
              <w:rPr>
                <w:rFonts w:asciiTheme="minorHAnsi" w:hAnsiTheme="minorHAnsi" w:cstheme="minorHAnsi"/>
                <w:sz w:val="18"/>
                <w:szCs w:val="18"/>
              </w:rPr>
              <w:t> »</w:t>
            </w:r>
          </w:p>
          <w:p w14:paraId="5E34B1D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des modèles CS24 et CS9 du volet </w:t>
            </w:r>
            <w:r w:rsidR="00573C49" w:rsidRPr="00E814FD">
              <w:rPr>
                <w:rFonts w:asciiTheme="minorHAnsi" w:hAnsiTheme="minorHAnsi" w:cstheme="minorHAnsi"/>
                <w:sz w:val="18"/>
                <w:szCs w:val="18"/>
              </w:rPr>
              <w:t>« C</w:t>
            </w:r>
            <w:r w:rsidRPr="00E814FD">
              <w:rPr>
                <w:rFonts w:asciiTheme="minorHAnsi" w:hAnsiTheme="minorHAnsi" w:cstheme="minorHAnsi"/>
                <w:sz w:val="18"/>
                <w:szCs w:val="18"/>
              </w:rPr>
              <w:t>ertificats de santé de l’enfant</w:t>
            </w:r>
            <w:r w:rsidR="00573C49" w:rsidRPr="00E814FD">
              <w:rPr>
                <w:rFonts w:asciiTheme="minorHAnsi" w:hAnsiTheme="minorHAnsi" w:cstheme="minorHAnsi"/>
                <w:sz w:val="18"/>
                <w:szCs w:val="18"/>
              </w:rPr>
              <w:t> »</w:t>
            </w:r>
          </w:p>
          <w:p w14:paraId="2696692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tous les exemples de documents CDA pour mise en conformité</w:t>
            </w:r>
          </w:p>
        </w:tc>
      </w:tr>
      <w:tr w:rsidR="00593DFB" w:rsidRPr="00E814FD" w14:paraId="46B43ADF" w14:textId="77777777" w:rsidTr="0052735B">
        <w:tc>
          <w:tcPr>
            <w:tcW w:w="1182" w:type="dxa"/>
            <w:vAlign w:val="center"/>
          </w:tcPr>
          <w:p w14:paraId="0E280983"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03/08/11</w:t>
            </w:r>
          </w:p>
        </w:tc>
        <w:tc>
          <w:tcPr>
            <w:tcW w:w="935" w:type="dxa"/>
            <w:vAlign w:val="center"/>
          </w:tcPr>
          <w:p w14:paraId="31018D5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397A5D6" w14:textId="77777777" w:rsidR="00593DFB" w:rsidRPr="00E814FD" w:rsidRDefault="00593DFB" w:rsidP="00EB7579">
            <w:pPr>
              <w:pStyle w:val="Tableau"/>
              <w:numPr>
                <w:ilvl w:val="0"/>
                <w:numId w:val="4"/>
              </w:numPr>
              <w:ind w:left="459"/>
              <w:rPr>
                <w:rFonts w:asciiTheme="minorHAnsi" w:hAnsiTheme="minorHAnsi" w:cstheme="minorHAnsi"/>
                <w:sz w:val="18"/>
                <w:szCs w:val="18"/>
              </w:rPr>
            </w:pP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des modèles de documents CS8, CS9, CS24, CR-biologie</w:t>
            </w:r>
          </w:p>
          <w:p w14:paraId="0BC1BFD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w:t>
            </w:r>
          </w:p>
          <w:p w14:paraId="22E8437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script verif.bat de vérification de conformité des documents, pour ajouter la validation par rapport au schéma CDA.xsd</w:t>
            </w:r>
          </w:p>
          <w:p w14:paraId="4370E8D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moteur de validation / CDA.xsd</w:t>
            </w:r>
          </w:p>
          <w:p w14:paraId="5DA1A4A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documents CDA r2 conformes au CI-SIS</w:t>
            </w:r>
          </w:p>
          <w:p w14:paraId="1D3649A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Complétude des contrôles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CI-SIS_StructurationCommuneCDAr2 et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dérivés</w:t>
            </w:r>
          </w:p>
        </w:tc>
      </w:tr>
      <w:tr w:rsidR="00593DFB" w:rsidRPr="00E814FD" w14:paraId="61FAB097" w14:textId="77777777" w:rsidTr="0052735B">
        <w:tc>
          <w:tcPr>
            <w:tcW w:w="1182" w:type="dxa"/>
            <w:vAlign w:val="center"/>
          </w:tcPr>
          <w:p w14:paraId="0B43677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08/09/11</w:t>
            </w:r>
          </w:p>
        </w:tc>
        <w:tc>
          <w:tcPr>
            <w:tcW w:w="935" w:type="dxa"/>
            <w:vAlign w:val="center"/>
          </w:tcPr>
          <w:p w14:paraId="33E5DE2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48883C5" w14:textId="77777777" w:rsidR="00593DFB" w:rsidRPr="00E814FD" w:rsidRDefault="00593DFB" w:rsidP="00EB7579">
            <w:pPr>
              <w:pStyle w:val="Tableau"/>
              <w:numPr>
                <w:ilvl w:val="0"/>
                <w:numId w:val="4"/>
              </w:numPr>
              <w:ind w:left="459"/>
              <w:rPr>
                <w:rFonts w:asciiTheme="minorHAnsi" w:hAnsiTheme="minorHAnsi" w:cstheme="minorHAnsi"/>
                <w:sz w:val="18"/>
                <w:szCs w:val="18"/>
              </w:rPr>
            </w:pP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des documents CS8, CS9, CS24, PPV, DCI, AVK, PSC, TAP</w:t>
            </w:r>
          </w:p>
          <w:p w14:paraId="5433CAD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 correspondants</w:t>
            </w:r>
          </w:p>
        </w:tc>
      </w:tr>
      <w:tr w:rsidR="00593DFB" w:rsidRPr="00E814FD" w14:paraId="4CACE77C" w14:textId="77777777" w:rsidTr="0052735B">
        <w:tc>
          <w:tcPr>
            <w:tcW w:w="1182" w:type="dxa"/>
            <w:vAlign w:val="center"/>
          </w:tcPr>
          <w:p w14:paraId="69557A0D"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19/12/11</w:t>
            </w:r>
          </w:p>
        </w:tc>
        <w:tc>
          <w:tcPr>
            <w:tcW w:w="935" w:type="dxa"/>
            <w:vAlign w:val="center"/>
          </w:tcPr>
          <w:p w14:paraId="0F3845D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CDB883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Version définitive et approuvée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Certificats de Santé de l’Enfant et des exemples CS8, CS9, CS24</w:t>
            </w:r>
          </w:p>
          <w:p w14:paraId="0D059AA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contrôle de la valeur du code de confidentialité dans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commune</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 xml:space="preserve">. Ajout du jeu de valeurs correspondant dans le répertoire </w:t>
            </w:r>
            <w:proofErr w:type="spellStart"/>
            <w:r w:rsidRPr="00E814FD">
              <w:rPr>
                <w:rFonts w:asciiTheme="minorHAnsi" w:hAnsiTheme="minorHAnsi" w:cstheme="minorHAnsi"/>
                <w:sz w:val="18"/>
                <w:szCs w:val="18"/>
              </w:rPr>
              <w:t>jeuxDeValeurs</w:t>
            </w:r>
            <w:proofErr w:type="spellEnd"/>
          </w:p>
          <w:p w14:paraId="2B0A7EB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code profession G15_40</w:t>
            </w:r>
            <w:proofErr w:type="gramStart"/>
            <w:r w:rsidRPr="00E814FD">
              <w:rPr>
                <w:rFonts w:asciiTheme="minorHAnsi" w:hAnsiTheme="minorHAnsi" w:cstheme="minorHAnsi"/>
                <w:sz w:val="18"/>
                <w:szCs w:val="18"/>
              </w:rPr>
              <w:t xml:space="preserve"> «Chirurgien</w:t>
            </w:r>
            <w:proofErr w:type="gramEnd"/>
            <w:r w:rsidRPr="00E814FD">
              <w:rPr>
                <w:rFonts w:asciiTheme="minorHAnsi" w:hAnsiTheme="minorHAnsi" w:cstheme="minorHAnsi"/>
                <w:sz w:val="18"/>
                <w:szCs w:val="18"/>
              </w:rPr>
              <w:t>-dentiste» dans le jeu de valeurs CI-SIS_jdv_authorSpecialty.xml</w:t>
            </w:r>
          </w:p>
        </w:tc>
      </w:tr>
      <w:tr w:rsidR="00593DFB" w:rsidRPr="00E814FD" w14:paraId="10BC1DF5" w14:textId="77777777" w:rsidTr="0052735B">
        <w:tc>
          <w:tcPr>
            <w:tcW w:w="1182" w:type="dxa"/>
            <w:vAlign w:val="center"/>
          </w:tcPr>
          <w:p w14:paraId="20395D2F"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04/01/12</w:t>
            </w:r>
          </w:p>
        </w:tc>
        <w:tc>
          <w:tcPr>
            <w:tcW w:w="935" w:type="dxa"/>
            <w:vAlign w:val="center"/>
          </w:tcPr>
          <w:p w14:paraId="53B8A572"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DAFEA4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jeu de valeurs </w:t>
            </w:r>
            <w:proofErr w:type="spellStart"/>
            <w:r w:rsidRPr="00E814FD">
              <w:rPr>
                <w:rFonts w:asciiTheme="minorHAnsi" w:hAnsiTheme="minorHAnsi" w:cstheme="minorHAnsi"/>
                <w:sz w:val="18"/>
                <w:szCs w:val="18"/>
              </w:rPr>
              <w:t>authorSpecialty</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(SCD01)</w:t>
            </w:r>
          </w:p>
        </w:tc>
      </w:tr>
      <w:tr w:rsidR="00593DFB" w:rsidRPr="00E814FD" w14:paraId="68633E6A" w14:textId="77777777" w:rsidTr="0052735B">
        <w:tc>
          <w:tcPr>
            <w:tcW w:w="1182" w:type="dxa"/>
            <w:vAlign w:val="center"/>
          </w:tcPr>
          <w:p w14:paraId="1BD60A43"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29/03/12</w:t>
            </w:r>
          </w:p>
        </w:tc>
        <w:tc>
          <w:tcPr>
            <w:tcW w:w="935" w:type="dxa"/>
            <w:vAlign w:val="center"/>
          </w:tcPr>
          <w:p w14:paraId="7D54600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8F5463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jeu de valeurs </w:t>
            </w:r>
            <w:proofErr w:type="spellStart"/>
            <w:r w:rsidRPr="00E814FD">
              <w:rPr>
                <w:rFonts w:asciiTheme="minorHAnsi" w:hAnsiTheme="minorHAnsi" w:cstheme="minorHAnsi"/>
                <w:sz w:val="18"/>
                <w:szCs w:val="18"/>
              </w:rPr>
              <w:t>authorSpecialty</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(PAC00)</w:t>
            </w:r>
          </w:p>
          <w:p w14:paraId="649352B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Retrait provisoire des exemples RCP, CSE et fiches cardio en attendant la publication du CI-SIS 1.1 fin avril</w:t>
            </w:r>
          </w:p>
          <w:p w14:paraId="02D9332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CR-ACP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CR-ACP_cancer_sein_DCC.xml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p w14:paraId="618C8F53"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 de biologie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Electrophoresis.xml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tc>
      </w:tr>
      <w:tr w:rsidR="00593DFB" w:rsidRPr="00E814FD" w14:paraId="0C34DC44" w14:textId="77777777" w:rsidTr="0052735B">
        <w:tc>
          <w:tcPr>
            <w:tcW w:w="1182" w:type="dxa"/>
            <w:vAlign w:val="center"/>
          </w:tcPr>
          <w:p w14:paraId="425E627E"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25/04/12</w:t>
            </w:r>
          </w:p>
        </w:tc>
        <w:tc>
          <w:tcPr>
            <w:tcW w:w="935" w:type="dxa"/>
            <w:vAlign w:val="center"/>
          </w:tcPr>
          <w:p w14:paraId="39F54A86"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38CCD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Exemples CSE et fiches </w:t>
            </w:r>
            <w:proofErr w:type="spellStart"/>
            <w:r w:rsidRPr="00E814FD">
              <w:rPr>
                <w:rFonts w:asciiTheme="minorHAnsi" w:hAnsiTheme="minorHAnsi" w:cstheme="minorHAnsi"/>
                <w:sz w:val="18"/>
                <w:szCs w:val="18"/>
              </w:rPr>
              <w:t>cardios</w:t>
            </w:r>
            <w:proofErr w:type="spellEnd"/>
            <w:r w:rsidRPr="00E814FD">
              <w:rPr>
                <w:rFonts w:asciiTheme="minorHAnsi" w:hAnsiTheme="minorHAnsi" w:cstheme="minorHAnsi"/>
                <w:sz w:val="18"/>
                <w:szCs w:val="18"/>
              </w:rPr>
              <w:t xml:space="preserve"> mis à jour et inclus</w:t>
            </w:r>
          </w:p>
          <w:p w14:paraId="2817765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Directives anticipées, carnet de vaccination, CR de biologie auto-présentable</w:t>
            </w:r>
          </w:p>
          <w:p w14:paraId="272331A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de </w:t>
            </w:r>
            <w:proofErr w:type="spellStart"/>
            <w:r w:rsidRPr="00E814FD">
              <w:rPr>
                <w:rFonts w:asciiTheme="minorHAnsi" w:hAnsiTheme="minorHAnsi" w:cstheme="minorHAnsi"/>
                <w:sz w:val="18"/>
                <w:szCs w:val="18"/>
              </w:rPr>
              <w:t>schématrons</w:t>
            </w:r>
            <w:proofErr w:type="spellEnd"/>
          </w:p>
        </w:tc>
      </w:tr>
      <w:tr w:rsidR="00593DFB" w:rsidRPr="00E814FD" w14:paraId="0033B508" w14:textId="77777777" w:rsidTr="0052735B">
        <w:tc>
          <w:tcPr>
            <w:tcW w:w="1182" w:type="dxa"/>
            <w:vAlign w:val="center"/>
          </w:tcPr>
          <w:p w14:paraId="62F2D532"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18/10/12</w:t>
            </w:r>
          </w:p>
        </w:tc>
        <w:tc>
          <w:tcPr>
            <w:tcW w:w="935" w:type="dxa"/>
            <w:vAlign w:val="center"/>
          </w:tcPr>
          <w:p w14:paraId="18E9DDB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5EEBADA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Tous les exemples mis à jour, en conformité avec le CI-SIS 1.3, notamment pour l’assouplissement des cardinalités des éléments &lt;</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&gt;, &lt;</w:t>
            </w:r>
            <w:proofErr w:type="spellStart"/>
            <w:r w:rsidRPr="00E814FD">
              <w:rPr>
                <w:rFonts w:asciiTheme="minorHAnsi" w:hAnsiTheme="minorHAnsi" w:cstheme="minorHAnsi"/>
                <w:sz w:val="18"/>
                <w:szCs w:val="18"/>
              </w:rPr>
              <w:t>telecom</w:t>
            </w:r>
            <w:proofErr w:type="spellEnd"/>
            <w:r w:rsidRPr="00E814FD">
              <w:rPr>
                <w:rFonts w:asciiTheme="minorHAnsi" w:hAnsiTheme="minorHAnsi" w:cstheme="minorHAnsi"/>
                <w:sz w:val="18"/>
                <w:szCs w:val="18"/>
              </w:rPr>
              <w:t>&gt;, ainsi que pour la structuration de l’élément &lt;</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&gt;.</w:t>
            </w:r>
          </w:p>
          <w:p w14:paraId="12723A1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Tous 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mis à jour pour les mêmes raisons.</w:t>
            </w:r>
          </w:p>
          <w:p w14:paraId="432B23F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xsdvalidator-1.2.jar et XSDValidator.java remplacent la version précédente de ce moteur de validation par rapport au schéma CDA.xsd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Correction de bug d’affichage de caractères accentués dans le rapport.</w:t>
            </w:r>
          </w:p>
          <w:p w14:paraId="690FFA52"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Verif.bat et compilverif.bat mis à jour pour appeler la nouvelle version du moteur </w:t>
            </w:r>
            <w:proofErr w:type="spellStart"/>
            <w:r w:rsidRPr="00E814FD">
              <w:rPr>
                <w:rFonts w:asciiTheme="minorHAnsi" w:hAnsiTheme="minorHAnsi" w:cstheme="minorHAnsi"/>
                <w:sz w:val="18"/>
                <w:szCs w:val="18"/>
              </w:rPr>
              <w:t>xsdvalidator</w:t>
            </w:r>
            <w:proofErr w:type="spellEnd"/>
            <w:r w:rsidRPr="00E814FD">
              <w:rPr>
                <w:rFonts w:asciiTheme="minorHAnsi" w:hAnsiTheme="minorHAnsi" w:cstheme="minorHAnsi"/>
                <w:sz w:val="18"/>
                <w:szCs w:val="18"/>
              </w:rPr>
              <w:t xml:space="preserve"> et pour valider aussi bien les documents auto-présentables ou avec signature englobante que les autres documents.</w:t>
            </w:r>
          </w:p>
          <w:p w14:paraId="2503071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jeux de valeurs CI-SIS_jdv_authorSpecialty.xml </w:t>
            </w:r>
            <w:proofErr w:type="gramStart"/>
            <w:r w:rsidRPr="00E814FD">
              <w:rPr>
                <w:rFonts w:asciiTheme="minorHAnsi" w:hAnsiTheme="minorHAnsi" w:cstheme="minorHAnsi"/>
                <w:sz w:val="18"/>
                <w:szCs w:val="18"/>
              </w:rPr>
              <w:t>et  CI-SIS_jdv_observationInterpretation.xml</w:t>
            </w:r>
            <w:proofErr w:type="gramEnd"/>
            <w:r w:rsidRPr="00E814FD">
              <w:rPr>
                <w:rFonts w:asciiTheme="minorHAnsi" w:hAnsiTheme="minorHAnsi" w:cstheme="minorHAnsi"/>
                <w:sz w:val="18"/>
                <w:szCs w:val="18"/>
              </w:rPr>
              <w:t xml:space="preserve"> et</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SIS_jdv_healthcareFacilityTypeCode</w:t>
            </w:r>
            <w:proofErr w:type="spellEnd"/>
            <w:r w:rsidRPr="00E814FD">
              <w:rPr>
                <w:rFonts w:asciiTheme="minorHAnsi" w:hAnsiTheme="minorHAnsi" w:cstheme="minorHAnsi"/>
                <w:sz w:val="18"/>
                <w:szCs w:val="18"/>
              </w:rPr>
              <w:t xml:space="preserve"> </w:t>
            </w:r>
          </w:p>
        </w:tc>
      </w:tr>
      <w:tr w:rsidR="00593DFB" w:rsidRPr="00E814FD" w14:paraId="0924636E" w14:textId="77777777" w:rsidTr="0052735B">
        <w:tc>
          <w:tcPr>
            <w:tcW w:w="1182" w:type="dxa"/>
            <w:vAlign w:val="center"/>
          </w:tcPr>
          <w:p w14:paraId="5AB4A5C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22/10/12</w:t>
            </w:r>
          </w:p>
        </w:tc>
        <w:tc>
          <w:tcPr>
            <w:tcW w:w="935" w:type="dxa"/>
            <w:vAlign w:val="center"/>
          </w:tcPr>
          <w:p w14:paraId="5F49CEFD"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D96B181"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carnet de vaccins, CSE, fiches cardio pour corriger l’OID de SNOMED 3.5 [1.2.250.1.213.2.11 -&gt; 1.2.250.1.213.2.12]</w:t>
            </w:r>
          </w:p>
        </w:tc>
      </w:tr>
      <w:tr w:rsidR="00593DFB" w:rsidRPr="00E814FD" w14:paraId="45E5FCF5" w14:textId="77777777" w:rsidTr="0052735B">
        <w:tc>
          <w:tcPr>
            <w:tcW w:w="1182" w:type="dxa"/>
            <w:vAlign w:val="center"/>
          </w:tcPr>
          <w:p w14:paraId="540723F7"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07/11/12</w:t>
            </w:r>
          </w:p>
        </w:tc>
        <w:tc>
          <w:tcPr>
            <w:tcW w:w="935" w:type="dxa"/>
            <w:vAlign w:val="center"/>
          </w:tcPr>
          <w:p w14:paraId="30FB8CA1"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D4EC46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de documents CDA auto-présentables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Déclaration du </w:t>
            </w:r>
            <w:proofErr w:type="spellStart"/>
            <w:r w:rsidRPr="00E814FD">
              <w:rPr>
                <w:rFonts w:asciiTheme="minorHAnsi" w:hAnsiTheme="minorHAnsi" w:cstheme="minorHAnsi"/>
                <w:sz w:val="18"/>
                <w:szCs w:val="18"/>
              </w:rPr>
              <w:t>namespace</w:t>
            </w:r>
            <w:proofErr w:type="spellEnd"/>
            <w:r w:rsidRPr="00E814FD">
              <w:rPr>
                <w:rFonts w:asciiTheme="minorHAnsi" w:hAnsiTheme="minorHAnsi" w:cstheme="minorHAnsi"/>
                <w:sz w:val="18"/>
                <w:szCs w:val="18"/>
              </w:rPr>
              <w:t xml:space="preserve"> CDA, pour </w:t>
            </w:r>
            <w:proofErr w:type="spellStart"/>
            <w:r w:rsidRPr="00E814FD">
              <w:rPr>
                <w:rFonts w:asciiTheme="minorHAnsi" w:hAnsiTheme="minorHAnsi" w:cstheme="minorHAnsi"/>
                <w:sz w:val="18"/>
                <w:szCs w:val="18"/>
              </w:rPr>
              <w:t>rétro-compatibilité</w:t>
            </w:r>
            <w:proofErr w:type="spellEnd"/>
          </w:p>
          <w:p w14:paraId="11D2251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Une correction mineure de la feuille de style cda_asip.xsl</w:t>
            </w:r>
          </w:p>
        </w:tc>
      </w:tr>
      <w:tr w:rsidR="00593DFB" w:rsidRPr="00E814FD" w14:paraId="3FE93DD3" w14:textId="77777777" w:rsidTr="0052735B">
        <w:tc>
          <w:tcPr>
            <w:tcW w:w="1182" w:type="dxa"/>
            <w:vAlign w:val="center"/>
          </w:tcPr>
          <w:p w14:paraId="23262AC8"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22/01/13</w:t>
            </w:r>
          </w:p>
        </w:tc>
        <w:tc>
          <w:tcPr>
            <w:tcW w:w="935" w:type="dxa"/>
            <w:vAlign w:val="center"/>
          </w:tcPr>
          <w:p w14:paraId="0A440417"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E5D9A21"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et de l’exemple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 xml:space="preserve">Fiche </w:t>
            </w:r>
            <w:proofErr w:type="gramStart"/>
            <w:r w:rsidRPr="00E814FD">
              <w:rPr>
                <w:rFonts w:asciiTheme="minorHAnsi" w:hAnsiTheme="minorHAnsi" w:cstheme="minorHAnsi"/>
                <w:sz w:val="18"/>
                <w:szCs w:val="18"/>
              </w:rPr>
              <w:t>RCP»</w:t>
            </w:r>
            <w:proofErr w:type="gramEnd"/>
            <w:r w:rsidRPr="00E814FD">
              <w:rPr>
                <w:rFonts w:asciiTheme="minorHAnsi" w:hAnsiTheme="minorHAnsi" w:cstheme="minorHAnsi"/>
                <w:sz w:val="18"/>
                <w:szCs w:val="18"/>
              </w:rPr>
              <w:t xml:space="preserve"> correspondant au nouveau volet «Fiche RCP».</w:t>
            </w:r>
          </w:p>
          <w:p w14:paraId="17EED18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d’erreurs résiduelles dans tous les </w:t>
            </w:r>
            <w:proofErr w:type="gramStart"/>
            <w:r w:rsidRPr="00E814FD">
              <w:rPr>
                <w:rFonts w:asciiTheme="minorHAnsi" w:hAnsiTheme="minorHAnsi" w:cstheme="minorHAnsi"/>
                <w:sz w:val="18"/>
                <w:szCs w:val="18"/>
              </w:rPr>
              <w:t>exemples  de</w:t>
            </w:r>
            <w:proofErr w:type="gramEnd"/>
            <w:r w:rsidRPr="00E814FD">
              <w:rPr>
                <w:rFonts w:asciiTheme="minorHAnsi" w:hAnsiTheme="minorHAnsi" w:cstheme="minorHAnsi"/>
                <w:sz w:val="18"/>
                <w:szCs w:val="18"/>
              </w:rPr>
              <w:t xml:space="preserve"> contenus</w:t>
            </w:r>
          </w:p>
        </w:tc>
      </w:tr>
      <w:tr w:rsidR="00593DFB" w:rsidRPr="00E814FD" w14:paraId="7CEB0A24" w14:textId="77777777" w:rsidTr="0052735B">
        <w:tc>
          <w:tcPr>
            <w:tcW w:w="1182" w:type="dxa"/>
            <w:vAlign w:val="center"/>
          </w:tcPr>
          <w:p w14:paraId="71F5A54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15/03/13</w:t>
            </w:r>
          </w:p>
        </w:tc>
        <w:tc>
          <w:tcPr>
            <w:tcW w:w="935" w:type="dxa"/>
            <w:vAlign w:val="center"/>
          </w:tcPr>
          <w:p w14:paraId="77D3C9D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F3774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CR de biologie, fiche RCP, et VSM</w:t>
            </w:r>
          </w:p>
          <w:p w14:paraId="2134AD5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du VSM.</w:t>
            </w:r>
          </w:p>
        </w:tc>
      </w:tr>
      <w:tr w:rsidR="00593DFB" w:rsidRPr="00E814FD" w14:paraId="09B114C7" w14:textId="77777777" w:rsidTr="0052735B">
        <w:tc>
          <w:tcPr>
            <w:tcW w:w="1182" w:type="dxa"/>
            <w:vAlign w:val="center"/>
          </w:tcPr>
          <w:p w14:paraId="5FF10CF9"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08/04/13</w:t>
            </w:r>
          </w:p>
        </w:tc>
        <w:tc>
          <w:tcPr>
            <w:tcW w:w="935" w:type="dxa"/>
            <w:vAlign w:val="center"/>
          </w:tcPr>
          <w:p w14:paraId="3D8B9D13"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015BBF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schémas CDA_extended.xsd et POCD_MT000040_ext_ihelab.xsd dans le répertoire infrastructure/</w:t>
            </w:r>
            <w:proofErr w:type="spellStart"/>
            <w:r w:rsidRPr="00E814FD">
              <w:rPr>
                <w:rFonts w:asciiTheme="minorHAnsi" w:hAnsiTheme="minorHAnsi" w:cstheme="minorHAnsi"/>
                <w:sz w:val="18"/>
                <w:szCs w:val="18"/>
              </w:rPr>
              <w:t>cda</w:t>
            </w:r>
            <w:proofErr w:type="spellEnd"/>
          </w:p>
          <w:p w14:paraId="4CD8D94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schéma </w:t>
            </w:r>
            <w:proofErr w:type="spellStart"/>
            <w:r w:rsidRPr="00E814FD">
              <w:rPr>
                <w:rFonts w:asciiTheme="minorHAnsi" w:hAnsiTheme="minorHAnsi" w:cstheme="minorHAnsi"/>
                <w:sz w:val="18"/>
                <w:szCs w:val="18"/>
              </w:rPr>
              <w:t>processable</w:t>
            </w:r>
            <w:proofErr w:type="spellEnd"/>
            <w:r w:rsidRPr="00E814FD">
              <w:rPr>
                <w:rFonts w:asciiTheme="minorHAnsi" w:hAnsiTheme="minorHAnsi" w:cstheme="minorHAnsi"/>
                <w:sz w:val="18"/>
                <w:szCs w:val="18"/>
              </w:rPr>
              <w:t>/extensions/ihelab.xsd</w:t>
            </w:r>
          </w:p>
          <w:p w14:paraId="361578B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Modification du script verif.bat pour valider les documents par rapport au schéma CDA_extended.xsd</w:t>
            </w:r>
          </w:p>
          <w:p w14:paraId="70C546EB"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CI-SIS_StructurationCommuneCDAr2.sch pour contrôler que l’extension </w:t>
            </w:r>
            <w:proofErr w:type="spellStart"/>
            <w:r w:rsidRPr="00E814FD">
              <w:rPr>
                <w:rFonts w:asciiTheme="minorHAnsi" w:hAnsiTheme="minorHAnsi" w:cstheme="minorHAnsi"/>
                <w:sz w:val="18"/>
                <w:szCs w:val="18"/>
              </w:rPr>
              <w:t>serviceEvent</w:t>
            </w:r>
            <w:proofErr w:type="spellEnd"/>
            <w:r w:rsidRPr="00E814FD">
              <w:rPr>
                <w:rFonts w:asciiTheme="minorHAnsi" w:hAnsiTheme="minorHAnsi" w:cstheme="minorHAnsi"/>
                <w:sz w:val="18"/>
                <w:szCs w:val="18"/>
              </w:rPr>
              <w:t>/</w:t>
            </w:r>
            <w:proofErr w:type="spellStart"/>
            <w:proofErr w:type="gramStart"/>
            <w:r w:rsidRPr="00E814FD">
              <w:rPr>
                <w:rFonts w:asciiTheme="minorHAnsi" w:hAnsiTheme="minorHAnsi" w:cstheme="minorHAnsi"/>
                <w:sz w:val="18"/>
                <w:szCs w:val="18"/>
              </w:rPr>
              <w:t>lab:statusCode</w:t>
            </w:r>
            <w:proofErr w:type="spellEnd"/>
            <w:proofErr w:type="gramEnd"/>
            <w:r w:rsidRPr="00E814FD">
              <w:rPr>
                <w:rFonts w:asciiTheme="minorHAnsi" w:hAnsiTheme="minorHAnsi" w:cstheme="minorHAnsi"/>
                <w:sz w:val="18"/>
                <w:szCs w:val="18"/>
              </w:rPr>
              <w:t xml:space="preserve"> n’est utilisée que dans les CR de biologie ou d’</w:t>
            </w:r>
            <w:proofErr w:type="spellStart"/>
            <w:r w:rsidRPr="00E814FD">
              <w:rPr>
                <w:rFonts w:asciiTheme="minorHAnsi" w:hAnsiTheme="minorHAnsi" w:cstheme="minorHAnsi"/>
                <w:sz w:val="18"/>
                <w:szCs w:val="18"/>
              </w:rPr>
              <w:t>anatomo</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cyto-pathologie</w:t>
            </w:r>
            <w:proofErr w:type="spellEnd"/>
            <w:r w:rsidRPr="00E814FD">
              <w:rPr>
                <w:rFonts w:asciiTheme="minorHAnsi" w:hAnsiTheme="minorHAnsi" w:cstheme="minorHAnsi"/>
                <w:sz w:val="18"/>
                <w:szCs w:val="18"/>
              </w:rPr>
              <w:t>.</w:t>
            </w:r>
          </w:p>
          <w:p w14:paraId="5B3E8CE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Création du sous-</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/serviceEventLabStatusCode20130408.sch à cet effet.</w:t>
            </w:r>
          </w:p>
        </w:tc>
      </w:tr>
      <w:tr w:rsidR="00593DFB" w:rsidRPr="00E814FD" w14:paraId="13566B3B" w14:textId="77777777" w:rsidTr="0052735B">
        <w:tc>
          <w:tcPr>
            <w:tcW w:w="1182" w:type="dxa"/>
            <w:vAlign w:val="center"/>
          </w:tcPr>
          <w:p w14:paraId="6976BE01" w14:textId="77777777" w:rsidR="00593DFB" w:rsidRPr="00E814FD" w:rsidRDefault="00593DFB" w:rsidP="0052650E">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08/03/17</w:t>
            </w:r>
          </w:p>
        </w:tc>
        <w:tc>
          <w:tcPr>
            <w:tcW w:w="935" w:type="dxa"/>
            <w:vAlign w:val="center"/>
          </w:tcPr>
          <w:p w14:paraId="0B64108C" w14:textId="77777777" w:rsidR="00593DFB" w:rsidRPr="00E814FD" w:rsidRDefault="00593DFB" w:rsidP="00593DFB">
            <w:pPr>
              <w:pStyle w:val="Tableau"/>
              <w:jc w:val="center"/>
              <w:rPr>
                <w:rFonts w:asciiTheme="minorHAnsi" w:hAnsiTheme="minorHAnsi" w:cstheme="minorHAnsi"/>
                <w:sz w:val="18"/>
                <w:szCs w:val="18"/>
              </w:rPr>
            </w:pPr>
            <w:r w:rsidRPr="00E814FD">
              <w:rPr>
                <w:rFonts w:asciiTheme="minorHAnsi" w:hAnsiTheme="minorHAnsi" w:cstheme="minorHAnsi"/>
                <w:sz w:val="18"/>
                <w:szCs w:val="18"/>
              </w:rPr>
              <w:t>V1.3.3</w:t>
            </w:r>
          </w:p>
        </w:tc>
        <w:tc>
          <w:tcPr>
            <w:tcW w:w="7689" w:type="dxa"/>
            <w:vAlign w:val="center"/>
          </w:tcPr>
          <w:p w14:paraId="18DB78B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fichiers exemples</w:t>
            </w:r>
          </w:p>
          <w:p w14:paraId="36B2E49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fichiers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07F9369A"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FRCP</w:t>
            </w:r>
          </w:p>
          <w:p w14:paraId="7EB06412"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PPS</w:t>
            </w:r>
          </w:p>
          <w:p w14:paraId="4FFBF43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présent document</w:t>
            </w:r>
          </w:p>
          <w:p w14:paraId="0FD578A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Suppression du répertoire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Documents Annexes</w:t>
            </w:r>
            <w:r w:rsidR="00573C49" w:rsidRPr="00E814FD">
              <w:rPr>
                <w:rFonts w:asciiTheme="minorHAnsi" w:hAnsiTheme="minorHAnsi" w:cstheme="minorHAnsi"/>
                <w:sz w:val="18"/>
                <w:szCs w:val="18"/>
              </w:rPr>
              <w:t> »</w:t>
            </w:r>
          </w:p>
          <w:p w14:paraId="0B81F31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de la procédure d’utilisation du script </w:t>
            </w:r>
            <w:r w:rsidRPr="00E814FD">
              <w:rPr>
                <w:rFonts w:asciiTheme="minorHAnsi" w:hAnsiTheme="minorHAnsi" w:cstheme="minorHAnsi"/>
                <w:i/>
                <w:sz w:val="18"/>
                <w:szCs w:val="18"/>
              </w:rPr>
              <w:t>compilverif.bat</w:t>
            </w:r>
          </w:p>
        </w:tc>
      </w:tr>
      <w:tr w:rsidR="00593DFB" w:rsidRPr="00E814FD" w14:paraId="109464EF" w14:textId="77777777" w:rsidTr="0052735B">
        <w:tc>
          <w:tcPr>
            <w:tcW w:w="1182" w:type="dxa"/>
            <w:vAlign w:val="center"/>
          </w:tcPr>
          <w:p w14:paraId="755C75AC" w14:textId="77777777" w:rsidR="00593DFB" w:rsidRPr="00E814FD" w:rsidRDefault="00593DF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w:t>
            </w:r>
            <w:r w:rsidR="00351FC5" w:rsidRPr="00E814FD">
              <w:rPr>
                <w:rFonts w:asciiTheme="minorHAnsi" w:hAnsiTheme="minorHAnsi" w:cstheme="minorHAnsi"/>
                <w:sz w:val="18"/>
                <w:szCs w:val="18"/>
              </w:rPr>
              <w:t>4</w:t>
            </w:r>
            <w:r w:rsidRPr="00E814FD">
              <w:rPr>
                <w:rFonts w:asciiTheme="minorHAnsi" w:hAnsiTheme="minorHAnsi" w:cstheme="minorHAnsi"/>
                <w:sz w:val="18"/>
                <w:szCs w:val="18"/>
              </w:rPr>
              <w:t>/04/17</w:t>
            </w:r>
          </w:p>
        </w:tc>
        <w:tc>
          <w:tcPr>
            <w:tcW w:w="935" w:type="dxa"/>
            <w:vAlign w:val="center"/>
          </w:tcPr>
          <w:p w14:paraId="771B2D02" w14:textId="77777777" w:rsidR="00593DFB" w:rsidRPr="00E814FD" w:rsidRDefault="00593DF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V1.3.4</w:t>
            </w:r>
          </w:p>
        </w:tc>
        <w:tc>
          <w:tcPr>
            <w:tcW w:w="7689" w:type="dxa"/>
            <w:vAlign w:val="center"/>
          </w:tcPr>
          <w:p w14:paraId="689AAAB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Intégration de la procédure de vérification des documents CDA dans le présent document</w:t>
            </w:r>
          </w:p>
        </w:tc>
      </w:tr>
      <w:tr w:rsidR="00FB05B3" w:rsidRPr="00E814FD" w14:paraId="1C57EBB9" w14:textId="77777777" w:rsidTr="0052735B">
        <w:tc>
          <w:tcPr>
            <w:tcW w:w="1182" w:type="dxa"/>
            <w:vAlign w:val="center"/>
          </w:tcPr>
          <w:p w14:paraId="27F0E39E" w14:textId="77777777" w:rsidR="00FB05B3" w:rsidRPr="00E814FD" w:rsidRDefault="00FB05B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19/04/17</w:t>
            </w:r>
          </w:p>
        </w:tc>
        <w:tc>
          <w:tcPr>
            <w:tcW w:w="935" w:type="dxa"/>
            <w:vAlign w:val="center"/>
          </w:tcPr>
          <w:p w14:paraId="5F58E01D" w14:textId="77777777" w:rsidR="00FB05B3" w:rsidRPr="00E814FD" w:rsidRDefault="00FB05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V1.3.5</w:t>
            </w:r>
          </w:p>
        </w:tc>
        <w:tc>
          <w:tcPr>
            <w:tcW w:w="7689" w:type="dxa"/>
            <w:vAlign w:val="center"/>
          </w:tcPr>
          <w:p w14:paraId="6F9AAFD2" w14:textId="77777777" w:rsidR="00FB05B3" w:rsidRPr="00E814FD" w:rsidRDefault="00FB05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de la LDL et du DLU pour publication finale</w:t>
            </w:r>
          </w:p>
        </w:tc>
      </w:tr>
      <w:tr w:rsidR="00185402" w:rsidRPr="00E814FD" w14:paraId="3882BE21" w14:textId="77777777" w:rsidTr="0052735B">
        <w:tc>
          <w:tcPr>
            <w:tcW w:w="1182" w:type="dxa"/>
            <w:vAlign w:val="center"/>
          </w:tcPr>
          <w:p w14:paraId="73FAE95A" w14:textId="77777777" w:rsidR="00185402" w:rsidRPr="00E814FD" w:rsidRDefault="00185402"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07/06/17</w:t>
            </w:r>
          </w:p>
        </w:tc>
        <w:tc>
          <w:tcPr>
            <w:tcW w:w="935" w:type="dxa"/>
            <w:vAlign w:val="center"/>
          </w:tcPr>
          <w:p w14:paraId="7BD71708" w14:textId="77777777" w:rsidR="00185402" w:rsidRPr="00E814FD" w:rsidRDefault="00185402"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V1.3.6</w:t>
            </w:r>
          </w:p>
        </w:tc>
        <w:tc>
          <w:tcPr>
            <w:tcW w:w="7689" w:type="dxa"/>
            <w:vAlign w:val="center"/>
          </w:tcPr>
          <w:p w14:paraId="059B7922" w14:textId="77777777" w:rsidR="00185402" w:rsidRPr="00E814FD" w:rsidRDefault="0018540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SDM_MR pour publication finale</w:t>
            </w:r>
          </w:p>
        </w:tc>
      </w:tr>
      <w:tr w:rsidR="00A9153B" w:rsidRPr="00E814FD" w14:paraId="548ABE7E" w14:textId="77777777" w:rsidTr="0052735B">
        <w:tc>
          <w:tcPr>
            <w:tcW w:w="1182" w:type="dxa"/>
            <w:vAlign w:val="center"/>
          </w:tcPr>
          <w:p w14:paraId="0AC4DB59" w14:textId="77777777" w:rsidR="00A9153B" w:rsidRPr="00E814FD" w:rsidRDefault="00A9153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27/09/17</w:t>
            </w:r>
          </w:p>
        </w:tc>
        <w:tc>
          <w:tcPr>
            <w:tcW w:w="935" w:type="dxa"/>
            <w:vAlign w:val="center"/>
          </w:tcPr>
          <w:p w14:paraId="3D1F9343" w14:textId="77777777" w:rsidR="00A9153B" w:rsidRPr="00E814FD" w:rsidRDefault="00A9153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V1.3.7</w:t>
            </w:r>
          </w:p>
        </w:tc>
        <w:tc>
          <w:tcPr>
            <w:tcW w:w="7689" w:type="dxa"/>
            <w:vAlign w:val="center"/>
          </w:tcPr>
          <w:p w14:paraId="7F615870" w14:textId="77777777" w:rsidR="00A9153B" w:rsidRPr="00E814FD" w:rsidRDefault="00A9153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D2LM</w:t>
            </w:r>
            <w:r w:rsidR="002213C7" w:rsidRPr="00E814FD">
              <w:rPr>
                <w:rFonts w:asciiTheme="minorHAnsi" w:hAnsiTheme="minorHAnsi" w:cstheme="minorHAnsi"/>
                <w:sz w:val="18"/>
                <w:szCs w:val="18"/>
              </w:rPr>
              <w:t xml:space="preserve"> pour publication finale</w:t>
            </w:r>
          </w:p>
        </w:tc>
      </w:tr>
      <w:tr w:rsidR="00470C6B" w:rsidRPr="00E814FD" w14:paraId="29F77EBA" w14:textId="77777777" w:rsidTr="0052735B">
        <w:tc>
          <w:tcPr>
            <w:tcW w:w="1182" w:type="dxa"/>
            <w:vAlign w:val="center"/>
          </w:tcPr>
          <w:p w14:paraId="69BAC0B6" w14:textId="77777777" w:rsidR="00470C6B" w:rsidRPr="00E814FD" w:rsidRDefault="00470C6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03/10/17</w:t>
            </w:r>
          </w:p>
        </w:tc>
        <w:tc>
          <w:tcPr>
            <w:tcW w:w="935" w:type="dxa"/>
            <w:vAlign w:val="center"/>
          </w:tcPr>
          <w:p w14:paraId="3C7FF742" w14:textId="77777777" w:rsidR="00470C6B" w:rsidRPr="00E814FD" w:rsidRDefault="00470C6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V1.3.8</w:t>
            </w:r>
          </w:p>
        </w:tc>
        <w:tc>
          <w:tcPr>
            <w:tcW w:w="7689" w:type="dxa"/>
            <w:vAlign w:val="center"/>
          </w:tcPr>
          <w:p w14:paraId="143D8375" w14:textId="77777777" w:rsidR="00470C6B" w:rsidRPr="00E814FD" w:rsidRDefault="00470C6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6E8E93C" w14:textId="77777777" w:rsidR="00470C6B" w:rsidRPr="00E814FD" w:rsidRDefault="00470C6B" w:rsidP="00EB7579">
            <w:pPr>
              <w:pStyle w:val="Tableau"/>
              <w:numPr>
                <w:ilvl w:val="0"/>
                <w:numId w:val="4"/>
              </w:numPr>
              <w:rPr>
                <w:rFonts w:asciiTheme="minorHAnsi" w:hAnsiTheme="minorHAnsi" w:cstheme="minorHAnsi"/>
                <w:sz w:val="18"/>
                <w:szCs w:val="18"/>
                <w:lang w:val="en-US"/>
              </w:rPr>
            </w:pPr>
            <w:r w:rsidRPr="00E814FD">
              <w:rPr>
                <w:rFonts w:asciiTheme="minorHAnsi" w:hAnsiTheme="minorHAnsi" w:cstheme="minorHAnsi"/>
                <w:sz w:val="18"/>
                <w:szCs w:val="18"/>
              </w:rPr>
              <w:t>CR_BIO_PDF</w:t>
            </w:r>
          </w:p>
          <w:p w14:paraId="00487273" w14:textId="77777777" w:rsidR="00470C6B" w:rsidRPr="00E814FD" w:rsidRDefault="00470C6B" w:rsidP="00EB7579">
            <w:pPr>
              <w:pStyle w:val="Tableau"/>
              <w:numPr>
                <w:ilvl w:val="0"/>
                <w:numId w:val="4"/>
              </w:numPr>
              <w:rPr>
                <w:rFonts w:asciiTheme="minorHAnsi" w:hAnsiTheme="minorHAnsi" w:cstheme="minorHAnsi"/>
                <w:sz w:val="18"/>
                <w:szCs w:val="18"/>
                <w:lang w:val="en-US"/>
              </w:rPr>
            </w:pPr>
            <w:proofErr w:type="spellStart"/>
            <w:r w:rsidRPr="00E814FD">
              <w:rPr>
                <w:rFonts w:asciiTheme="minorHAnsi" w:hAnsiTheme="minorHAnsi" w:cstheme="minorHAnsi"/>
                <w:sz w:val="18"/>
                <w:szCs w:val="18"/>
                <w:lang w:val="en-US"/>
              </w:rPr>
              <w:t>CR_BIO_Chikungunya_AUTO</w:t>
            </w:r>
            <w:proofErr w:type="spellEnd"/>
            <w:r w:rsidRPr="00E814FD">
              <w:rPr>
                <w:rFonts w:asciiTheme="minorHAnsi" w:hAnsiTheme="minorHAnsi" w:cstheme="minorHAnsi"/>
                <w:sz w:val="18"/>
                <w:szCs w:val="18"/>
                <w:lang w:val="en-US"/>
              </w:rPr>
              <w:t>-PRES</w:t>
            </w:r>
          </w:p>
          <w:p w14:paraId="765B5C79" w14:textId="77777777" w:rsidR="00624D26" w:rsidRPr="00E814FD" w:rsidRDefault="00624D2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de section BIOsectionN1Struct et BIOsectionN1Code et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d</w:t>
            </w:r>
            <w:r w:rsidR="00AD0D9C" w:rsidRPr="00E814FD">
              <w:rPr>
                <w:rFonts w:asciiTheme="minorHAnsi" w:hAnsiTheme="minorHAnsi" w:cstheme="minorHAnsi"/>
                <w:sz w:val="18"/>
                <w:szCs w:val="18"/>
              </w:rPr>
              <w:t>’</w:t>
            </w:r>
            <w:r w:rsidRPr="00E814FD">
              <w:rPr>
                <w:rFonts w:asciiTheme="minorHAnsi" w:hAnsiTheme="minorHAnsi" w:cstheme="minorHAnsi"/>
                <w:sz w:val="18"/>
                <w:szCs w:val="18"/>
              </w:rPr>
              <w:t xml:space="preserve">entrée </w:t>
            </w:r>
            <w:proofErr w:type="spellStart"/>
            <w:r w:rsidRPr="00E814FD">
              <w:rPr>
                <w:rFonts w:asciiTheme="minorHAnsi" w:hAnsiTheme="minorHAnsi" w:cstheme="minorHAnsi"/>
                <w:sz w:val="18"/>
                <w:szCs w:val="18"/>
              </w:rPr>
              <w:t>BIOentry</w:t>
            </w:r>
            <w:proofErr w:type="spellEnd"/>
            <w:r w:rsidRPr="00E814FD">
              <w:rPr>
                <w:rFonts w:asciiTheme="minorHAnsi" w:hAnsiTheme="minorHAnsi" w:cstheme="minorHAnsi"/>
                <w:sz w:val="18"/>
                <w:szCs w:val="18"/>
              </w:rPr>
              <w:t xml:space="preserve"> et ajout du </w:t>
            </w:r>
            <w:proofErr w:type="spellStart"/>
            <w:r w:rsidRPr="00E814FD">
              <w:rPr>
                <w:rFonts w:asciiTheme="minorHAnsi" w:hAnsiTheme="minorHAnsi" w:cstheme="minorHAnsi"/>
                <w:sz w:val="18"/>
                <w:szCs w:val="18"/>
              </w:rPr>
              <w:t>templateId</w:t>
            </w:r>
            <w:proofErr w:type="spellEnd"/>
            <w:r w:rsidRPr="00E814FD">
              <w:rPr>
                <w:rFonts w:asciiTheme="minorHAnsi" w:hAnsiTheme="minorHAnsi" w:cstheme="minorHAnsi"/>
                <w:sz w:val="18"/>
                <w:szCs w:val="18"/>
              </w:rPr>
              <w:t xml:space="preserve"> du CR non structuré</w:t>
            </w:r>
          </w:p>
        </w:tc>
      </w:tr>
      <w:tr w:rsidR="00342D31" w:rsidRPr="00E814FD" w14:paraId="565D064A" w14:textId="77777777" w:rsidTr="0052735B">
        <w:tc>
          <w:tcPr>
            <w:tcW w:w="1182" w:type="dxa"/>
            <w:vAlign w:val="center"/>
          </w:tcPr>
          <w:p w14:paraId="16C575AC" w14:textId="77777777" w:rsidR="00342D31" w:rsidRPr="00E814FD" w:rsidRDefault="00342D31"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304001A1" w14:textId="77777777" w:rsidR="00342D31" w:rsidRPr="00E814FD" w:rsidRDefault="00342D3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V1.3.9</w:t>
            </w:r>
          </w:p>
        </w:tc>
        <w:tc>
          <w:tcPr>
            <w:tcW w:w="7689" w:type="dxa"/>
            <w:vAlign w:val="center"/>
          </w:tcPr>
          <w:p w14:paraId="228B5588" w14:textId="77777777" w:rsidR="00342D31" w:rsidRPr="00E814FD" w:rsidRDefault="00342D3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Carnet de vaccination</w:t>
            </w:r>
          </w:p>
        </w:tc>
      </w:tr>
      <w:tr w:rsidR="00D115F3" w:rsidRPr="00E814FD" w14:paraId="11FF3818" w14:textId="77777777" w:rsidTr="0052735B">
        <w:tc>
          <w:tcPr>
            <w:tcW w:w="1182" w:type="dxa"/>
            <w:vAlign w:val="center"/>
          </w:tcPr>
          <w:p w14:paraId="49C73473" w14:textId="77777777" w:rsidR="00D115F3" w:rsidRPr="00E814FD" w:rsidRDefault="00D115F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7A340B5F" w14:textId="77777777" w:rsidR="00D115F3" w:rsidRPr="00E814FD" w:rsidRDefault="00D115F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V1.3.10</w:t>
            </w:r>
          </w:p>
        </w:tc>
        <w:tc>
          <w:tcPr>
            <w:tcW w:w="7689" w:type="dxa"/>
            <w:vAlign w:val="center"/>
          </w:tcPr>
          <w:p w14:paraId="39A5356C" w14:textId="77777777" w:rsidR="00D115F3" w:rsidRPr="00E814FD" w:rsidRDefault="00D115F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testContenuCDA en mettant à jour certains </w:t>
            </w:r>
            <w:proofErr w:type="spellStart"/>
            <w:r w:rsidRPr="00E814FD">
              <w:rPr>
                <w:rFonts w:asciiTheme="minorHAnsi" w:hAnsiTheme="minorHAnsi" w:cstheme="minorHAnsi"/>
                <w:sz w:val="18"/>
                <w:szCs w:val="18"/>
              </w:rPr>
              <w:t>shématrons</w:t>
            </w:r>
            <w:proofErr w:type="spellEnd"/>
          </w:p>
        </w:tc>
      </w:tr>
      <w:tr w:rsidR="002C75E9" w:rsidRPr="00E814FD" w14:paraId="3FD16A50" w14:textId="77777777" w:rsidTr="0052735B">
        <w:tc>
          <w:tcPr>
            <w:tcW w:w="1182" w:type="dxa"/>
            <w:vAlign w:val="center"/>
          </w:tcPr>
          <w:p w14:paraId="0717AB9E" w14:textId="77777777" w:rsidR="002C75E9" w:rsidRPr="00E814FD" w:rsidRDefault="002C75E9"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24/11/17</w:t>
            </w:r>
          </w:p>
        </w:tc>
        <w:tc>
          <w:tcPr>
            <w:tcW w:w="935" w:type="dxa"/>
            <w:vAlign w:val="center"/>
          </w:tcPr>
          <w:p w14:paraId="321F7709" w14:textId="77777777" w:rsidR="002C75E9" w:rsidRPr="00E814FD" w:rsidRDefault="002C75E9"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V1.3.11</w:t>
            </w:r>
          </w:p>
        </w:tc>
        <w:tc>
          <w:tcPr>
            <w:tcW w:w="7689" w:type="dxa"/>
            <w:vAlign w:val="center"/>
          </w:tcPr>
          <w:p w14:paraId="7C26554E" w14:textId="77777777" w:rsidR="002C75E9" w:rsidRPr="00E814FD" w:rsidRDefault="002C75E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testContenuCDA en mettant à jour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5A384A6"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Le volet LDL (exemples)</w:t>
            </w:r>
          </w:p>
          <w:p w14:paraId="4D24C320"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volet CSE (exemples,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et jeux de valeurs)</w:t>
            </w:r>
          </w:p>
          <w:p w14:paraId="165E6EE8"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serviceEventPerformer</w:t>
            </w:r>
            <w:proofErr w:type="spellEnd"/>
          </w:p>
        </w:tc>
      </w:tr>
      <w:tr w:rsidR="00C52980" w:rsidRPr="00E814FD" w14:paraId="15D14542" w14:textId="77777777" w:rsidTr="0052735B">
        <w:tc>
          <w:tcPr>
            <w:tcW w:w="1182" w:type="dxa"/>
            <w:vAlign w:val="center"/>
          </w:tcPr>
          <w:p w14:paraId="5FE84319" w14:textId="77777777" w:rsidR="00C52980" w:rsidRPr="00E814FD" w:rsidRDefault="00C52980"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06/12/17</w:t>
            </w:r>
          </w:p>
        </w:tc>
        <w:tc>
          <w:tcPr>
            <w:tcW w:w="935" w:type="dxa"/>
            <w:vAlign w:val="center"/>
          </w:tcPr>
          <w:p w14:paraId="6C62ED39" w14:textId="77777777" w:rsidR="00C52980" w:rsidRPr="00E814FD" w:rsidRDefault="00C52980"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V1.3.12</w:t>
            </w:r>
          </w:p>
        </w:tc>
        <w:tc>
          <w:tcPr>
            <w:tcW w:w="7689" w:type="dxa"/>
            <w:vAlign w:val="center"/>
          </w:tcPr>
          <w:p w14:paraId="2A338710" w14:textId="77777777" w:rsidR="00C52980" w:rsidRPr="00E814FD" w:rsidRDefault="00C52980"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tc>
      </w:tr>
      <w:tr w:rsidR="00C24824" w:rsidRPr="00E814FD" w14:paraId="18D7F770" w14:textId="77777777" w:rsidTr="0052735B">
        <w:tc>
          <w:tcPr>
            <w:tcW w:w="1182" w:type="dxa"/>
            <w:vAlign w:val="center"/>
          </w:tcPr>
          <w:p w14:paraId="185AC3A7" w14:textId="77777777" w:rsidR="00C24824" w:rsidRPr="00E814FD" w:rsidRDefault="00C24824"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06/04/18</w:t>
            </w:r>
          </w:p>
        </w:tc>
        <w:tc>
          <w:tcPr>
            <w:tcW w:w="935" w:type="dxa"/>
            <w:vAlign w:val="center"/>
          </w:tcPr>
          <w:p w14:paraId="6D10ACDD" w14:textId="77777777" w:rsidR="00C24824" w:rsidRPr="00E814FD" w:rsidRDefault="00C2482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V1.3.13</w:t>
            </w:r>
          </w:p>
        </w:tc>
        <w:tc>
          <w:tcPr>
            <w:tcW w:w="7689" w:type="dxa"/>
            <w:vAlign w:val="center"/>
          </w:tcPr>
          <w:p w14:paraId="33C49A44"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p w14:paraId="185EDF79"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 l’exemple </w:t>
            </w:r>
            <w:proofErr w:type="spellStart"/>
            <w:r w:rsidRPr="00E814FD">
              <w:rPr>
                <w:rFonts w:asciiTheme="minorHAnsi" w:hAnsiTheme="minorHAnsi" w:cstheme="minorHAnsi"/>
                <w:sz w:val="18"/>
                <w:szCs w:val="18"/>
              </w:rPr>
              <w:t>AVC_postAVC</w:t>
            </w:r>
            <w:proofErr w:type="spellEnd"/>
          </w:p>
          <w:p w14:paraId="0AAFE45A"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l’exemple CSE</w:t>
            </w:r>
          </w:p>
        </w:tc>
      </w:tr>
      <w:tr w:rsidR="005F01E7" w:rsidRPr="00E814FD" w14:paraId="270E65E4" w14:textId="77777777" w:rsidTr="0052735B">
        <w:tc>
          <w:tcPr>
            <w:tcW w:w="1182" w:type="dxa"/>
            <w:vAlign w:val="center"/>
          </w:tcPr>
          <w:p w14:paraId="303C33A5" w14:textId="77777777" w:rsidR="005F01E7" w:rsidRPr="00E814FD" w:rsidRDefault="005F01E7"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15/05/18</w:t>
            </w:r>
          </w:p>
        </w:tc>
        <w:tc>
          <w:tcPr>
            <w:tcW w:w="935" w:type="dxa"/>
            <w:vAlign w:val="center"/>
          </w:tcPr>
          <w:p w14:paraId="1095FE03" w14:textId="77777777" w:rsidR="005F01E7" w:rsidRPr="00E814FD" w:rsidRDefault="005F01E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V1.3.14</w:t>
            </w:r>
          </w:p>
        </w:tc>
        <w:tc>
          <w:tcPr>
            <w:tcW w:w="7689" w:type="dxa"/>
            <w:vAlign w:val="center"/>
          </w:tcPr>
          <w:p w14:paraId="653E6DFD" w14:textId="77777777" w:rsidR="005F01E7" w:rsidRPr="00E814FD" w:rsidRDefault="005F01E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CSE</w:t>
            </w:r>
          </w:p>
        </w:tc>
      </w:tr>
      <w:tr w:rsidR="00AD0D9C" w:rsidRPr="00E814FD" w14:paraId="6B08CA55" w14:textId="77777777" w:rsidTr="0052735B">
        <w:tc>
          <w:tcPr>
            <w:tcW w:w="1182" w:type="dxa"/>
            <w:vAlign w:val="center"/>
          </w:tcPr>
          <w:p w14:paraId="6E67B3A4" w14:textId="77777777" w:rsidR="00AD0D9C" w:rsidRPr="00E814FD" w:rsidRDefault="00AD0D9C"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w:t>
            </w:r>
            <w:r w:rsidR="00382419" w:rsidRPr="00E814FD">
              <w:rPr>
                <w:rFonts w:asciiTheme="minorHAnsi" w:hAnsiTheme="minorHAnsi" w:cstheme="minorHAnsi"/>
                <w:sz w:val="18"/>
                <w:szCs w:val="18"/>
              </w:rPr>
              <w:t>9</w:t>
            </w:r>
            <w:r w:rsidRPr="00E814FD">
              <w:rPr>
                <w:rFonts w:asciiTheme="minorHAnsi" w:hAnsiTheme="minorHAnsi" w:cstheme="minorHAnsi"/>
                <w:sz w:val="18"/>
                <w:szCs w:val="18"/>
              </w:rPr>
              <w:t>/07/18</w:t>
            </w:r>
          </w:p>
        </w:tc>
        <w:tc>
          <w:tcPr>
            <w:tcW w:w="935" w:type="dxa"/>
            <w:vAlign w:val="center"/>
          </w:tcPr>
          <w:p w14:paraId="1B63964A" w14:textId="77777777" w:rsidR="00AD0D9C" w:rsidRPr="00E814FD" w:rsidRDefault="00AD0D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V2.0</w:t>
            </w:r>
          </w:p>
        </w:tc>
        <w:tc>
          <w:tcPr>
            <w:tcW w:w="7689" w:type="dxa"/>
            <w:vAlign w:val="center"/>
          </w:tcPr>
          <w:p w14:paraId="56894429" w14:textId="77777777" w:rsidR="00AD0D9C" w:rsidRPr="00E814FD" w:rsidRDefault="00AD0D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Refonte du testContenuCDA</w:t>
            </w:r>
          </w:p>
        </w:tc>
      </w:tr>
      <w:tr w:rsidR="00921A61" w:rsidRPr="00E814FD" w14:paraId="6E07494E" w14:textId="77777777" w:rsidTr="0052735B">
        <w:tc>
          <w:tcPr>
            <w:tcW w:w="1182" w:type="dxa"/>
            <w:vAlign w:val="center"/>
          </w:tcPr>
          <w:p w14:paraId="4B471F3B" w14:textId="77777777" w:rsidR="00921A61" w:rsidRPr="00E814FD" w:rsidRDefault="00921A61"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21/12/18</w:t>
            </w:r>
          </w:p>
        </w:tc>
        <w:tc>
          <w:tcPr>
            <w:tcW w:w="935" w:type="dxa"/>
            <w:vAlign w:val="center"/>
          </w:tcPr>
          <w:p w14:paraId="0285FA1F" w14:textId="77777777" w:rsidR="00921A61" w:rsidRPr="00E814FD" w:rsidRDefault="00921A6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w:t>
            </w:r>
          </w:p>
        </w:tc>
        <w:tc>
          <w:tcPr>
            <w:tcW w:w="7689" w:type="dxa"/>
            <w:vAlign w:val="center"/>
          </w:tcPr>
          <w:p w14:paraId="68D92903" w14:textId="77777777" w:rsidR="00921A61" w:rsidRPr="00E814FD" w:rsidRDefault="00921A6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LDL, des Jeux de valeurs et du CSE</w:t>
            </w:r>
          </w:p>
        </w:tc>
      </w:tr>
      <w:tr w:rsidR="004C6607" w:rsidRPr="00E814FD" w14:paraId="54DBE745" w14:textId="77777777" w:rsidTr="0052735B">
        <w:tc>
          <w:tcPr>
            <w:tcW w:w="1182" w:type="dxa"/>
            <w:vAlign w:val="center"/>
          </w:tcPr>
          <w:p w14:paraId="289437CA" w14:textId="77777777" w:rsidR="004C6607" w:rsidRPr="00E814FD" w:rsidRDefault="004C6607"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28/12/18</w:t>
            </w:r>
          </w:p>
        </w:tc>
        <w:tc>
          <w:tcPr>
            <w:tcW w:w="935" w:type="dxa"/>
            <w:vAlign w:val="center"/>
          </w:tcPr>
          <w:p w14:paraId="592CFD00" w14:textId="77777777" w:rsidR="004C6607" w:rsidRPr="00E814FD" w:rsidRDefault="004C660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w:t>
            </w:r>
          </w:p>
        </w:tc>
        <w:tc>
          <w:tcPr>
            <w:tcW w:w="7689" w:type="dxa"/>
            <w:vAlign w:val="center"/>
          </w:tcPr>
          <w:p w14:paraId="2DF2C0D1" w14:textId="77777777" w:rsidR="004C6607" w:rsidRPr="00E814FD" w:rsidRDefault="004C660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SDM-MR</w:t>
            </w:r>
          </w:p>
        </w:tc>
      </w:tr>
      <w:tr w:rsidR="007D5653" w:rsidRPr="00E814FD" w14:paraId="10892B94" w14:textId="77777777" w:rsidTr="0052735B">
        <w:tc>
          <w:tcPr>
            <w:tcW w:w="1182" w:type="dxa"/>
            <w:vAlign w:val="center"/>
          </w:tcPr>
          <w:p w14:paraId="134417A3" w14:textId="77777777" w:rsidR="007D5653" w:rsidRPr="00E814FD" w:rsidRDefault="007D5653"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17/01/19</w:t>
            </w:r>
          </w:p>
        </w:tc>
        <w:tc>
          <w:tcPr>
            <w:tcW w:w="935" w:type="dxa"/>
            <w:vAlign w:val="center"/>
          </w:tcPr>
          <w:p w14:paraId="364B8C53" w14:textId="77777777" w:rsidR="007D5653" w:rsidRPr="00E814FD" w:rsidRDefault="007D565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w:t>
            </w:r>
          </w:p>
        </w:tc>
        <w:tc>
          <w:tcPr>
            <w:tcW w:w="7689" w:type="dxa"/>
            <w:vAlign w:val="center"/>
          </w:tcPr>
          <w:p w14:paraId="0B532A44" w14:textId="77777777" w:rsidR="007D5653" w:rsidRPr="00E814FD" w:rsidRDefault="007D565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Génération des fichier </w:t>
            </w:r>
            <w:proofErr w:type="spellStart"/>
            <w:r w:rsidRPr="00E814FD">
              <w:rPr>
                <w:rFonts w:asciiTheme="minorHAnsi" w:hAnsiTheme="minorHAnsi" w:cstheme="minorHAnsi"/>
                <w:sz w:val="18"/>
                <w:szCs w:val="18"/>
              </w:rPr>
              <w:t>xsl</w:t>
            </w:r>
            <w:proofErr w:type="spellEnd"/>
            <w:r w:rsidRPr="00E814FD">
              <w:rPr>
                <w:rFonts w:asciiTheme="minorHAnsi" w:hAnsiTheme="minorHAnsi" w:cstheme="minorHAnsi"/>
                <w:sz w:val="18"/>
                <w:szCs w:val="18"/>
              </w:rPr>
              <w:t xml:space="preserve"> dans le répertoire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et renommage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IHE_PCC.sch</w:t>
            </w:r>
            <w:proofErr w:type="spellEnd"/>
            <w:r w:rsidRPr="00E814FD">
              <w:rPr>
                <w:rFonts w:asciiTheme="minorHAnsi" w:hAnsiTheme="minorHAnsi" w:cstheme="minorHAnsi"/>
                <w:sz w:val="18"/>
                <w:szCs w:val="18"/>
              </w:rPr>
              <w:t xml:space="preserve"> en </w:t>
            </w:r>
            <w:proofErr w:type="spellStart"/>
            <w:r w:rsidRPr="00E814FD">
              <w:rPr>
                <w:rFonts w:asciiTheme="minorHAnsi" w:hAnsiTheme="minorHAnsi" w:cstheme="minorHAnsi"/>
                <w:sz w:val="18"/>
                <w:szCs w:val="18"/>
              </w:rPr>
              <w:t>IHE.sch</w:t>
            </w:r>
            <w:proofErr w:type="spellEnd"/>
          </w:p>
        </w:tc>
      </w:tr>
      <w:tr w:rsidR="00026A5F" w:rsidRPr="00E814FD" w14:paraId="50AE309D" w14:textId="77777777" w:rsidTr="0052735B">
        <w:tc>
          <w:tcPr>
            <w:tcW w:w="1182" w:type="dxa"/>
            <w:vAlign w:val="center"/>
          </w:tcPr>
          <w:p w14:paraId="79597B11" w14:textId="77777777" w:rsidR="00026A5F" w:rsidRPr="00E814FD" w:rsidRDefault="00026A5F" w:rsidP="00A479AE">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A479AE" w:rsidRPr="00E814FD">
              <w:rPr>
                <w:rFonts w:asciiTheme="minorHAnsi" w:hAnsiTheme="minorHAnsi" w:cstheme="minorHAnsi"/>
                <w:sz w:val="18"/>
                <w:szCs w:val="18"/>
              </w:rPr>
              <w:t>3</w:t>
            </w:r>
            <w:r w:rsidRPr="00E814FD">
              <w:rPr>
                <w:rFonts w:asciiTheme="minorHAnsi" w:hAnsiTheme="minorHAnsi" w:cstheme="minorHAnsi"/>
                <w:sz w:val="18"/>
                <w:szCs w:val="18"/>
              </w:rPr>
              <w:t>/01/19</w:t>
            </w:r>
          </w:p>
        </w:tc>
        <w:tc>
          <w:tcPr>
            <w:tcW w:w="935" w:type="dxa"/>
            <w:vAlign w:val="center"/>
          </w:tcPr>
          <w:p w14:paraId="78D3451E" w14:textId="77777777" w:rsidR="00026A5F" w:rsidRPr="00E814FD" w:rsidRDefault="00026A5F"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V2.4</w:t>
            </w:r>
          </w:p>
        </w:tc>
        <w:tc>
          <w:tcPr>
            <w:tcW w:w="7689" w:type="dxa"/>
            <w:vAlign w:val="center"/>
          </w:tcPr>
          <w:p w14:paraId="5C0F792C" w14:textId="77777777" w:rsidR="00026A5F" w:rsidRPr="00E814FD" w:rsidRDefault="00026A5F"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Compte rendu de la génétique moléculaire</w:t>
            </w:r>
          </w:p>
          <w:p w14:paraId="58A86EC4" w14:textId="77777777" w:rsidR="00A479AE" w:rsidRPr="00E814FD" w:rsidRDefault="00A479AE"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sur les exemples FRCP, CR-</w:t>
            </w:r>
            <w:proofErr w:type="spellStart"/>
            <w:r w:rsidRPr="00E814FD">
              <w:rPr>
                <w:rFonts w:asciiTheme="minorHAnsi" w:hAnsiTheme="minorHAnsi" w:cstheme="minorHAnsi"/>
                <w:sz w:val="18"/>
                <w:szCs w:val="18"/>
              </w:rPr>
              <w:t>ACP_sein</w:t>
            </w:r>
            <w:proofErr w:type="spellEnd"/>
            <w:r w:rsidRPr="00E814FD">
              <w:rPr>
                <w:rFonts w:asciiTheme="minorHAnsi" w:hAnsiTheme="minorHAnsi" w:cstheme="minorHAnsi"/>
                <w:sz w:val="18"/>
                <w:szCs w:val="18"/>
              </w:rPr>
              <w:t xml:space="preserve"> et OBS-SNM</w:t>
            </w:r>
          </w:p>
        </w:tc>
      </w:tr>
      <w:tr w:rsidR="00EB6C73" w:rsidRPr="00E814FD" w14:paraId="60795390" w14:textId="77777777" w:rsidTr="0052735B">
        <w:tc>
          <w:tcPr>
            <w:tcW w:w="1182" w:type="dxa"/>
            <w:vAlign w:val="center"/>
          </w:tcPr>
          <w:p w14:paraId="458BE7F4" w14:textId="77777777" w:rsidR="00EB6C73" w:rsidRPr="00E814FD" w:rsidRDefault="00EB6C7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FF4758" w:rsidRPr="00E814FD">
              <w:rPr>
                <w:rFonts w:asciiTheme="minorHAnsi" w:hAnsiTheme="minorHAnsi" w:cstheme="minorHAnsi"/>
                <w:sz w:val="18"/>
                <w:szCs w:val="18"/>
              </w:rPr>
              <w:t>2</w:t>
            </w:r>
            <w:r w:rsidRPr="00E814FD">
              <w:rPr>
                <w:rFonts w:asciiTheme="minorHAnsi" w:hAnsiTheme="minorHAnsi" w:cstheme="minorHAnsi"/>
                <w:sz w:val="18"/>
                <w:szCs w:val="18"/>
              </w:rPr>
              <w:t>/02/19</w:t>
            </w:r>
          </w:p>
        </w:tc>
        <w:tc>
          <w:tcPr>
            <w:tcW w:w="935" w:type="dxa"/>
            <w:vAlign w:val="center"/>
          </w:tcPr>
          <w:p w14:paraId="234E4B37" w14:textId="77777777" w:rsidR="00EB6C73" w:rsidRPr="00E814FD" w:rsidRDefault="00EB6C7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V2.5</w:t>
            </w:r>
          </w:p>
        </w:tc>
        <w:tc>
          <w:tcPr>
            <w:tcW w:w="7689" w:type="dxa"/>
            <w:vAlign w:val="center"/>
          </w:tcPr>
          <w:p w14:paraId="0DA85314" w14:textId="77777777"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SDMMR, CSE et FRCP</w:t>
            </w:r>
          </w:p>
          <w:p w14:paraId="0D87CE6E" w14:textId="77777777" w:rsidR="00FF4758" w:rsidRPr="00E814FD" w:rsidRDefault="00FF475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sur les CDA auto-présentables</w:t>
            </w:r>
          </w:p>
          <w:p w14:paraId="2E07133A" w14:textId="77777777"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 différents </w:t>
            </w:r>
            <w:proofErr w:type="spellStart"/>
            <w:r w:rsidRPr="00E814FD">
              <w:rPr>
                <w:rFonts w:asciiTheme="minorHAnsi" w:hAnsiTheme="minorHAnsi" w:cstheme="minorHAnsi"/>
                <w:sz w:val="18"/>
                <w:szCs w:val="18"/>
              </w:rPr>
              <w:t>schématrons</w:t>
            </w:r>
            <w:proofErr w:type="spellEnd"/>
          </w:p>
        </w:tc>
      </w:tr>
      <w:tr w:rsidR="008C051C" w:rsidRPr="00E814FD" w14:paraId="4D7A547A" w14:textId="77777777" w:rsidTr="0052735B">
        <w:tc>
          <w:tcPr>
            <w:tcW w:w="1182" w:type="dxa"/>
            <w:vAlign w:val="center"/>
          </w:tcPr>
          <w:p w14:paraId="29879DB2" w14:textId="77777777" w:rsidR="008C051C" w:rsidRPr="00E814FD" w:rsidRDefault="008C051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25/02/19</w:t>
            </w:r>
          </w:p>
        </w:tc>
        <w:tc>
          <w:tcPr>
            <w:tcW w:w="935" w:type="dxa"/>
            <w:vAlign w:val="center"/>
          </w:tcPr>
          <w:p w14:paraId="52B97C19" w14:textId="77777777" w:rsidR="008C051C" w:rsidRPr="00E814FD" w:rsidRDefault="008C051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V2.6</w:t>
            </w:r>
          </w:p>
        </w:tc>
        <w:tc>
          <w:tcPr>
            <w:tcW w:w="7689" w:type="dxa"/>
            <w:vAlign w:val="center"/>
          </w:tcPr>
          <w:p w14:paraId="30DA9B08" w14:textId="77777777" w:rsidR="008C051C"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 l’outil</w:t>
            </w:r>
            <w:r w:rsidR="008C051C" w:rsidRPr="00E814FD">
              <w:rPr>
                <w:rFonts w:asciiTheme="minorHAnsi" w:hAnsiTheme="minorHAnsi" w:cstheme="minorHAnsi"/>
                <w:sz w:val="18"/>
                <w:szCs w:val="18"/>
              </w:rPr>
              <w:t xml:space="preserve"> GUI</w:t>
            </w:r>
          </w:p>
        </w:tc>
      </w:tr>
      <w:tr w:rsidR="00B9028D" w:rsidRPr="00E814FD" w14:paraId="589173D6" w14:textId="77777777" w:rsidTr="0052735B">
        <w:tc>
          <w:tcPr>
            <w:tcW w:w="1182" w:type="dxa"/>
            <w:vAlign w:val="center"/>
          </w:tcPr>
          <w:p w14:paraId="6907AC9A" w14:textId="77777777" w:rsidR="00B9028D" w:rsidRPr="00E814FD" w:rsidRDefault="00B9028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01/03/19</w:t>
            </w:r>
          </w:p>
        </w:tc>
        <w:tc>
          <w:tcPr>
            <w:tcW w:w="935" w:type="dxa"/>
            <w:vAlign w:val="center"/>
          </w:tcPr>
          <w:p w14:paraId="66757971" w14:textId="77777777" w:rsidR="00B9028D" w:rsidRPr="00E814FD" w:rsidRDefault="00B9028D"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V2.7</w:t>
            </w:r>
          </w:p>
        </w:tc>
        <w:tc>
          <w:tcPr>
            <w:tcW w:w="7689" w:type="dxa"/>
            <w:vAlign w:val="center"/>
          </w:tcPr>
          <w:p w14:paraId="43C0DAAA" w14:textId="77777777" w:rsidR="00B9028D"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FRCP V2.0</w:t>
            </w:r>
          </w:p>
        </w:tc>
      </w:tr>
      <w:tr w:rsidR="00C33F85" w:rsidRPr="00E814FD" w14:paraId="5A830EF9" w14:textId="77777777" w:rsidTr="0052735B">
        <w:tc>
          <w:tcPr>
            <w:tcW w:w="1182" w:type="dxa"/>
            <w:vAlign w:val="center"/>
          </w:tcPr>
          <w:p w14:paraId="5F15CEE7" w14:textId="77777777" w:rsidR="00C33F85" w:rsidRPr="00E814FD" w:rsidRDefault="00C33F85"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08/03/19</w:t>
            </w:r>
          </w:p>
        </w:tc>
        <w:tc>
          <w:tcPr>
            <w:tcW w:w="935" w:type="dxa"/>
            <w:vAlign w:val="center"/>
          </w:tcPr>
          <w:p w14:paraId="62AF5EEA" w14:textId="77777777" w:rsidR="00C33F85" w:rsidRPr="00E814FD" w:rsidRDefault="00C33F8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V2.8</w:t>
            </w:r>
          </w:p>
        </w:tc>
        <w:tc>
          <w:tcPr>
            <w:tcW w:w="7689" w:type="dxa"/>
            <w:vAlign w:val="center"/>
          </w:tcPr>
          <w:p w14:paraId="7CD91F88" w14:textId="77777777"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l’exemple CDA du SDMMR</w:t>
            </w:r>
          </w:p>
          <w:p w14:paraId="309B8D28" w14:textId="77777777"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E_BIOentry_CRBIO.sch</w:t>
            </w:r>
            <w:proofErr w:type="spellEnd"/>
          </w:p>
        </w:tc>
      </w:tr>
      <w:tr w:rsidR="00A33056" w:rsidRPr="00E814FD" w14:paraId="44382507" w14:textId="77777777" w:rsidTr="0052735B">
        <w:tc>
          <w:tcPr>
            <w:tcW w:w="1182" w:type="dxa"/>
            <w:vAlign w:val="center"/>
          </w:tcPr>
          <w:p w14:paraId="70E23F52" w14:textId="77777777" w:rsidR="00A33056" w:rsidRPr="00E814FD" w:rsidRDefault="00A330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02/04/19</w:t>
            </w:r>
          </w:p>
        </w:tc>
        <w:tc>
          <w:tcPr>
            <w:tcW w:w="935" w:type="dxa"/>
            <w:vAlign w:val="center"/>
          </w:tcPr>
          <w:p w14:paraId="32A416F7" w14:textId="77777777" w:rsidR="00A33056" w:rsidRPr="00E814FD" w:rsidRDefault="00A33056"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V2.9</w:t>
            </w:r>
          </w:p>
        </w:tc>
        <w:tc>
          <w:tcPr>
            <w:tcW w:w="7689" w:type="dxa"/>
            <w:vAlign w:val="center"/>
          </w:tcPr>
          <w:p w14:paraId="5C11C40A" w14:textId="77777777" w:rsidR="00D172CA" w:rsidRPr="00E814FD" w:rsidRDefault="00D172CA"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la feuille de style A</w:t>
            </w:r>
            <w:r w:rsidR="00B52FB0" w:rsidRPr="00E814FD">
              <w:rPr>
                <w:rFonts w:asciiTheme="minorHAnsi" w:hAnsiTheme="minorHAnsi" w:cstheme="minorHAnsi"/>
                <w:sz w:val="18"/>
                <w:szCs w:val="18"/>
              </w:rPr>
              <w:t>N</w:t>
            </w:r>
            <w:r w:rsidRPr="00E814FD">
              <w:rPr>
                <w:rFonts w:asciiTheme="minorHAnsi" w:hAnsiTheme="minorHAnsi" w:cstheme="minorHAnsi"/>
                <w:sz w:val="18"/>
                <w:szCs w:val="18"/>
              </w:rPr>
              <w:t>S corrigée (cda_asip.xsl)</w:t>
            </w:r>
          </w:p>
          <w:p w14:paraId="309AAA52"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exemples CDA du volet AVC</w:t>
            </w:r>
          </w:p>
          <w:p w14:paraId="3884DAD7"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w:t>
            </w:r>
          </w:p>
          <w:p w14:paraId="5BCC35C8"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versions des documents en conformité avec les versions des volets publiés</w:t>
            </w:r>
          </w:p>
        </w:tc>
      </w:tr>
      <w:tr w:rsidR="002E09E8" w:rsidRPr="00E814FD" w14:paraId="08592EBB" w14:textId="77777777" w:rsidTr="0052735B">
        <w:tc>
          <w:tcPr>
            <w:tcW w:w="1182" w:type="dxa"/>
            <w:vAlign w:val="center"/>
          </w:tcPr>
          <w:p w14:paraId="38F1628C"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08/04/19</w:t>
            </w:r>
          </w:p>
        </w:tc>
        <w:tc>
          <w:tcPr>
            <w:tcW w:w="935" w:type="dxa"/>
            <w:vAlign w:val="center"/>
          </w:tcPr>
          <w:p w14:paraId="1F5E6902"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V2.10</w:t>
            </w:r>
          </w:p>
        </w:tc>
        <w:tc>
          <w:tcPr>
            <w:tcW w:w="7689" w:type="dxa"/>
            <w:vAlign w:val="center"/>
          </w:tcPr>
          <w:p w14:paraId="03EF2488" w14:textId="77777777" w:rsidR="002E09E8" w:rsidRPr="00E814FD" w:rsidRDefault="002E09E8" w:rsidP="00EB7579">
            <w:pPr>
              <w:pStyle w:val="Tableau"/>
              <w:numPr>
                <w:ilvl w:val="0"/>
                <w:numId w:val="4"/>
              </w:numPr>
              <w:ind w:left="459"/>
              <w:rPr>
                <w:rFonts w:asciiTheme="minorHAnsi" w:hAnsiTheme="minorHAnsi" w:cstheme="minorHAnsi"/>
                <w:sz w:val="18"/>
                <w:szCs w:val="18"/>
              </w:rPr>
            </w:pPr>
          </w:p>
        </w:tc>
      </w:tr>
      <w:tr w:rsidR="002E09E8" w:rsidRPr="00E814FD" w14:paraId="437F123C" w14:textId="77777777" w:rsidTr="0052735B">
        <w:tc>
          <w:tcPr>
            <w:tcW w:w="1182" w:type="dxa"/>
            <w:vAlign w:val="center"/>
          </w:tcPr>
          <w:p w14:paraId="60626DAF"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26/04/19</w:t>
            </w:r>
          </w:p>
        </w:tc>
        <w:tc>
          <w:tcPr>
            <w:tcW w:w="935" w:type="dxa"/>
            <w:vAlign w:val="center"/>
          </w:tcPr>
          <w:p w14:paraId="3B16C3CB"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V2.11</w:t>
            </w:r>
          </w:p>
        </w:tc>
        <w:tc>
          <w:tcPr>
            <w:tcW w:w="7689" w:type="dxa"/>
            <w:vAlign w:val="center"/>
          </w:tcPr>
          <w:p w14:paraId="736207D4" w14:textId="77777777"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du Participant et des signes vitaux pour le CSE</w:t>
            </w:r>
          </w:p>
          <w:p w14:paraId="12D33BFE" w14:textId="77777777"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codes LOINC pour le CSE</w:t>
            </w:r>
          </w:p>
          <w:p w14:paraId="4CB12902" w14:textId="77777777" w:rsidR="000D7F79" w:rsidRPr="00E814FD" w:rsidRDefault="000D7F7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l’outil GUI</w:t>
            </w:r>
          </w:p>
        </w:tc>
      </w:tr>
      <w:tr w:rsidR="00C16721" w:rsidRPr="00E814FD" w14:paraId="4A0BD199" w14:textId="77777777" w:rsidTr="0052735B">
        <w:tc>
          <w:tcPr>
            <w:tcW w:w="1182" w:type="dxa"/>
            <w:vAlign w:val="center"/>
          </w:tcPr>
          <w:p w14:paraId="7CEB5FD6" w14:textId="77777777" w:rsidR="00C16721" w:rsidRPr="00E814FD" w:rsidRDefault="00C16721"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29/04/19</w:t>
            </w:r>
          </w:p>
        </w:tc>
        <w:tc>
          <w:tcPr>
            <w:tcW w:w="935" w:type="dxa"/>
            <w:vAlign w:val="center"/>
          </w:tcPr>
          <w:p w14:paraId="6CC87EFD" w14:textId="77777777" w:rsidR="00C16721" w:rsidRPr="00E814FD" w:rsidRDefault="00C1672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V2.12</w:t>
            </w:r>
          </w:p>
        </w:tc>
        <w:tc>
          <w:tcPr>
            <w:tcW w:w="7689" w:type="dxa"/>
            <w:vAlign w:val="center"/>
          </w:tcPr>
          <w:p w14:paraId="62BC9FA0" w14:textId="77777777" w:rsidR="00C16721" w:rsidRPr="00E814FD" w:rsidRDefault="00C1672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Autorisation de l’attribut </w:t>
            </w:r>
            <w:proofErr w:type="spellStart"/>
            <w:r w:rsidRPr="00E814FD">
              <w:rPr>
                <w:rFonts w:asciiTheme="minorHAnsi" w:hAnsiTheme="minorHAnsi" w:cstheme="minorHAnsi"/>
                <w:sz w:val="18"/>
                <w:szCs w:val="18"/>
              </w:rPr>
              <w:t>nullFlavor</w:t>
            </w:r>
            <w:proofErr w:type="spellEnd"/>
            <w:r w:rsidRPr="00E814FD">
              <w:rPr>
                <w:rFonts w:asciiTheme="minorHAnsi" w:hAnsiTheme="minorHAnsi" w:cstheme="minorHAnsi"/>
                <w:sz w:val="18"/>
                <w:szCs w:val="18"/>
              </w:rPr>
              <w:t xml:space="preserve"> sur l’élément Time des éléments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944B6BB" w14:textId="77777777" w:rsidR="00C16721" w:rsidRPr="00E814FD" w:rsidRDefault="00C16721" w:rsidP="00EB7579">
            <w:pPr>
              <w:pStyle w:val="Tableau"/>
              <w:numPr>
                <w:ilvl w:val="1"/>
                <w:numId w:val="4"/>
              </w:numPr>
              <w:ind w:left="835"/>
              <w:rPr>
                <w:rFonts w:asciiTheme="minorHAnsi" w:hAnsiTheme="minorHAnsi" w:cstheme="minorHAnsi"/>
                <w:sz w:val="18"/>
                <w:szCs w:val="18"/>
              </w:rPr>
            </w:pPr>
            <w:proofErr w:type="spellStart"/>
            <w:proofErr w:type="gramStart"/>
            <w:r w:rsidRPr="00E814FD">
              <w:rPr>
                <w:rFonts w:asciiTheme="minorHAnsi" w:hAnsiTheme="minorHAnsi" w:cstheme="minorHAnsi"/>
                <w:sz w:val="18"/>
                <w:szCs w:val="18"/>
              </w:rPr>
              <w:lastRenderedPageBreak/>
              <w:t>legalAuthenticator</w:t>
            </w:r>
            <w:proofErr w:type="spellEnd"/>
            <w:proofErr w:type="gramEnd"/>
          </w:p>
          <w:p w14:paraId="5C231C91" w14:textId="77777777" w:rsidR="00C16721" w:rsidRPr="00E814FD" w:rsidRDefault="00C16721" w:rsidP="00EB7579">
            <w:pPr>
              <w:pStyle w:val="Tableau"/>
              <w:numPr>
                <w:ilvl w:val="1"/>
                <w:numId w:val="4"/>
              </w:numPr>
              <w:ind w:left="835"/>
              <w:rPr>
                <w:rFonts w:asciiTheme="minorHAnsi" w:hAnsiTheme="minorHAnsi" w:cstheme="minorHAnsi"/>
                <w:sz w:val="18"/>
                <w:szCs w:val="18"/>
              </w:rPr>
            </w:pPr>
            <w:proofErr w:type="spellStart"/>
            <w:proofErr w:type="gramStart"/>
            <w:r w:rsidRPr="00E814FD">
              <w:rPr>
                <w:rFonts w:asciiTheme="minorHAnsi" w:hAnsiTheme="minorHAnsi" w:cstheme="minorHAnsi"/>
                <w:sz w:val="18"/>
                <w:szCs w:val="18"/>
              </w:rPr>
              <w:t>authenticator</w:t>
            </w:r>
            <w:proofErr w:type="spellEnd"/>
            <w:proofErr w:type="gramEnd"/>
          </w:p>
        </w:tc>
      </w:tr>
      <w:tr w:rsidR="0081459C" w:rsidRPr="00E814FD" w14:paraId="4673385A" w14:textId="77777777" w:rsidTr="0052735B">
        <w:tc>
          <w:tcPr>
            <w:tcW w:w="1182" w:type="dxa"/>
            <w:vAlign w:val="center"/>
          </w:tcPr>
          <w:p w14:paraId="4274BC24" w14:textId="77777777" w:rsidR="0081459C" w:rsidRPr="00E814FD" w:rsidRDefault="008145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02/08/19</w:t>
            </w:r>
          </w:p>
        </w:tc>
        <w:tc>
          <w:tcPr>
            <w:tcW w:w="935" w:type="dxa"/>
            <w:vAlign w:val="center"/>
          </w:tcPr>
          <w:p w14:paraId="13627797" w14:textId="77777777" w:rsidR="0081459C" w:rsidRPr="00E814FD" w:rsidRDefault="008145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V2.13</w:t>
            </w:r>
          </w:p>
        </w:tc>
        <w:tc>
          <w:tcPr>
            <w:tcW w:w="7689" w:type="dxa"/>
            <w:vAlign w:val="center"/>
          </w:tcPr>
          <w:p w14:paraId="43928C69"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documents exemples CNAM-HR (volet en concertation jusqu’au 30/09/2019)</w:t>
            </w:r>
          </w:p>
          <w:p w14:paraId="68216698"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SDM-MR v2.2</w:t>
            </w:r>
          </w:p>
          <w:p w14:paraId="6469B5E0"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VAC v3.0 (qui remplace le CVA)</w:t>
            </w:r>
          </w:p>
        </w:tc>
      </w:tr>
      <w:tr w:rsidR="00F519B3" w:rsidRPr="00E814FD" w14:paraId="774DD260" w14:textId="77777777" w:rsidTr="0052735B">
        <w:tc>
          <w:tcPr>
            <w:tcW w:w="1182" w:type="dxa"/>
            <w:vAlign w:val="center"/>
          </w:tcPr>
          <w:p w14:paraId="4D45B6B3" w14:textId="77777777" w:rsidR="00F519B3" w:rsidRPr="00E814FD" w:rsidRDefault="00F519B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03/09/19</w:t>
            </w:r>
          </w:p>
        </w:tc>
        <w:tc>
          <w:tcPr>
            <w:tcW w:w="935" w:type="dxa"/>
            <w:vAlign w:val="center"/>
          </w:tcPr>
          <w:p w14:paraId="067EE159" w14:textId="77777777" w:rsidR="00F519B3" w:rsidRPr="00E814FD" w:rsidRDefault="00F519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V2.14</w:t>
            </w:r>
          </w:p>
        </w:tc>
        <w:tc>
          <w:tcPr>
            <w:tcW w:w="7689" w:type="dxa"/>
            <w:vAlign w:val="center"/>
          </w:tcPr>
          <w:p w14:paraId="4C97D186" w14:textId="77777777" w:rsidR="00F519B3" w:rsidRPr="00E814FD" w:rsidRDefault="00F519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en conformité avec les spécifications internationales IHE du volet VAC</w:t>
            </w:r>
          </w:p>
        </w:tc>
      </w:tr>
      <w:tr w:rsidR="009117B4" w:rsidRPr="00E814FD" w14:paraId="64966270" w14:textId="77777777" w:rsidTr="0052735B">
        <w:tc>
          <w:tcPr>
            <w:tcW w:w="1182" w:type="dxa"/>
            <w:vAlign w:val="center"/>
          </w:tcPr>
          <w:p w14:paraId="7F8C9EC3" w14:textId="77777777" w:rsidR="009117B4" w:rsidRPr="00E814FD" w:rsidRDefault="009117B4"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22/10/19</w:t>
            </w:r>
          </w:p>
        </w:tc>
        <w:tc>
          <w:tcPr>
            <w:tcW w:w="935" w:type="dxa"/>
            <w:vAlign w:val="center"/>
          </w:tcPr>
          <w:p w14:paraId="50B3A2A3" w14:textId="77777777" w:rsidR="009117B4" w:rsidRPr="00E814FD" w:rsidRDefault="009117B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V2.15</w:t>
            </w:r>
          </w:p>
        </w:tc>
        <w:tc>
          <w:tcPr>
            <w:tcW w:w="7689" w:type="dxa"/>
            <w:vAlign w:val="center"/>
          </w:tcPr>
          <w:p w14:paraId="1673348A" w14:textId="77777777" w:rsidR="009117B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concertation du volet CNAM-HR. </w:t>
            </w:r>
          </w:p>
          <w:p w14:paraId="5CB34622" w14:textId="77777777" w:rsidR="0017678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Création du </w:t>
            </w:r>
            <w:proofErr w:type="spellStart"/>
            <w:r w:rsidR="00C3414B"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du VSM.</w:t>
            </w:r>
          </w:p>
        </w:tc>
      </w:tr>
      <w:tr w:rsidR="00C3414B" w:rsidRPr="00E814FD" w14:paraId="3D48AAB8" w14:textId="77777777" w:rsidTr="0052735B">
        <w:tc>
          <w:tcPr>
            <w:tcW w:w="1182" w:type="dxa"/>
            <w:vAlign w:val="center"/>
          </w:tcPr>
          <w:p w14:paraId="784B4597" w14:textId="77777777" w:rsidR="00C3414B" w:rsidRPr="00E814FD" w:rsidRDefault="00C3414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25/10/19</w:t>
            </w:r>
          </w:p>
        </w:tc>
        <w:tc>
          <w:tcPr>
            <w:tcW w:w="935" w:type="dxa"/>
            <w:vAlign w:val="center"/>
          </w:tcPr>
          <w:p w14:paraId="7AB9A910" w14:textId="77777777" w:rsidR="00C3414B" w:rsidRPr="00E814FD" w:rsidRDefault="00C3414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V2.16</w:t>
            </w:r>
          </w:p>
        </w:tc>
        <w:tc>
          <w:tcPr>
            <w:tcW w:w="7689" w:type="dxa"/>
            <w:vAlign w:val="center"/>
          </w:tcPr>
          <w:p w14:paraId="3F97CAB7" w14:textId="77777777" w:rsidR="00C3414B" w:rsidRPr="00E814FD" w:rsidRDefault="00C3414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Vaccination</w:t>
            </w:r>
          </w:p>
        </w:tc>
      </w:tr>
      <w:tr w:rsidR="00E1125B" w:rsidRPr="00E814FD" w14:paraId="1BB9A374" w14:textId="77777777" w:rsidTr="0052735B">
        <w:tc>
          <w:tcPr>
            <w:tcW w:w="1182" w:type="dxa"/>
            <w:vAlign w:val="center"/>
          </w:tcPr>
          <w:p w14:paraId="27CA1F53" w14:textId="77777777" w:rsidR="00E1125B" w:rsidRPr="00E814FD" w:rsidRDefault="00E112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12/11/19</w:t>
            </w:r>
          </w:p>
        </w:tc>
        <w:tc>
          <w:tcPr>
            <w:tcW w:w="935" w:type="dxa"/>
            <w:vAlign w:val="center"/>
          </w:tcPr>
          <w:p w14:paraId="10207BC3" w14:textId="77777777" w:rsidR="00E1125B" w:rsidRPr="00E814FD" w:rsidRDefault="00E1125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V2.17</w:t>
            </w:r>
          </w:p>
        </w:tc>
        <w:tc>
          <w:tcPr>
            <w:tcW w:w="7689" w:type="dxa"/>
            <w:vAlign w:val="center"/>
          </w:tcPr>
          <w:p w14:paraId="49389BB1" w14:textId="77777777" w:rsidR="00E1125B" w:rsidRPr="00E814FD" w:rsidRDefault="00E1125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Pr="00E814FD">
              <w:rPr>
                <w:rFonts w:asciiTheme="minorHAnsi" w:hAnsiTheme="minorHAnsi" w:cstheme="minorHAnsi"/>
                <w:sz w:val="18"/>
                <w:szCs w:val="18"/>
              </w:rPr>
              <w:t>JDV_SocialHistoryCodes</w:t>
            </w:r>
            <w:proofErr w:type="spellEnd"/>
            <w:r w:rsidRPr="00E814FD">
              <w:rPr>
                <w:rFonts w:asciiTheme="minorHAnsi" w:hAnsiTheme="minorHAnsi" w:cstheme="minorHAnsi"/>
                <w:sz w:val="18"/>
                <w:szCs w:val="18"/>
              </w:rPr>
              <w:t>-CISIS</w:t>
            </w:r>
          </w:p>
        </w:tc>
      </w:tr>
      <w:tr w:rsidR="009648E5" w:rsidRPr="00E814FD" w14:paraId="73F0B164" w14:textId="77777777" w:rsidTr="0052735B">
        <w:tc>
          <w:tcPr>
            <w:tcW w:w="1182" w:type="dxa"/>
            <w:vAlign w:val="center"/>
          </w:tcPr>
          <w:p w14:paraId="3BC05DED" w14:textId="77777777" w:rsidR="009648E5" w:rsidRPr="00E814FD" w:rsidRDefault="004728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20</w:t>
            </w:r>
            <w:r w:rsidR="009648E5" w:rsidRPr="00E814FD">
              <w:rPr>
                <w:rFonts w:asciiTheme="minorHAnsi" w:hAnsiTheme="minorHAnsi" w:cstheme="minorHAnsi"/>
                <w:sz w:val="18"/>
                <w:szCs w:val="18"/>
              </w:rPr>
              <w:t>/01/2020</w:t>
            </w:r>
          </w:p>
        </w:tc>
        <w:tc>
          <w:tcPr>
            <w:tcW w:w="935" w:type="dxa"/>
            <w:vAlign w:val="center"/>
          </w:tcPr>
          <w:p w14:paraId="5DE01D32" w14:textId="77777777" w:rsidR="009648E5" w:rsidRPr="00E814FD" w:rsidRDefault="009648E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V2.18</w:t>
            </w:r>
          </w:p>
        </w:tc>
        <w:tc>
          <w:tcPr>
            <w:tcW w:w="7689" w:type="dxa"/>
            <w:vAlign w:val="center"/>
          </w:tcPr>
          <w:p w14:paraId="79CCE7AB"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Correctif CNAM-HR</w:t>
            </w:r>
            <w:r w:rsidR="00322020" w:rsidRPr="00E814FD">
              <w:rPr>
                <w:rFonts w:asciiTheme="minorHAnsi" w:hAnsiTheme="minorHAnsi" w:cstheme="minorHAnsi"/>
                <w:sz w:val="18"/>
                <w:szCs w:val="18"/>
              </w:rPr>
              <w:t xml:space="preserve"> v0.8</w:t>
            </w:r>
          </w:p>
          <w:p w14:paraId="44E08986"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Publication du volet TLM</w:t>
            </w:r>
            <w:r w:rsidR="00322020" w:rsidRPr="00E814FD">
              <w:rPr>
                <w:rFonts w:asciiTheme="minorHAnsi" w:hAnsiTheme="minorHAnsi" w:cstheme="minorHAnsi"/>
                <w:sz w:val="18"/>
                <w:szCs w:val="18"/>
              </w:rPr>
              <w:t xml:space="preserve"> v0.6</w:t>
            </w:r>
          </w:p>
          <w:p w14:paraId="7508C400" w14:textId="77777777" w:rsidR="00BF6D22"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w:t>
            </w:r>
            <w:r w:rsidR="00322020" w:rsidRPr="00E814FD">
              <w:rPr>
                <w:rFonts w:asciiTheme="minorHAnsi" w:hAnsiTheme="minorHAnsi" w:cstheme="minorHAnsi"/>
                <w:sz w:val="18"/>
                <w:szCs w:val="18"/>
              </w:rPr>
              <w:t>SDM-MR V2.3</w:t>
            </w:r>
          </w:p>
          <w:p w14:paraId="6C542A89" w14:textId="77777777" w:rsidR="00322020"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CSE v2.2</w:t>
            </w:r>
          </w:p>
        </w:tc>
      </w:tr>
      <w:tr w:rsidR="004F41FD" w:rsidRPr="00E814FD" w14:paraId="304E0AEB" w14:textId="77777777" w:rsidTr="0052735B">
        <w:tc>
          <w:tcPr>
            <w:tcW w:w="1182" w:type="dxa"/>
            <w:vAlign w:val="center"/>
          </w:tcPr>
          <w:p w14:paraId="73D2519F" w14:textId="77777777" w:rsidR="004F41FD" w:rsidRPr="00E814FD" w:rsidRDefault="004F41F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14/02/2020</w:t>
            </w:r>
          </w:p>
        </w:tc>
        <w:tc>
          <w:tcPr>
            <w:tcW w:w="935" w:type="dxa"/>
            <w:vAlign w:val="center"/>
          </w:tcPr>
          <w:p w14:paraId="66922A2F" w14:textId="77777777" w:rsidR="004F41FD" w:rsidRPr="00E814FD" w:rsidRDefault="004F41FD"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V2.19</w:t>
            </w:r>
          </w:p>
        </w:tc>
        <w:tc>
          <w:tcPr>
            <w:tcW w:w="7689" w:type="dxa"/>
            <w:vAlign w:val="center"/>
          </w:tcPr>
          <w:p w14:paraId="10693CCC" w14:textId="77777777" w:rsidR="004F41FD" w:rsidRPr="00E814FD" w:rsidRDefault="004F41F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des Jeux de valeurs </w:t>
            </w:r>
            <w:proofErr w:type="spellStart"/>
            <w:r w:rsidRPr="00E814FD">
              <w:rPr>
                <w:rFonts w:asciiTheme="minorHAnsi" w:hAnsiTheme="minorHAnsi" w:cstheme="minorHAnsi"/>
                <w:sz w:val="18"/>
                <w:szCs w:val="18"/>
              </w:rPr>
              <w:t>JDV_BIO_Chapitres</w:t>
            </w:r>
            <w:proofErr w:type="spellEnd"/>
            <w:r w:rsidRPr="00E814FD">
              <w:rPr>
                <w:rFonts w:asciiTheme="minorHAnsi" w:hAnsiTheme="minorHAnsi" w:cstheme="minorHAnsi"/>
                <w:sz w:val="18"/>
                <w:szCs w:val="18"/>
              </w:rPr>
              <w:t xml:space="preserve">-CISIS et </w:t>
            </w:r>
            <w:proofErr w:type="spellStart"/>
            <w:r w:rsidRPr="00E814FD">
              <w:rPr>
                <w:rFonts w:asciiTheme="minorHAnsi" w:hAnsiTheme="minorHAnsi" w:cstheme="minorHAnsi"/>
                <w:sz w:val="18"/>
                <w:szCs w:val="18"/>
              </w:rPr>
              <w:t>JDV_BIO_SousChapitres</w:t>
            </w:r>
            <w:proofErr w:type="spellEnd"/>
            <w:r w:rsidRPr="00E814FD">
              <w:rPr>
                <w:rFonts w:asciiTheme="minorHAnsi" w:hAnsiTheme="minorHAnsi" w:cstheme="minorHAnsi"/>
                <w:sz w:val="18"/>
                <w:szCs w:val="18"/>
              </w:rPr>
              <w:t>-CISIS</w:t>
            </w:r>
          </w:p>
        </w:tc>
      </w:tr>
      <w:tr w:rsidR="0036169C" w:rsidRPr="00E814FD" w14:paraId="38F92452" w14:textId="77777777" w:rsidTr="0052735B">
        <w:tc>
          <w:tcPr>
            <w:tcW w:w="1182" w:type="dxa"/>
            <w:vAlign w:val="center"/>
          </w:tcPr>
          <w:p w14:paraId="3D05A4AD"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17/02/2020</w:t>
            </w:r>
          </w:p>
        </w:tc>
        <w:tc>
          <w:tcPr>
            <w:tcW w:w="935" w:type="dxa"/>
            <w:vAlign w:val="center"/>
          </w:tcPr>
          <w:p w14:paraId="1C8B4961"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V2.20</w:t>
            </w:r>
          </w:p>
        </w:tc>
        <w:tc>
          <w:tcPr>
            <w:tcW w:w="7689" w:type="dxa"/>
            <w:vAlign w:val="center"/>
          </w:tcPr>
          <w:p w14:paraId="268AE17C" w14:textId="77777777" w:rsidR="0036169C" w:rsidRPr="00E814FD" w:rsidRDefault="0036169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Création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abstrait </w:t>
            </w:r>
            <w:proofErr w:type="spellStart"/>
            <w:r w:rsidRPr="00E814FD">
              <w:rPr>
                <w:rFonts w:asciiTheme="minorHAnsi" w:hAnsiTheme="minorHAnsi" w:cstheme="minorHAnsi"/>
                <w:sz w:val="18"/>
                <w:szCs w:val="18"/>
              </w:rPr>
              <w:t>dansTypeCode</w:t>
            </w:r>
            <w:proofErr w:type="spellEnd"/>
            <w:r w:rsidRPr="00E814FD">
              <w:rPr>
                <w:rFonts w:asciiTheme="minorHAnsi" w:hAnsiTheme="minorHAnsi" w:cstheme="minorHAnsi"/>
                <w:sz w:val="18"/>
                <w:szCs w:val="18"/>
              </w:rPr>
              <w:t xml:space="preserve"> et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JDV_participationType.sch</w:t>
            </w:r>
            <w:proofErr w:type="spellEnd"/>
          </w:p>
        </w:tc>
      </w:tr>
      <w:tr w:rsidR="0036169C" w:rsidRPr="00E814FD" w14:paraId="7F35E49A" w14:textId="77777777" w:rsidTr="0052735B">
        <w:tc>
          <w:tcPr>
            <w:tcW w:w="1182" w:type="dxa"/>
            <w:vAlign w:val="center"/>
          </w:tcPr>
          <w:p w14:paraId="48F32233"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27/03/2020</w:t>
            </w:r>
          </w:p>
        </w:tc>
        <w:tc>
          <w:tcPr>
            <w:tcW w:w="935" w:type="dxa"/>
            <w:vAlign w:val="center"/>
          </w:tcPr>
          <w:p w14:paraId="3273D226"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V2.21</w:t>
            </w:r>
          </w:p>
        </w:tc>
        <w:tc>
          <w:tcPr>
            <w:tcW w:w="7689" w:type="dxa"/>
            <w:vAlign w:val="center"/>
          </w:tcPr>
          <w:p w14:paraId="2051CA8E" w14:textId="77777777" w:rsidR="0036169C" w:rsidRPr="00E814FD" w:rsidRDefault="00870CD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du volet TLM</w:t>
            </w:r>
          </w:p>
          <w:p w14:paraId="7CD47FC0" w14:textId="77777777" w:rsidR="00B00725" w:rsidRPr="00E814FD" w:rsidRDefault="00B0072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 la feuille de style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affichage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entête.</w:t>
            </w:r>
          </w:p>
        </w:tc>
      </w:tr>
      <w:tr w:rsidR="00543A66" w:rsidRPr="00E814FD" w14:paraId="15B39898" w14:textId="77777777" w:rsidTr="0052735B">
        <w:tc>
          <w:tcPr>
            <w:tcW w:w="1182" w:type="dxa"/>
            <w:vAlign w:val="center"/>
          </w:tcPr>
          <w:p w14:paraId="518FF1E3" w14:textId="77777777" w:rsidR="00543A66" w:rsidRPr="00E814FD" w:rsidRDefault="00543A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02/04/2020</w:t>
            </w:r>
          </w:p>
        </w:tc>
        <w:tc>
          <w:tcPr>
            <w:tcW w:w="935" w:type="dxa"/>
            <w:vAlign w:val="center"/>
          </w:tcPr>
          <w:p w14:paraId="1A3F7ABE" w14:textId="77777777" w:rsidR="00543A66" w:rsidRPr="00E814FD" w:rsidRDefault="00543A66"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V2.22</w:t>
            </w:r>
          </w:p>
        </w:tc>
        <w:tc>
          <w:tcPr>
            <w:tcW w:w="7689" w:type="dxa"/>
            <w:vAlign w:val="center"/>
          </w:tcPr>
          <w:p w14:paraId="1054865F" w14:textId="77777777" w:rsidR="00543A66" w:rsidRPr="00E814FD" w:rsidRDefault="007F4F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exemple FRCP V2.</w:t>
            </w:r>
            <w:r w:rsidR="005A111E" w:rsidRPr="00E814FD">
              <w:rPr>
                <w:rFonts w:asciiTheme="minorHAnsi" w:hAnsiTheme="minorHAnsi" w:cstheme="minorHAnsi"/>
                <w:sz w:val="18"/>
                <w:szCs w:val="18"/>
              </w:rPr>
              <w:t>0</w:t>
            </w:r>
          </w:p>
        </w:tc>
      </w:tr>
      <w:tr w:rsidR="00197CBF" w:rsidRPr="00E814FD" w14:paraId="32BC2C0A" w14:textId="77777777" w:rsidTr="0052735B">
        <w:tc>
          <w:tcPr>
            <w:tcW w:w="1182" w:type="dxa"/>
            <w:vAlign w:val="center"/>
          </w:tcPr>
          <w:p w14:paraId="25F1CDE5" w14:textId="77777777" w:rsidR="00197CBF" w:rsidRPr="00E814FD" w:rsidRDefault="00197CBF"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05/05/2020</w:t>
            </w:r>
          </w:p>
        </w:tc>
        <w:tc>
          <w:tcPr>
            <w:tcW w:w="935" w:type="dxa"/>
            <w:vAlign w:val="center"/>
          </w:tcPr>
          <w:p w14:paraId="48749964" w14:textId="77777777" w:rsidR="00197CBF" w:rsidRPr="00E814FD" w:rsidRDefault="00197CBF"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V2.23</w:t>
            </w:r>
          </w:p>
        </w:tc>
        <w:tc>
          <w:tcPr>
            <w:tcW w:w="7689" w:type="dxa"/>
            <w:vAlign w:val="center"/>
          </w:tcPr>
          <w:p w14:paraId="3C2D6AF1" w14:textId="7777777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Mise à jour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publication du volet IDL 2020.01</w:t>
            </w:r>
          </w:p>
          <w:p w14:paraId="356C82AF"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LDL-SES_v2020.02.xml</w:t>
            </w:r>
          </w:p>
          <w:p w14:paraId="1EDE32F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LDL-EES_v2020.02.xml</w:t>
            </w:r>
          </w:p>
          <w:p w14:paraId="4D55FAD5" w14:textId="7777777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68493B1"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proofErr w:type="gramStart"/>
            <w:r w:rsidR="00197CBF" w:rsidRPr="00E814FD">
              <w:rPr>
                <w:rFonts w:asciiTheme="minorHAnsi" w:hAnsiTheme="minorHAnsi" w:cstheme="minorHAnsi"/>
                <w:sz w:val="18"/>
                <w:szCs w:val="18"/>
                <w:lang w:val="en-US"/>
              </w:rPr>
              <w:t>\include\entrees :</w:t>
            </w:r>
            <w:proofErr w:type="gram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E_medications_int.sch</w:t>
            </w:r>
            <w:proofErr w:type="spellEnd"/>
          </w:p>
          <w:p w14:paraId="5722F71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proofErr w:type="gramStart"/>
            <w:r w:rsidR="00197CBF" w:rsidRPr="00E814FD">
              <w:rPr>
                <w:rFonts w:asciiTheme="minorHAnsi" w:hAnsiTheme="minorHAnsi" w:cstheme="minorHAnsi"/>
                <w:sz w:val="18"/>
                <w:szCs w:val="18"/>
                <w:lang w:val="en-US"/>
              </w:rPr>
              <w:t>\include\sections :</w:t>
            </w:r>
            <w:proofErr w:type="gram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S_dispositifs_medicaux_ASIP.sch</w:t>
            </w:r>
            <w:proofErr w:type="spell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S_documentSummary.sch</w:t>
            </w:r>
            <w:proofErr w:type="spell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S_codedListOfSurgeries.sch</w:t>
            </w:r>
            <w:proofErr w:type="spellEnd"/>
          </w:p>
          <w:p w14:paraId="736E2F0E"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proofErr w:type="gramStart"/>
            <w:r w:rsidR="00197CBF" w:rsidRPr="00E814FD">
              <w:rPr>
                <w:rFonts w:asciiTheme="minorHAnsi" w:hAnsiTheme="minorHAnsi" w:cstheme="minorHAnsi"/>
                <w:sz w:val="18"/>
                <w:szCs w:val="18"/>
                <w:lang w:val="en-US"/>
              </w:rPr>
              <w:t>\include\</w:t>
            </w:r>
            <w:proofErr w:type="spellStart"/>
            <w:r w:rsidR="00197CBF" w:rsidRPr="00E814FD">
              <w:rPr>
                <w:rFonts w:asciiTheme="minorHAnsi" w:hAnsiTheme="minorHAnsi" w:cstheme="minorHAnsi"/>
                <w:sz w:val="18"/>
                <w:szCs w:val="18"/>
                <w:lang w:val="en-US"/>
              </w:rPr>
              <w:t>specificationsVolets</w:t>
            </w:r>
            <w:proofErr w:type="spellEnd"/>
            <w:r w:rsidR="00197CBF" w:rsidRPr="00E814FD">
              <w:rPr>
                <w:rFonts w:asciiTheme="minorHAnsi" w:hAnsiTheme="minorHAnsi" w:cstheme="minorHAnsi"/>
                <w:sz w:val="18"/>
                <w:szCs w:val="18"/>
                <w:lang w:val="en-US"/>
              </w:rPr>
              <w:t>\CSE :</w:t>
            </w:r>
            <w:proofErr w:type="gram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E_CodedVitalSigns_CSE.sch</w:t>
            </w:r>
            <w:proofErr w:type="spellEnd"/>
          </w:p>
          <w:p w14:paraId="6510160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proofErr w:type="gramStart"/>
            <w:r w:rsidR="00197CBF" w:rsidRPr="00E814FD">
              <w:rPr>
                <w:rFonts w:asciiTheme="minorHAnsi" w:hAnsiTheme="minorHAnsi" w:cstheme="minorHAnsi"/>
                <w:sz w:val="18"/>
                <w:szCs w:val="18"/>
                <w:lang w:val="en-US"/>
              </w:rPr>
              <w:t>\include\</w:t>
            </w:r>
            <w:proofErr w:type="spellStart"/>
            <w:r w:rsidR="00197CBF" w:rsidRPr="00E814FD">
              <w:rPr>
                <w:rFonts w:asciiTheme="minorHAnsi" w:hAnsiTheme="minorHAnsi" w:cstheme="minorHAnsi"/>
                <w:sz w:val="18"/>
                <w:szCs w:val="18"/>
                <w:lang w:val="en-US"/>
              </w:rPr>
              <w:t>specificationsVolets</w:t>
            </w:r>
            <w:proofErr w:type="spellEnd"/>
            <w:r w:rsidR="00197CBF" w:rsidRPr="00E814FD">
              <w:rPr>
                <w:rFonts w:asciiTheme="minorHAnsi" w:hAnsiTheme="minorHAnsi" w:cstheme="minorHAnsi"/>
                <w:sz w:val="18"/>
                <w:szCs w:val="18"/>
                <w:lang w:val="en-US"/>
              </w:rPr>
              <w:t>\TLM :</w:t>
            </w:r>
            <w:proofErr w:type="gram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Entete_TLM-DA.sch</w:t>
            </w:r>
            <w:proofErr w:type="spellEnd"/>
            <w:r w:rsidR="00197CBF" w:rsidRPr="00E814FD">
              <w:rPr>
                <w:rFonts w:asciiTheme="minorHAnsi" w:hAnsiTheme="minorHAnsi" w:cstheme="minorHAnsi"/>
                <w:sz w:val="18"/>
                <w:szCs w:val="18"/>
                <w:lang w:val="en-US"/>
              </w:rPr>
              <w:t xml:space="preserve"> et </w:t>
            </w:r>
            <w:proofErr w:type="spellStart"/>
            <w:r w:rsidR="00197CBF" w:rsidRPr="00E814FD">
              <w:rPr>
                <w:rFonts w:asciiTheme="minorHAnsi" w:hAnsiTheme="minorHAnsi" w:cstheme="minorHAnsi"/>
                <w:sz w:val="18"/>
                <w:szCs w:val="18"/>
                <w:lang w:val="en-US"/>
              </w:rPr>
              <w:t>Entete_TLM-CR.sch</w:t>
            </w:r>
            <w:proofErr w:type="spellEnd"/>
          </w:p>
          <w:p w14:paraId="352A2B1E" w14:textId="77777777" w:rsidR="00C0749E" w:rsidRPr="00E814FD" w:rsidRDefault="00C0749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 quelques exemples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correction des </w:t>
            </w:r>
            <w:proofErr w:type="spellStart"/>
            <w:r w:rsidRPr="00E814FD">
              <w:rPr>
                <w:rFonts w:asciiTheme="minorHAnsi" w:hAnsiTheme="minorHAnsi" w:cstheme="minorHAnsi"/>
                <w:sz w:val="18"/>
                <w:szCs w:val="18"/>
              </w:rPr>
              <w:t>schématrons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DC4DB3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AVC_AUNV_v2.2.xml</w:t>
            </w:r>
          </w:p>
          <w:p w14:paraId="7419B09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AVC_SUNV_v2.2.xml</w:t>
            </w:r>
          </w:p>
          <w:p w14:paraId="189900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CNAM-HR_concertation_sans-info_V0.8.xml</w:t>
            </w:r>
          </w:p>
          <w:p w14:paraId="40C55D0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CNAM-HR_concertation_V0.8.xml</w:t>
            </w:r>
          </w:p>
          <w:p w14:paraId="6E8F136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DLU_DLU_v1.2.xml</w:t>
            </w:r>
          </w:p>
          <w:p w14:paraId="01E887A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DLU_FLUDR_v1.2.xml</w:t>
            </w:r>
          </w:p>
          <w:p w14:paraId="50A7CE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DLU_FLUDT_v1.2.xml</w:t>
            </w:r>
          </w:p>
          <w:p w14:paraId="50BA5714"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F-PRC_AVK_v1.4.xml</w:t>
            </w:r>
          </w:p>
          <w:p w14:paraId="17AB8A36"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F-PRC_PPV_v1.4.xml</w:t>
            </w:r>
          </w:p>
          <w:p w14:paraId="2AE1FB5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F-PRC_PSC_v1.4.xml</w:t>
            </w:r>
          </w:p>
          <w:p w14:paraId="3A73AAD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F-PRC_TAP_v1.4.xml</w:t>
            </w:r>
          </w:p>
          <w:p w14:paraId="026D03F3"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OBP_SAP_v1.2.xml</w:t>
            </w:r>
          </w:p>
          <w:p w14:paraId="2B3D239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OBP_SCM_v1.2.xml</w:t>
            </w:r>
          </w:p>
          <w:p w14:paraId="638B5F6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OBP_SNM_v1.2.xml</w:t>
            </w:r>
          </w:p>
          <w:p w14:paraId="74D7D37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PPS-PAERPA_v1.2.xml</w:t>
            </w:r>
          </w:p>
          <w:p w14:paraId="16D7C53C"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TLM-CR_v1.0.xml</w:t>
            </w:r>
          </w:p>
          <w:p w14:paraId="6EB65C58"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TLM-DA_v1.0.xml</w:t>
            </w:r>
          </w:p>
          <w:p w14:paraId="65019C18" w14:textId="77777777" w:rsidR="00C0749E" w:rsidRPr="00E814FD" w:rsidRDefault="00C0749E">
            <w:pPr>
              <w:pStyle w:val="Tableau"/>
              <w:numPr>
                <w:ilvl w:val="1"/>
                <w:numId w:val="14"/>
              </w:numPr>
              <w:rPr>
                <w:rFonts w:asciiTheme="minorHAnsi" w:hAnsiTheme="minorHAnsi" w:cstheme="minorHAnsi"/>
                <w:sz w:val="18"/>
                <w:szCs w:val="18"/>
                <w:lang w:val="it-IT"/>
              </w:rPr>
            </w:pPr>
            <w:r w:rsidRPr="00E814FD">
              <w:rPr>
                <w:rFonts w:asciiTheme="minorHAnsi" w:hAnsiTheme="minorHAnsi" w:cstheme="minorHAnsi"/>
                <w:sz w:val="18"/>
                <w:szCs w:val="18"/>
                <w:lang w:val="it-IT"/>
              </w:rPr>
              <w:t>TLM-DA_v1.0_anamnèse-non-structurée.xml</w:t>
            </w:r>
          </w:p>
          <w:p w14:paraId="09CE35F0"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VAC_v3.1.xml</w:t>
            </w:r>
          </w:p>
          <w:p w14:paraId="46F7FD4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VSM_v1.4.xml</w:t>
            </w:r>
          </w:p>
        </w:tc>
      </w:tr>
      <w:tr w:rsidR="004E34E7" w:rsidRPr="00E814FD" w14:paraId="26D21412" w14:textId="77777777" w:rsidTr="0052735B">
        <w:tc>
          <w:tcPr>
            <w:tcW w:w="1182" w:type="dxa"/>
            <w:vAlign w:val="center"/>
          </w:tcPr>
          <w:p w14:paraId="77F24BA7" w14:textId="77777777" w:rsidR="004E34E7" w:rsidRPr="00E814FD" w:rsidRDefault="004E34E7"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18/05/2020</w:t>
            </w:r>
          </w:p>
        </w:tc>
        <w:tc>
          <w:tcPr>
            <w:tcW w:w="935" w:type="dxa"/>
            <w:vAlign w:val="center"/>
          </w:tcPr>
          <w:p w14:paraId="254D4593" w14:textId="77777777" w:rsidR="004E34E7" w:rsidRPr="00E814FD" w:rsidRDefault="004E34E7"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V2.24</w:t>
            </w:r>
          </w:p>
        </w:tc>
        <w:tc>
          <w:tcPr>
            <w:tcW w:w="7689" w:type="dxa"/>
            <w:vAlign w:val="center"/>
          </w:tcPr>
          <w:p w14:paraId="2072CE47" w14:textId="77777777" w:rsidR="00B27B8C" w:rsidRPr="00E814FD" w:rsidRDefault="00B27B8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Mise à jour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publication du volet CNAM-HR V1.0</w:t>
            </w:r>
          </w:p>
          <w:p w14:paraId="6F604445" w14:textId="77777777" w:rsidR="004E34E7"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CNAM-HR_v2020.01.xml</w:t>
            </w:r>
          </w:p>
          <w:p w14:paraId="5B27FA09" w14:textId="77777777" w:rsidR="00B27B8C"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CNAM-HR_sans-info_v2020.01.xml</w:t>
            </w:r>
          </w:p>
          <w:p w14:paraId="27B0058F" w14:textId="77777777" w:rsidR="005D3AFB" w:rsidRPr="00E814FD" w:rsidRDefault="005D3AFB">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LDL</w:t>
            </w:r>
          </w:p>
        </w:tc>
      </w:tr>
      <w:tr w:rsidR="00B07CFE" w:rsidRPr="00E814FD" w14:paraId="316559C5" w14:textId="77777777" w:rsidTr="0052735B">
        <w:tc>
          <w:tcPr>
            <w:tcW w:w="1182" w:type="dxa"/>
            <w:vAlign w:val="center"/>
          </w:tcPr>
          <w:p w14:paraId="6458B733" w14:textId="77777777" w:rsidR="00B07CFE" w:rsidRPr="00E814FD" w:rsidRDefault="000278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09/06/2020</w:t>
            </w:r>
          </w:p>
        </w:tc>
        <w:tc>
          <w:tcPr>
            <w:tcW w:w="935" w:type="dxa"/>
            <w:vAlign w:val="center"/>
          </w:tcPr>
          <w:p w14:paraId="3A79165D" w14:textId="77777777" w:rsidR="00B07CFE" w:rsidRPr="00E814FD" w:rsidRDefault="00B07CFE"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V2.25</w:t>
            </w:r>
          </w:p>
        </w:tc>
        <w:tc>
          <w:tcPr>
            <w:tcW w:w="7689" w:type="dxa"/>
            <w:vAlign w:val="center"/>
          </w:tcPr>
          <w:p w14:paraId="525BCAC5"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SDM-MR V2020.02</w:t>
            </w:r>
          </w:p>
          <w:p w14:paraId="267ED15E" w14:textId="77777777" w:rsidR="00B07CFE" w:rsidRPr="00E814FD" w:rsidRDefault="00B07CF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fichier exemple SDM_MR_v2020.02 pour ajouter la version du modèle dans le </w:t>
            </w:r>
            <w:proofErr w:type="spellStart"/>
            <w:r w:rsidRPr="00E814FD">
              <w:rPr>
                <w:rFonts w:asciiTheme="minorHAnsi" w:hAnsiTheme="minorHAnsi" w:cstheme="minorHAnsi"/>
                <w:sz w:val="18"/>
                <w:szCs w:val="18"/>
              </w:rPr>
              <w:t>templateId</w:t>
            </w:r>
            <w:proofErr w:type="spellEnd"/>
            <w:r w:rsidRPr="00E814FD">
              <w:rPr>
                <w:rFonts w:asciiTheme="minorHAnsi" w:hAnsiTheme="minorHAnsi" w:cstheme="minorHAnsi"/>
                <w:sz w:val="18"/>
                <w:szCs w:val="18"/>
              </w:rPr>
              <w:t xml:space="preserve"> 1.2.250.1.213.1.1.1.30</w:t>
            </w:r>
            <w:r w:rsidR="00027866" w:rsidRPr="00E814FD">
              <w:rPr>
                <w:rFonts w:asciiTheme="minorHAnsi" w:hAnsiTheme="minorHAnsi" w:cstheme="minorHAnsi"/>
                <w:sz w:val="18"/>
                <w:szCs w:val="18"/>
              </w:rPr>
              <w:t xml:space="preserve"> (extension)</w:t>
            </w:r>
          </w:p>
          <w:p w14:paraId="6A32C8E8"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39524A3E" w14:textId="77777777" w:rsidR="00110B63" w:rsidRPr="00E814FD" w:rsidRDefault="00110B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CI-</w:t>
            </w:r>
            <w:proofErr w:type="spellStart"/>
            <w:r w:rsidRPr="00E814FD">
              <w:rPr>
                <w:rFonts w:asciiTheme="minorHAnsi" w:hAnsiTheme="minorHAnsi" w:cstheme="minorHAnsi"/>
                <w:sz w:val="18"/>
                <w:szCs w:val="18"/>
              </w:rPr>
              <w:t>SIS_VSM.sch</w:t>
            </w:r>
            <w:proofErr w:type="spellEnd"/>
            <w:r w:rsidRPr="00E814FD">
              <w:rPr>
                <w:rFonts w:asciiTheme="minorHAnsi" w:hAnsiTheme="minorHAnsi" w:cstheme="minorHAnsi"/>
                <w:sz w:val="18"/>
                <w:szCs w:val="18"/>
              </w:rPr>
              <w:t xml:space="preserve"> (schematrons) pour supprimer le contrôle de la section Traitement au long court qui est déjà réalisé dans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S_traitementAuLongCours_ASIP.sch</w:t>
            </w:r>
            <w:proofErr w:type="spellEnd"/>
            <w:r w:rsidRPr="00E814FD">
              <w:rPr>
                <w:rFonts w:asciiTheme="minorHAnsi" w:hAnsiTheme="minorHAnsi" w:cstheme="minorHAnsi"/>
                <w:sz w:val="18"/>
                <w:szCs w:val="18"/>
              </w:rPr>
              <w:t xml:space="preserve">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\sections)</w:t>
            </w:r>
          </w:p>
          <w:p w14:paraId="24F6FDD3"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lastRenderedPageBreak/>
              <w:t>Pour SCE v2020.01</w:t>
            </w:r>
          </w:p>
          <w:p w14:paraId="32743E34" w14:textId="77777777" w:rsidR="006B68F5"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exemples CSE </w:t>
            </w:r>
            <w:proofErr w:type="gramStart"/>
            <w:r w:rsidRPr="00E814FD">
              <w:rPr>
                <w:rFonts w:asciiTheme="minorHAnsi" w:hAnsiTheme="minorHAnsi" w:cstheme="minorHAnsi"/>
                <w:sz w:val="18"/>
                <w:szCs w:val="18"/>
              </w:rPr>
              <w:t>suite à évolutions</w:t>
            </w:r>
            <w:proofErr w:type="gramEnd"/>
            <w:r w:rsidRPr="00E814FD">
              <w:rPr>
                <w:rFonts w:asciiTheme="minorHAnsi" w:hAnsiTheme="minorHAnsi" w:cstheme="minorHAnsi"/>
                <w:sz w:val="18"/>
                <w:szCs w:val="18"/>
              </w:rPr>
              <w:t xml:space="preserve"> demandées par la DGOS.</w:t>
            </w:r>
          </w:p>
          <w:p w14:paraId="30830D5C" w14:textId="77777777" w:rsidR="00110B63"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JDV_causeAccidentDom_CSE.sch</w:t>
            </w:r>
            <w:proofErr w:type="spellEnd"/>
            <w:r w:rsidRPr="00E814FD">
              <w:rPr>
                <w:rFonts w:asciiTheme="minorHAnsi" w:hAnsiTheme="minorHAnsi" w:cstheme="minorHAnsi"/>
                <w:sz w:val="18"/>
                <w:szCs w:val="18"/>
              </w:rPr>
              <w:t xml:space="preserve">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\CSE) qui va contrôler le code contenu dans code et plus dans value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correction des entrées Problème des CSE (remplacement de la sous-entrée Problème qui n</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est pas autorisée dans une entrée Problème pour les causes par une sous-entrée Simple observation. Le code de la cause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accident domestique ou du motif d</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hospitalisation est porté par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élément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code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et plus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value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EA44C4D" w14:textId="77777777" w:rsidR="00FF0CE6" w:rsidRPr="00E814FD" w:rsidRDefault="00FF0CE6">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E_eatingSleeping_CSE.sch</w:t>
            </w:r>
            <w:proofErr w:type="spellEnd"/>
            <w:r w:rsidRPr="00E814FD">
              <w:rPr>
                <w:rFonts w:asciiTheme="minorHAnsi" w:hAnsiTheme="minorHAnsi" w:cstheme="minorHAnsi"/>
                <w:sz w:val="18"/>
                <w:szCs w:val="18"/>
              </w:rPr>
              <w:t xml:space="preserve">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specificationsVolets</w:t>
            </w:r>
            <w:proofErr w:type="spellEnd"/>
            <w:r w:rsidRPr="00E814FD">
              <w:rPr>
                <w:rFonts w:asciiTheme="minorHAnsi" w:hAnsiTheme="minorHAnsi" w:cstheme="minorHAnsi"/>
                <w:sz w:val="18"/>
                <w:szCs w:val="18"/>
              </w:rPr>
              <w:t xml:space="preserve">\CSE)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création de la nouvelle section Allergies et intolérances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allergie alimentaire (uniquement CS24).</w:t>
            </w:r>
          </w:p>
          <w:p w14:paraId="7010038E" w14:textId="77777777" w:rsidR="00C26E2E" w:rsidRPr="00E814FD" w:rsidRDefault="00C26E2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CI-SIS_CSE_CS8.sch, CI-SIS_CSE_CS9.sch et CI-SIS_CSE_CS24.sch pour ajouter le contrôle de présence des sections obligatoires.</w:t>
            </w:r>
          </w:p>
        </w:tc>
      </w:tr>
      <w:tr w:rsidR="00BD0E85" w:rsidRPr="00E814FD" w14:paraId="27461AB4" w14:textId="77777777" w:rsidTr="0052735B">
        <w:tc>
          <w:tcPr>
            <w:tcW w:w="1182" w:type="dxa"/>
            <w:vAlign w:val="center"/>
          </w:tcPr>
          <w:p w14:paraId="1831A5B9" w14:textId="77777777" w:rsidR="00BD0E85" w:rsidRPr="00E814FD" w:rsidRDefault="00A03249"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03/11/2020</w:t>
            </w:r>
          </w:p>
        </w:tc>
        <w:tc>
          <w:tcPr>
            <w:tcW w:w="935" w:type="dxa"/>
            <w:vAlign w:val="center"/>
          </w:tcPr>
          <w:p w14:paraId="43AF64CD" w14:textId="77777777" w:rsidR="00BD0E85" w:rsidRPr="00E814FD" w:rsidRDefault="00DB21C5"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w:t>
            </w:r>
            <w:r w:rsidR="004D3F6A" w:rsidRPr="00E814FD">
              <w:rPr>
                <w:rFonts w:asciiTheme="minorHAnsi" w:hAnsiTheme="minorHAnsi" w:cstheme="minorHAnsi"/>
                <w:sz w:val="18"/>
                <w:szCs w:val="18"/>
              </w:rPr>
              <w:t>2</w:t>
            </w:r>
            <w:r w:rsidRPr="00E814FD">
              <w:rPr>
                <w:rFonts w:asciiTheme="minorHAnsi" w:hAnsiTheme="minorHAnsi" w:cstheme="minorHAnsi"/>
                <w:sz w:val="18"/>
                <w:szCs w:val="18"/>
              </w:rPr>
              <w:t>6</w:t>
            </w:r>
          </w:p>
        </w:tc>
        <w:tc>
          <w:tcPr>
            <w:tcW w:w="7689" w:type="dxa"/>
            <w:vAlign w:val="center"/>
          </w:tcPr>
          <w:p w14:paraId="3ABAE7F6" w14:textId="77777777" w:rsidR="00BD0E85" w:rsidRPr="00E814FD" w:rsidRDefault="00BD0E85" w:rsidP="00BD0E85">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2F6199E4" w14:textId="77777777" w:rsidR="00BD0E85" w:rsidRPr="00E814FD" w:rsidRDefault="00BD0E8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exemple pour mettre à jour des libellés de profession/spécialité de PS</w:t>
            </w:r>
          </w:p>
          <w:p w14:paraId="4E598B48" w14:textId="77777777" w:rsidR="00BD0E85" w:rsidRPr="00E814FD" w:rsidRDefault="00BD0E85"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LDL-EES et LDL-SES</w:t>
            </w:r>
          </w:p>
          <w:p w14:paraId="5C411F9F" w14:textId="77777777" w:rsidR="00BD0E85" w:rsidRPr="00E814FD" w:rsidRDefault="00BD0E85">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Modification </w:t>
            </w:r>
            <w:r w:rsidR="004170AF" w:rsidRPr="00E814FD">
              <w:rPr>
                <w:rFonts w:asciiTheme="minorHAnsi" w:hAnsiTheme="minorHAnsi" w:cstheme="minorHAnsi"/>
                <w:sz w:val="18"/>
                <w:szCs w:val="18"/>
              </w:rPr>
              <w:t xml:space="preserve">des </w:t>
            </w:r>
            <w:r w:rsidRPr="00E814FD">
              <w:rPr>
                <w:rFonts w:asciiTheme="minorHAnsi" w:hAnsiTheme="minorHAnsi" w:cstheme="minorHAnsi"/>
                <w:sz w:val="18"/>
                <w:szCs w:val="18"/>
              </w:rPr>
              <w:t>exemples pour</w:t>
            </w:r>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mettre à jour des libellés de profession/spécialité de PS et ajouter </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1</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 devant le FINESS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HEGP.</w:t>
            </w:r>
          </w:p>
          <w:p w14:paraId="49670821" w14:textId="77777777" w:rsidR="00585CBF" w:rsidRPr="00E814FD" w:rsidRDefault="00734DA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Modification des </w:t>
            </w:r>
            <w:proofErr w:type="spellStart"/>
            <w:r w:rsidRPr="00E814FD">
              <w:rPr>
                <w:rFonts w:asciiTheme="minorHAnsi" w:hAnsiTheme="minorHAnsi" w:cstheme="minorHAnsi"/>
                <w:sz w:val="18"/>
                <w:szCs w:val="18"/>
              </w:rPr>
              <w:t>OIDs</w:t>
            </w:r>
            <w:proofErr w:type="spellEnd"/>
            <w:r w:rsidRPr="00E814FD">
              <w:rPr>
                <w:rFonts w:asciiTheme="minorHAnsi" w:hAnsiTheme="minorHAnsi" w:cstheme="minorHAnsi"/>
                <w:sz w:val="18"/>
                <w:szCs w:val="18"/>
              </w:rPr>
              <w:t xml:space="preserve"> pour les DM (utilisation des </w:t>
            </w:r>
            <w:proofErr w:type="spellStart"/>
            <w:r w:rsidRPr="00E814FD">
              <w:rPr>
                <w:rFonts w:asciiTheme="minorHAnsi" w:hAnsiTheme="minorHAnsi" w:cstheme="minorHAnsi"/>
                <w:sz w:val="18"/>
                <w:szCs w:val="18"/>
              </w:rPr>
              <w:t>OIDs</w:t>
            </w:r>
            <w:proofErr w:type="spellEnd"/>
            <w:r w:rsidRPr="00E814FD">
              <w:rPr>
                <w:rFonts w:asciiTheme="minorHAnsi" w:hAnsiTheme="minorHAnsi" w:cstheme="minorHAnsi"/>
                <w:sz w:val="18"/>
                <w:szCs w:val="18"/>
              </w:rPr>
              <w:t xml:space="preserve"> de test)</w:t>
            </w:r>
          </w:p>
          <w:p w14:paraId="10AFAD03" w14:textId="77777777" w:rsidR="00585CBF" w:rsidRPr="00E814FD" w:rsidRDefault="00585CBF" w:rsidP="00585CBF">
            <w:pPr>
              <w:pStyle w:val="Tableau"/>
              <w:rPr>
                <w:rFonts w:asciiTheme="minorHAnsi" w:hAnsiTheme="minorHAnsi" w:cstheme="minorHAnsi"/>
                <w:b/>
                <w:sz w:val="18"/>
                <w:szCs w:val="18"/>
              </w:rPr>
            </w:pPr>
            <w:r w:rsidRPr="00E814FD">
              <w:rPr>
                <w:rFonts w:asciiTheme="minorHAnsi" w:hAnsiTheme="minorHAnsi" w:cstheme="minorHAnsi"/>
                <w:b/>
                <w:sz w:val="18"/>
                <w:szCs w:val="18"/>
              </w:rPr>
              <w:t>Pour les autres documents</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3E8D0975" w14:textId="77777777" w:rsidR="00585CBF" w:rsidRPr="00E814FD" w:rsidRDefault="00585CBF">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Amélioration mise en forme des exemples</w:t>
            </w:r>
          </w:p>
          <w:p w14:paraId="43B09E47" w14:textId="77777777" w:rsidR="00A03249" w:rsidRPr="00E814FD" w:rsidRDefault="00A03249" w:rsidP="00A03249">
            <w:pPr>
              <w:pStyle w:val="Tableau"/>
              <w:rPr>
                <w:rFonts w:asciiTheme="minorHAnsi" w:hAnsiTheme="minorHAnsi" w:cstheme="minorHAnsi"/>
                <w:sz w:val="18"/>
                <w:szCs w:val="18"/>
              </w:rPr>
            </w:pPr>
          </w:p>
          <w:p w14:paraId="69B4DC49" w14:textId="77777777" w:rsidR="008B58DE" w:rsidRPr="00E814FD" w:rsidRDefault="008B58DE" w:rsidP="008B58DE">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 xml:space="preserve">: </w:t>
            </w:r>
          </w:p>
          <w:p w14:paraId="5A73DC32" w14:textId="77777777" w:rsidR="008B58DE" w:rsidRPr="00E814FD" w:rsidRDefault="008B58D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headers.xsl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pour afficher le commentaire sur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auteur (qui est dans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functionCode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originalText</w:t>
            </w:r>
            <w:proofErr w:type="spellEnd"/>
            <w:r w:rsidRPr="00E814FD">
              <w:rPr>
                <w:rFonts w:asciiTheme="minorHAnsi" w:hAnsiTheme="minorHAnsi" w:cstheme="minorHAnsi"/>
                <w:sz w:val="18"/>
                <w:szCs w:val="18"/>
              </w:rPr>
              <w:t>)</w:t>
            </w:r>
          </w:p>
          <w:p w14:paraId="29D357C9" w14:textId="77777777" w:rsidR="00D36F4D" w:rsidRPr="00E814FD" w:rsidRDefault="00D36F4D">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cda.css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des styles des tableaux pour le corps des documents</w:t>
            </w:r>
          </w:p>
          <w:p w14:paraId="2BDB89E5"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cda_asip.xsl et utility.xsl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modifiés pour ne plus afficher la table de matières dans les documents non structurés et pour afficher le </w:t>
            </w:r>
            <w:proofErr w:type="spellStart"/>
            <w:r w:rsidRPr="00E814FD">
              <w:rPr>
                <w:rFonts w:asciiTheme="minorHAnsi" w:hAnsiTheme="minorHAnsi" w:cstheme="minorHAnsi"/>
                <w:sz w:val="18"/>
                <w:szCs w:val="18"/>
              </w:rPr>
              <w:t>suffix</w:t>
            </w:r>
            <w:proofErr w:type="spellEnd"/>
            <w:r w:rsidRPr="00E814FD">
              <w:rPr>
                <w:rFonts w:asciiTheme="minorHAnsi" w:hAnsiTheme="minorHAnsi" w:cstheme="minorHAnsi"/>
                <w:sz w:val="18"/>
                <w:szCs w:val="18"/>
              </w:rPr>
              <w:t xml:space="preserve"> si présent ou le </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dans le nom des personnes.</w:t>
            </w:r>
          </w:p>
          <w:p w14:paraId="2045E1CC" w14:textId="77777777" w:rsidR="008B58DE" w:rsidRPr="00E814FD" w:rsidRDefault="009E1A47" w:rsidP="008B58DE">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Schématrons</w:t>
            </w:r>
            <w:proofErr w:type="spellEnd"/>
          </w:p>
          <w:p w14:paraId="33F40D27" w14:textId="77777777" w:rsidR="00A03249"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4A953EE"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JDV_administrativeGenderCode.sch</w:t>
            </w:r>
            <w:proofErr w:type="spellEnd"/>
            <w:r w:rsidRPr="00E814FD">
              <w:rPr>
                <w:rFonts w:asciiTheme="minorHAnsi" w:hAnsiTheme="minorHAnsi" w:cstheme="minorHAnsi"/>
                <w:sz w:val="18"/>
                <w:szCs w:val="18"/>
              </w:rPr>
              <w:t xml:space="preserve">, </w:t>
            </w:r>
          </w:p>
          <w:p w14:paraId="5F05A53B"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JDV_authorFunctionCode.sch</w:t>
            </w:r>
            <w:proofErr w:type="spellEnd"/>
            <w:r w:rsidRPr="00E814FD">
              <w:rPr>
                <w:rFonts w:asciiTheme="minorHAnsi" w:hAnsiTheme="minorHAnsi" w:cstheme="minorHAnsi"/>
                <w:sz w:val="18"/>
                <w:szCs w:val="18"/>
              </w:rPr>
              <w:t xml:space="preserve">, </w:t>
            </w:r>
          </w:p>
          <w:p w14:paraId="76A0A51E"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JDV_participantFunctionCode.sch</w:t>
            </w:r>
            <w:proofErr w:type="spellEnd"/>
          </w:p>
          <w:p w14:paraId="0BEB6431"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JDV_substanceAdministration_approachSiteCode.sch</w:t>
            </w:r>
            <w:proofErr w:type="spellEnd"/>
          </w:p>
          <w:p w14:paraId="606F5BAE" w14:textId="77777777" w:rsidR="008E306F" w:rsidRPr="00E814FD" w:rsidRDefault="00590FD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r w:rsidR="008E306F" w:rsidRPr="00E814FD">
              <w:rPr>
                <w:rFonts w:asciiTheme="minorHAnsi" w:hAnsiTheme="minorHAnsi" w:cstheme="minorHAnsi"/>
                <w:sz w:val="18"/>
                <w:szCs w:val="18"/>
              </w:rPr>
              <w:t xml:space="preserve">des </w:t>
            </w:r>
            <w:proofErr w:type="spellStart"/>
            <w:r w:rsidR="008E306F" w:rsidRPr="00E814FD">
              <w:rPr>
                <w:rFonts w:asciiTheme="minorHAnsi" w:hAnsiTheme="minorHAnsi" w:cstheme="minorHAnsi"/>
                <w:sz w:val="18"/>
                <w:szCs w:val="18"/>
              </w:rPr>
              <w:t>schématrons</w:t>
            </w:r>
            <w:proofErr w:type="spellEnd"/>
            <w:r w:rsidR="008E306F" w:rsidRPr="00E814FD">
              <w:rPr>
                <w:rFonts w:asciiTheme="minorHAnsi" w:hAnsiTheme="minorHAnsi" w:cstheme="minorHAnsi"/>
                <w:sz w:val="18"/>
                <w:szCs w:val="18"/>
              </w:rPr>
              <w:t xml:space="preserve"> de JDV génériques suivants  </w:t>
            </w:r>
          </w:p>
          <w:p w14:paraId="2B1CFEAD" w14:textId="77777777" w:rsidR="009E1A47" w:rsidRPr="00E814FD" w:rsidRDefault="00590FD5">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JDV_authorSpecialty.sch</w:t>
            </w:r>
            <w:proofErr w:type="spellEnd"/>
            <w:r w:rsidRPr="00E814FD">
              <w:rPr>
                <w:rFonts w:asciiTheme="minorHAnsi" w:hAnsiTheme="minorHAnsi" w:cstheme="minorHAnsi"/>
                <w:sz w:val="18"/>
                <w:szCs w:val="18"/>
              </w:rPr>
              <w:t xml:space="preserve"> pour le rendre générique (et donc ne pas le limiter l’en-tête)</w:t>
            </w:r>
          </w:p>
          <w:p w14:paraId="1262EBDF" w14:textId="77777777" w:rsidR="00583CFA" w:rsidRPr="00E814FD" w:rsidRDefault="00583CF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JDV_ClinicalStatusCodes.sch</w:t>
            </w:r>
            <w:proofErr w:type="spellEnd"/>
            <w:r w:rsidRPr="00E814FD">
              <w:rPr>
                <w:rFonts w:asciiTheme="minorHAnsi" w:hAnsiTheme="minorHAnsi" w:cstheme="minorHAnsi"/>
                <w:sz w:val="18"/>
                <w:szCs w:val="18"/>
              </w:rPr>
              <w:t xml:space="preserve"> pour le rendre générique</w:t>
            </w:r>
          </w:p>
          <w:p w14:paraId="77FF8640" w14:textId="77777777" w:rsidR="008E306F" w:rsidRPr="00E814FD" w:rsidRDefault="00D96E2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Suppression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r w:rsidR="008E306F" w:rsidRPr="00E814FD">
              <w:rPr>
                <w:rFonts w:asciiTheme="minorHAnsi" w:hAnsiTheme="minorHAnsi" w:cstheme="minorHAnsi"/>
                <w:sz w:val="18"/>
                <w:szCs w:val="18"/>
              </w:rPr>
              <w:t>de JDV génériques 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20CE46F4" w14:textId="77777777" w:rsidR="00D96E2B" w:rsidRPr="00E814FD" w:rsidRDefault="00D96E2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JDV_participationType.sch</w:t>
            </w:r>
            <w:proofErr w:type="spellEnd"/>
            <w:r w:rsidRPr="00E814FD">
              <w:rPr>
                <w:rFonts w:asciiTheme="minorHAnsi" w:hAnsiTheme="minorHAnsi" w:cstheme="minorHAnsi"/>
                <w:sz w:val="18"/>
                <w:szCs w:val="18"/>
              </w:rPr>
              <w:t xml:space="preserve">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car le participant/</w:t>
            </w:r>
            <w:proofErr w:type="spellStart"/>
            <w:r w:rsidRPr="00E814FD">
              <w:rPr>
                <w:rFonts w:asciiTheme="minorHAnsi" w:hAnsiTheme="minorHAnsi" w:cstheme="minorHAnsi"/>
                <w:sz w:val="18"/>
                <w:szCs w:val="18"/>
              </w:rPr>
              <w:t>typecode</w:t>
            </w:r>
            <w:proofErr w:type="spellEnd"/>
            <w:r w:rsidRPr="00E814FD">
              <w:rPr>
                <w:rFonts w:asciiTheme="minorHAnsi" w:hAnsiTheme="minorHAnsi" w:cstheme="minorHAnsi"/>
                <w:sz w:val="18"/>
                <w:szCs w:val="18"/>
              </w:rPr>
              <w:t xml:space="preserve"> est contrôlé par le schéma CDA</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implique aussi la suppression de l’abstract </w:t>
            </w:r>
            <w:proofErr w:type="spellStart"/>
            <w:r w:rsidRPr="00E814FD">
              <w:rPr>
                <w:rFonts w:asciiTheme="minorHAnsi" w:hAnsiTheme="minorHAnsi" w:cstheme="minorHAnsi"/>
                <w:sz w:val="18"/>
                <w:szCs w:val="18"/>
              </w:rPr>
              <w:t>dansTypeCode.sch</w:t>
            </w:r>
            <w:proofErr w:type="spellEnd"/>
            <w:r w:rsidRPr="00E814FD">
              <w:rPr>
                <w:rFonts w:asciiTheme="minorHAnsi" w:hAnsiTheme="minorHAnsi" w:cstheme="minorHAnsi"/>
                <w:sz w:val="18"/>
                <w:szCs w:val="18"/>
              </w:rPr>
              <w:t xml:space="preserve"> (schematrons\abstract) et la modification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CI-</w:t>
            </w:r>
            <w:proofErr w:type="spellStart"/>
            <w:r w:rsidRPr="00E814FD">
              <w:rPr>
                <w:rFonts w:asciiTheme="minorHAnsi" w:hAnsiTheme="minorHAnsi" w:cstheme="minorHAnsi"/>
                <w:sz w:val="18"/>
                <w:szCs w:val="18"/>
              </w:rPr>
              <w:t>SIS_StructurationMinimale.sch</w:t>
            </w:r>
            <w:proofErr w:type="spellEnd"/>
            <w:r w:rsidRPr="00E814FD">
              <w:rPr>
                <w:rFonts w:asciiTheme="minorHAnsi" w:hAnsiTheme="minorHAnsi" w:cstheme="minorHAnsi"/>
                <w:sz w:val="18"/>
                <w:szCs w:val="18"/>
              </w:rPr>
              <w:t xml:space="preserve"> pour supprimer l’appel</w:t>
            </w:r>
            <w:r w:rsidR="008E306F" w:rsidRPr="00E814FD">
              <w:rPr>
                <w:rFonts w:asciiTheme="minorHAnsi" w:hAnsiTheme="minorHAnsi" w:cstheme="minorHAnsi"/>
                <w:sz w:val="18"/>
                <w:szCs w:val="18"/>
              </w:rPr>
              <w:t xml:space="preserve"> (voir ci-dessous)</w:t>
            </w:r>
          </w:p>
          <w:p w14:paraId="2484C24E"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nom du répertoire </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\FRCP en </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\FRCP-2015 (en prévision de la création d’un nouveau répertoire pour la nouvelle version)</w:t>
            </w:r>
          </w:p>
          <w:p w14:paraId="141EDEA4" w14:textId="77777777" w:rsidR="008E306F"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Suppression</w:t>
            </w:r>
            <w:r w:rsidR="00F01CE6" w:rsidRPr="00E814FD">
              <w:rPr>
                <w:rFonts w:asciiTheme="minorHAnsi" w:hAnsiTheme="minorHAnsi" w:cstheme="minorHAnsi"/>
                <w:sz w:val="18"/>
                <w:szCs w:val="18"/>
              </w:rPr>
              <w:t xml:space="preserve"> de</w:t>
            </w:r>
            <w:r w:rsidR="008E306F" w:rsidRPr="00E814FD">
              <w:rPr>
                <w:rFonts w:asciiTheme="minorHAnsi" w:hAnsiTheme="minorHAnsi" w:cstheme="minorHAnsi"/>
                <w:sz w:val="18"/>
                <w:szCs w:val="18"/>
              </w:rPr>
              <w:t xml:space="preserve">s </w:t>
            </w:r>
            <w:proofErr w:type="spellStart"/>
            <w:r w:rsidR="008E306F" w:rsidRPr="00E814FD">
              <w:rPr>
                <w:rFonts w:asciiTheme="minorHAnsi" w:hAnsiTheme="minorHAnsi" w:cstheme="minorHAnsi"/>
                <w:sz w:val="18"/>
                <w:szCs w:val="18"/>
              </w:rPr>
              <w:t>schématrons</w:t>
            </w:r>
            <w:proofErr w:type="spellEnd"/>
            <w:r w:rsidR="008E306F" w:rsidRPr="00E814FD">
              <w:rPr>
                <w:rFonts w:asciiTheme="minorHAnsi" w:hAnsiTheme="minorHAnsi" w:cstheme="minorHAnsi"/>
                <w:sz w:val="18"/>
                <w:szCs w:val="18"/>
              </w:rPr>
              <w:t xml:space="preserve"> </w:t>
            </w:r>
            <w:r w:rsidR="00F01CE6" w:rsidRPr="00E814FD">
              <w:rPr>
                <w:rFonts w:asciiTheme="minorHAnsi" w:hAnsiTheme="minorHAnsi" w:cstheme="minorHAnsi"/>
                <w:sz w:val="18"/>
                <w:szCs w:val="18"/>
              </w:rPr>
              <w:t xml:space="preserve">abstract </w:t>
            </w:r>
            <w:r w:rsidR="008E306F" w:rsidRPr="00E814FD">
              <w:rPr>
                <w:rFonts w:asciiTheme="minorHAnsi" w:hAnsiTheme="minorHAnsi" w:cstheme="minorHAnsi"/>
                <w:sz w:val="18"/>
                <w:szCs w:val="18"/>
              </w:rPr>
              <w:t>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7F4FE4CF" w14:textId="77777777" w:rsidR="00F01CE6" w:rsidRPr="00E814FD" w:rsidRDefault="00F01CE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personName20110627.sch (qui n’est pas utilisé) et </w:t>
            </w:r>
            <w:r w:rsidR="008E306F" w:rsidRPr="00E814FD">
              <w:rPr>
                <w:rFonts w:asciiTheme="minorHAnsi" w:hAnsiTheme="minorHAnsi" w:cstheme="minorHAnsi"/>
                <w:sz w:val="18"/>
                <w:szCs w:val="18"/>
              </w:rPr>
              <w:t xml:space="preserve">suppression </w:t>
            </w:r>
            <w:r w:rsidRPr="00E814FD">
              <w:rPr>
                <w:rFonts w:asciiTheme="minorHAnsi" w:hAnsiTheme="minorHAnsi" w:cstheme="minorHAnsi"/>
                <w:sz w:val="18"/>
                <w:szCs w:val="18"/>
              </w:rPr>
              <w:t xml:space="preserve">de cet abstract dans tous 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des documents</w:t>
            </w:r>
          </w:p>
          <w:p w14:paraId="3709D1FC" w14:textId="77777777" w:rsidR="008E306F" w:rsidRPr="00E814FD" w:rsidRDefault="008E306F">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dansTypeCode.sch</w:t>
            </w:r>
            <w:proofErr w:type="spellEnd"/>
            <w:r w:rsidRPr="00E814FD">
              <w:rPr>
                <w:rFonts w:asciiTheme="minorHAnsi" w:hAnsiTheme="minorHAnsi" w:cstheme="minorHAnsi"/>
                <w:sz w:val="18"/>
                <w:szCs w:val="18"/>
              </w:rPr>
              <w:t xml:space="preserve"> (qui n’est pas utile) et suppression de cet abstract dans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SIS_StructurationMinimale.sch</w:t>
            </w:r>
            <w:proofErr w:type="spellEnd"/>
          </w:p>
          <w:p w14:paraId="0EC982E5" w14:textId="77777777" w:rsidR="0069022A" w:rsidRPr="00E814FD" w:rsidRDefault="0069022A">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JDV spécifiques à l’en-tête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3AF5691"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JDV_authenticatorSpecialty.sch</w:t>
            </w:r>
            <w:proofErr w:type="spellEnd"/>
            <w:r w:rsidRPr="00E814FD">
              <w:rPr>
                <w:rFonts w:asciiTheme="minorHAnsi" w:hAnsiTheme="minorHAnsi" w:cstheme="minorHAnsi"/>
                <w:sz w:val="18"/>
                <w:szCs w:val="18"/>
              </w:rPr>
              <w:t xml:space="preserve">, </w:t>
            </w:r>
          </w:p>
          <w:p w14:paraId="5898EE89"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JDV_componentOfResponsibleSpecialty.sch</w:t>
            </w:r>
            <w:proofErr w:type="spellEnd"/>
            <w:r w:rsidRPr="00E814FD">
              <w:rPr>
                <w:rFonts w:asciiTheme="minorHAnsi" w:hAnsiTheme="minorHAnsi" w:cstheme="minorHAnsi"/>
                <w:sz w:val="18"/>
                <w:szCs w:val="18"/>
              </w:rPr>
              <w:t>,</w:t>
            </w:r>
          </w:p>
          <w:p w14:paraId="7E03F341"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JDV_healthcareFacilityTypeCode.sch</w:t>
            </w:r>
            <w:proofErr w:type="spellEnd"/>
            <w:r w:rsidRPr="00E814FD">
              <w:rPr>
                <w:rFonts w:asciiTheme="minorHAnsi" w:hAnsiTheme="minorHAnsi" w:cstheme="minorHAnsi"/>
                <w:sz w:val="18"/>
                <w:szCs w:val="18"/>
              </w:rPr>
              <w:t>,</w:t>
            </w:r>
          </w:p>
          <w:p w14:paraId="7897FD9F"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JDV_informantRelatedEntityCode.sch</w:t>
            </w:r>
            <w:proofErr w:type="spellEnd"/>
            <w:r w:rsidRPr="00E814FD">
              <w:rPr>
                <w:rFonts w:asciiTheme="minorHAnsi" w:hAnsiTheme="minorHAnsi" w:cstheme="minorHAnsi"/>
                <w:sz w:val="18"/>
                <w:szCs w:val="18"/>
              </w:rPr>
              <w:t>,</w:t>
            </w:r>
          </w:p>
          <w:p w14:paraId="79E9A416"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JDV_legalAuthenticatorSpecialty.sch</w:t>
            </w:r>
            <w:proofErr w:type="spellEnd"/>
            <w:r w:rsidRPr="00E814FD">
              <w:rPr>
                <w:rFonts w:asciiTheme="minorHAnsi" w:hAnsiTheme="minorHAnsi" w:cstheme="minorHAnsi"/>
                <w:sz w:val="18"/>
                <w:szCs w:val="18"/>
              </w:rPr>
              <w:t>,</w:t>
            </w:r>
          </w:p>
          <w:p w14:paraId="1348CC6B"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JDV_typeCode.sch</w:t>
            </w:r>
            <w:proofErr w:type="spellEnd"/>
          </w:p>
          <w:p w14:paraId="6AD6D20D" w14:textId="77777777" w:rsidR="0069022A" w:rsidRPr="00E814FD" w:rsidRDefault="0069022A" w:rsidP="0069022A">
            <w:pPr>
              <w:pStyle w:val="Tableau"/>
              <w:ind w:left="708"/>
              <w:rPr>
                <w:rFonts w:asciiTheme="minorHAnsi" w:hAnsiTheme="minorHAnsi" w:cstheme="minorHAnsi"/>
                <w:sz w:val="18"/>
                <w:szCs w:val="18"/>
              </w:rPr>
            </w:pPr>
            <w:proofErr w:type="gramStart"/>
            <w:r w:rsidRPr="00E814FD">
              <w:rPr>
                <w:rFonts w:asciiTheme="minorHAnsi" w:hAnsiTheme="minorHAnsi" w:cstheme="minorHAnsi"/>
                <w:sz w:val="18"/>
                <w:szCs w:val="18"/>
              </w:rPr>
              <w:t>et</w:t>
            </w:r>
            <w:proofErr w:type="gramEnd"/>
            <w:r w:rsidRPr="00E814FD">
              <w:rPr>
                <w:rFonts w:asciiTheme="minorHAnsi" w:hAnsiTheme="minorHAnsi" w:cstheme="minorHAnsi"/>
                <w:sz w:val="18"/>
                <w:szCs w:val="18"/>
              </w:rPr>
              <w:t xml:space="preserve"> du répertoire les contenant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\en-tête)</w:t>
            </w:r>
          </w:p>
          <w:p w14:paraId="4E452ADE" w14:textId="77777777" w:rsidR="008E306F"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Modification d</w:t>
            </w:r>
            <w:r w:rsidR="008E306F" w:rsidRPr="00E814FD">
              <w:rPr>
                <w:rFonts w:asciiTheme="minorHAnsi" w:hAnsiTheme="minorHAnsi" w:cstheme="minorHAnsi"/>
                <w:sz w:val="18"/>
                <w:szCs w:val="18"/>
              </w:rPr>
              <w:t>es</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schématron</w:t>
            </w:r>
            <w:r w:rsidR="008E306F" w:rsidRPr="00E814FD">
              <w:rPr>
                <w:rFonts w:asciiTheme="minorHAnsi" w:hAnsiTheme="minorHAnsi" w:cstheme="minorHAnsi"/>
                <w:sz w:val="18"/>
                <w:szCs w:val="18"/>
              </w:rPr>
              <w:t>s</w:t>
            </w:r>
            <w:proofErr w:type="spellEnd"/>
            <w:r w:rsidR="008E306F" w:rsidRPr="00E814FD">
              <w:rPr>
                <w:rFonts w:asciiTheme="minorHAnsi" w:hAnsiTheme="minorHAnsi" w:cstheme="minorHAnsi"/>
                <w:sz w:val="18"/>
                <w:szCs w:val="18"/>
              </w:rPr>
              <w:t xml:space="preserve"> suivants</w:t>
            </w:r>
            <w:r w:rsidRPr="00E814FD">
              <w:rPr>
                <w:rFonts w:asciiTheme="minorHAnsi" w:hAnsiTheme="minorHAnsi" w:cstheme="minorHAnsi"/>
                <w:sz w:val="18"/>
                <w:szCs w:val="18"/>
              </w:rPr>
              <w:t xml:space="preserve"> </w:t>
            </w:r>
          </w:p>
          <w:p w14:paraId="4E8A6116" w14:textId="77777777" w:rsidR="00FE7F46" w:rsidRPr="00E814FD" w:rsidRDefault="00FE7F46">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ER_severity_int.sch</w:t>
            </w:r>
            <w:proofErr w:type="spellEnd"/>
            <w:r w:rsidRPr="00E814FD">
              <w:rPr>
                <w:rFonts w:asciiTheme="minorHAnsi" w:hAnsiTheme="minorHAnsi" w:cstheme="minorHAnsi"/>
                <w:sz w:val="18"/>
                <w:szCs w:val="18"/>
              </w:rPr>
              <w:t xml:space="preserve"> pour supprimer un JDV qui n’est pas obligatoire</w:t>
            </w:r>
          </w:p>
          <w:p w14:paraId="2DBB6C0D" w14:textId="77777777" w:rsidR="00FE7F46" w:rsidRPr="00E814FD" w:rsidRDefault="00FE7F46">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Entete_FLUDR_FLUDT</w:t>
            </w:r>
            <w:proofErr w:type="spellEnd"/>
            <w:r w:rsidRPr="00E814FD">
              <w:rPr>
                <w:rFonts w:asciiTheme="minorHAnsi" w:hAnsiTheme="minorHAnsi" w:cstheme="minorHAnsi"/>
                <w:sz w:val="18"/>
                <w:szCs w:val="18"/>
              </w:rPr>
              <w:t xml:space="preserve"> pour </w:t>
            </w:r>
            <w:r w:rsidR="008E306F" w:rsidRPr="00E814FD">
              <w:rPr>
                <w:rFonts w:asciiTheme="minorHAnsi" w:hAnsiTheme="minorHAnsi" w:cstheme="minorHAnsi"/>
                <w:sz w:val="18"/>
                <w:szCs w:val="18"/>
              </w:rPr>
              <w:t>supprimer le</w:t>
            </w:r>
            <w:r w:rsidRPr="00E814FD">
              <w:rPr>
                <w:rFonts w:asciiTheme="minorHAnsi" w:hAnsiTheme="minorHAnsi" w:cstheme="minorHAnsi"/>
                <w:sz w:val="18"/>
                <w:szCs w:val="18"/>
              </w:rPr>
              <w:t xml:space="preserve"> contrôle sur informant</w:t>
            </w:r>
          </w:p>
          <w:p w14:paraId="0A2CE726" w14:textId="77777777" w:rsidR="00FE7F46"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sections et entrées D2LM</w:t>
            </w:r>
          </w:p>
          <w:p w14:paraId="77AC47A9" w14:textId="77777777" w:rsidR="00FE7F46" w:rsidRPr="00E814FD" w:rsidRDefault="008B62E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IHE.sch</w:t>
            </w:r>
            <w:proofErr w:type="spellEnd"/>
            <w:r w:rsidRPr="00E814FD">
              <w:rPr>
                <w:rFonts w:asciiTheme="minorHAnsi" w:hAnsiTheme="minorHAnsi" w:cstheme="minorHAnsi"/>
                <w:sz w:val="18"/>
                <w:szCs w:val="18"/>
              </w:rPr>
              <w:t xml:space="preserve"> pour ajouter les section et entrées du profil IHE PRE</w:t>
            </w:r>
          </w:p>
        </w:tc>
      </w:tr>
      <w:tr w:rsidR="0052735B" w:rsidRPr="00E814FD" w14:paraId="0852CB48" w14:textId="77777777" w:rsidTr="0052735B">
        <w:tc>
          <w:tcPr>
            <w:tcW w:w="1182" w:type="dxa"/>
            <w:vAlign w:val="center"/>
          </w:tcPr>
          <w:p w14:paraId="477B2C0E" w14:textId="77777777" w:rsidR="0052735B" w:rsidRPr="00E814FD" w:rsidRDefault="005273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07/12/2020</w:t>
            </w:r>
          </w:p>
        </w:tc>
        <w:tc>
          <w:tcPr>
            <w:tcW w:w="935" w:type="dxa"/>
            <w:vAlign w:val="center"/>
          </w:tcPr>
          <w:p w14:paraId="5B55E58F" w14:textId="77777777" w:rsidR="0052735B" w:rsidRPr="00E814FD" w:rsidRDefault="0052735B"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V2.27</w:t>
            </w:r>
          </w:p>
        </w:tc>
        <w:tc>
          <w:tcPr>
            <w:tcW w:w="7689" w:type="dxa"/>
            <w:vAlign w:val="center"/>
          </w:tcPr>
          <w:p w14:paraId="09547BF0" w14:textId="77777777" w:rsidR="0052735B" w:rsidRPr="00E814FD" w:rsidRDefault="0052735B" w:rsidP="0052735B">
            <w:pPr>
              <w:pStyle w:val="Tableau"/>
              <w:rPr>
                <w:rFonts w:asciiTheme="minorHAnsi" w:hAnsiTheme="minorHAnsi" w:cstheme="minorHAnsi"/>
                <w:b/>
                <w:sz w:val="18"/>
                <w:szCs w:val="18"/>
              </w:rPr>
            </w:pPr>
            <w:r w:rsidRPr="00E814FD">
              <w:rPr>
                <w:rFonts w:asciiTheme="minorHAnsi" w:hAnsiTheme="minorHAnsi" w:cstheme="minorHAnsi"/>
                <w:b/>
                <w:sz w:val="18"/>
                <w:szCs w:val="18"/>
              </w:rPr>
              <w:t>Pour CSE</w:t>
            </w:r>
          </w:p>
          <w:p w14:paraId="092369A0" w14:textId="77777777" w:rsidR="0052735B" w:rsidRPr="00E814FD" w:rsidRDefault="0052735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Remplacement du </w:t>
            </w:r>
            <w:proofErr w:type="spellStart"/>
            <w:r w:rsidRPr="00E814FD">
              <w:rPr>
                <w:rFonts w:asciiTheme="minorHAnsi" w:hAnsiTheme="minorHAnsi" w:cstheme="minorHAnsi"/>
                <w:sz w:val="18"/>
                <w:szCs w:val="18"/>
              </w:rPr>
              <w:t>JDV_ImmunizationCode</w:t>
            </w:r>
            <w:proofErr w:type="spellEnd"/>
            <w:r w:rsidRPr="00E814FD">
              <w:rPr>
                <w:rFonts w:asciiTheme="minorHAnsi" w:hAnsiTheme="minorHAnsi" w:cstheme="minorHAnsi"/>
                <w:sz w:val="18"/>
                <w:szCs w:val="18"/>
              </w:rPr>
              <w:t>-CISIS (1.2.250.1.213.1.1.5.12) par le JDV_HL7_ActSubstanceAdministrationImmunizationCode-CISIS (2.16.840.1.113883.1.11.19709)</w:t>
            </w:r>
          </w:p>
          <w:p w14:paraId="2E97E4E2" w14:textId="77777777" w:rsidR="0052735B" w:rsidRPr="00E814FD" w:rsidRDefault="0052735B" w:rsidP="0052735B">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Schématrons</w:t>
            </w:r>
            <w:proofErr w:type="spellEnd"/>
          </w:p>
          <w:p w14:paraId="14349011" w14:textId="77777777" w:rsidR="0052735B" w:rsidRPr="00E814FD" w:rsidRDefault="0052735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F87871C"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JDV_actSubstanceAdministrationImmunizationCode.sch</w:t>
            </w:r>
            <w:proofErr w:type="spellEnd"/>
          </w:p>
          <w:p w14:paraId="4D571A15"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JDV_observationIntoleranceType.sch</w:t>
            </w:r>
            <w:proofErr w:type="spellEnd"/>
          </w:p>
          <w:p w14:paraId="21907A76"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JDV_substanceAdministration_ImmunizationRouteCodes.sch</w:t>
            </w:r>
            <w:proofErr w:type="spellEnd"/>
          </w:p>
          <w:p w14:paraId="3EB6CABF"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JDV_substanceAdministration_RouteOfAdministration.sch</w:t>
            </w:r>
            <w:proofErr w:type="spellEnd"/>
          </w:p>
          <w:p w14:paraId="058CDEFA"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JDV_vitalSignCode.sch</w:t>
            </w:r>
            <w:proofErr w:type="spellEnd"/>
          </w:p>
        </w:tc>
      </w:tr>
      <w:tr w:rsidR="008C34AB" w:rsidRPr="00E814FD" w14:paraId="4C2EC4F6" w14:textId="77777777" w:rsidTr="0052735B">
        <w:tc>
          <w:tcPr>
            <w:tcW w:w="1182" w:type="dxa"/>
            <w:vAlign w:val="center"/>
          </w:tcPr>
          <w:p w14:paraId="6B4D2DF2" w14:textId="77777777" w:rsidR="008C34AB"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15/01/2021</w:t>
            </w:r>
          </w:p>
        </w:tc>
        <w:tc>
          <w:tcPr>
            <w:tcW w:w="935" w:type="dxa"/>
            <w:vAlign w:val="center"/>
          </w:tcPr>
          <w:p w14:paraId="0AE87DE0" w14:textId="77777777" w:rsidR="008C34AB" w:rsidRPr="00E814FD" w:rsidRDefault="008C34AB"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V2.28</w:t>
            </w:r>
          </w:p>
        </w:tc>
        <w:tc>
          <w:tcPr>
            <w:tcW w:w="7689" w:type="dxa"/>
            <w:vAlign w:val="center"/>
          </w:tcPr>
          <w:p w14:paraId="1431AFA7"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Modification des </w:t>
            </w:r>
            <w:proofErr w:type="spellStart"/>
            <w:r w:rsidRPr="00E814FD">
              <w:rPr>
                <w:rFonts w:asciiTheme="minorHAnsi" w:hAnsiTheme="minorHAnsi" w:cstheme="minorHAnsi"/>
                <w:b/>
                <w:sz w:val="18"/>
                <w:szCs w:val="18"/>
              </w:rPr>
              <w:t>schématrons</w:t>
            </w:r>
            <w:proofErr w:type="spellEnd"/>
            <w:r w:rsidRPr="00E814FD">
              <w:rPr>
                <w:rFonts w:asciiTheme="minorHAnsi" w:hAnsiTheme="minorHAnsi" w:cstheme="minorHAnsi"/>
                <w:b/>
                <w:sz w:val="18"/>
                <w:szCs w:val="18"/>
              </w:rPr>
              <w:t xml:space="preserve"> </w:t>
            </w:r>
            <w:proofErr w:type="gramStart"/>
            <w:r w:rsidRPr="00E814FD">
              <w:rPr>
                <w:rFonts w:asciiTheme="minorHAnsi" w:hAnsiTheme="minorHAnsi" w:cstheme="minorHAnsi"/>
                <w:b/>
                <w:sz w:val="18"/>
                <w:szCs w:val="18"/>
              </w:rPr>
              <w:t>suite à</w:t>
            </w:r>
            <w:proofErr w:type="gramEnd"/>
            <w:r w:rsidRPr="00E814FD">
              <w:rPr>
                <w:rFonts w:asciiTheme="minorHAnsi" w:hAnsiTheme="minorHAnsi" w:cstheme="minorHAnsi"/>
                <w:b/>
                <w:sz w:val="18"/>
                <w:szCs w:val="18"/>
              </w:rPr>
              <w:t xml:space="preserve"> publication de la nouvelle version du volet Structuration minimale des documents de santé V1.7</w:t>
            </w:r>
          </w:p>
          <w:p w14:paraId="512C52C3"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proofErr w:type="spellStart"/>
            <w:r w:rsidRPr="00E814FD">
              <w:rPr>
                <w:rFonts w:asciiTheme="minorHAnsi" w:hAnsiTheme="minorHAnsi" w:cstheme="minorHAnsi"/>
                <w:sz w:val="18"/>
                <w:szCs w:val="18"/>
              </w:rPr>
              <w:t>shematrons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recordTarget_fr.sch</w:t>
            </w:r>
            <w:proofErr w:type="spellEnd"/>
            <w:r w:rsidRPr="00E814FD">
              <w:rPr>
                <w:rFonts w:asciiTheme="minorHAnsi" w:hAnsiTheme="minorHAnsi" w:cstheme="minorHAnsi"/>
                <w:sz w:val="18"/>
                <w:szCs w:val="18"/>
              </w:rPr>
              <w:t xml:space="preserve"> en supprimant les contrôles sur la présence obligatoire des deux éléments « </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 xml:space="preserve"> » et « </w:t>
            </w:r>
            <w:proofErr w:type="spellStart"/>
            <w:r w:rsidRPr="00E814FD">
              <w:rPr>
                <w:rFonts w:asciiTheme="minorHAnsi" w:hAnsiTheme="minorHAnsi" w:cstheme="minorHAnsi"/>
                <w:sz w:val="18"/>
                <w:szCs w:val="18"/>
              </w:rPr>
              <w:t>telecom</w:t>
            </w:r>
            <w:proofErr w:type="spellEnd"/>
            <w:r w:rsidRPr="00E814FD">
              <w:rPr>
                <w:rFonts w:asciiTheme="minorHAnsi" w:hAnsiTheme="minorHAnsi" w:cstheme="minorHAnsi"/>
                <w:sz w:val="18"/>
                <w:szCs w:val="18"/>
              </w:rPr>
              <w:t xml:space="preserve"> »</w:t>
            </w:r>
          </w:p>
          <w:p w14:paraId="2C6FEC6A"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JDV_authorFunctionCode.sch</w:t>
            </w:r>
            <w:r w:rsidRPr="00E814FD">
              <w:rPr>
                <w:rFonts w:asciiTheme="minorHAnsi" w:hAnsiTheme="minorHAnsi" w:cstheme="minorHAnsi"/>
                <w:sz w:val="18"/>
                <w:szCs w:val="18"/>
              </w:rPr>
              <w:t xml:space="preserve"> 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abstractAuthorFunctionCode.sch</w:t>
            </w:r>
            <w:proofErr w:type="spellEnd"/>
            <w:r w:rsidRPr="00E814FD">
              <w:rPr>
                <w:rFonts w:asciiTheme="minorHAnsi" w:hAnsiTheme="minorHAnsi" w:cstheme="minorHAnsi"/>
                <w:sz w:val="18"/>
                <w:szCs w:val="18"/>
              </w:rPr>
              <w:t xml:space="preserve"> qui contrôle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functionCode</w:t>
            </w:r>
            <w:proofErr w:type="spellEnd"/>
            <w:r w:rsidRPr="00E814FD">
              <w:rPr>
                <w:rFonts w:asciiTheme="minorHAnsi" w:hAnsiTheme="minorHAnsi" w:cstheme="minorHAnsi"/>
                <w:sz w:val="18"/>
                <w:szCs w:val="18"/>
              </w:rPr>
              <w:t xml:space="preserve"> est issue d’une des 3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5CCD75B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512A24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58C8459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1622263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/en-tête/</w:t>
            </w:r>
            <w:proofErr w:type="spellStart"/>
            <w:r w:rsidRPr="00E814FD">
              <w:rPr>
                <w:rFonts w:asciiTheme="minorHAnsi" w:hAnsiTheme="minorHAnsi" w:cstheme="minorHAnsi"/>
                <w:b/>
                <w:sz w:val="18"/>
                <w:szCs w:val="18"/>
              </w:rPr>
              <w:t>JDV_authorSpecialty.sch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 xml:space="preserve">/abstract/ </w:t>
            </w:r>
            <w:proofErr w:type="spellStart"/>
            <w:r w:rsidRPr="00E814FD">
              <w:rPr>
                <w:rFonts w:asciiTheme="minorHAnsi" w:hAnsiTheme="minorHAnsi" w:cstheme="minorHAnsi"/>
                <w:b/>
                <w:sz w:val="18"/>
                <w:szCs w:val="18"/>
              </w:rPr>
              <w:t>abstractAuthorSpecialty.sch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assignedAuthor</w:t>
            </w:r>
            <w:proofErr w:type="spellEnd"/>
            <w:r w:rsidRPr="00E814FD">
              <w:rPr>
                <w:rFonts w:asciiTheme="minorHAnsi" w:hAnsiTheme="minorHAnsi" w:cstheme="minorHAnsi"/>
                <w:sz w:val="18"/>
                <w:szCs w:val="18"/>
              </w:rPr>
              <w:t xml:space="preserve">/code est issue d’une des 6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3721EC7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2B7895A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C12D3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0949DF67"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20C217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566CFB7E"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DF8F734"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/en-tête/</w:t>
            </w:r>
            <w:proofErr w:type="spellStart"/>
            <w:r w:rsidRPr="00E814FD">
              <w:rPr>
                <w:rFonts w:asciiTheme="minorHAnsi" w:hAnsiTheme="minorHAnsi" w:cstheme="minorHAnsi"/>
                <w:b/>
                <w:sz w:val="18"/>
                <w:szCs w:val="18"/>
              </w:rPr>
              <w:t>assignedAuthor_fr.sch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cardinalité de l’élément </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w:t>
            </w:r>
            <w:proofErr w:type="gramStart"/>
            <w:r w:rsidRPr="00E814FD">
              <w:rPr>
                <w:rFonts w:asciiTheme="minorHAnsi" w:hAnsiTheme="minorHAnsi" w:cstheme="minorHAnsi"/>
                <w:sz w:val="18"/>
                <w:szCs w:val="18"/>
              </w:rPr>
              <w:t>0..</w:t>
            </w:r>
            <w:proofErr w:type="gramEnd"/>
            <w:r w:rsidRPr="00E814FD">
              <w:rPr>
                <w:rFonts w:asciiTheme="minorHAnsi" w:hAnsiTheme="minorHAnsi" w:cstheme="minorHAnsi"/>
                <w:sz w:val="18"/>
                <w:szCs w:val="18"/>
              </w:rPr>
              <w:t xml:space="preserve">1] et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assignedPerson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issue de la nouvelle TRE créée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433044FB"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2DD328C7"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 xml:space="preserve">t si la cardinalité de l’élément </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w:t>
            </w:r>
            <w:proofErr w:type="gramStart"/>
            <w:r w:rsidR="008C34AB" w:rsidRPr="00E814FD">
              <w:rPr>
                <w:rFonts w:asciiTheme="minorHAnsi" w:hAnsiTheme="minorHAnsi" w:cstheme="minorHAnsi"/>
                <w:sz w:val="18"/>
                <w:szCs w:val="18"/>
              </w:rPr>
              <w:t>0..</w:t>
            </w:r>
            <w:proofErr w:type="gramEnd"/>
            <w:r w:rsidR="008C34AB" w:rsidRPr="00E814FD">
              <w:rPr>
                <w:rFonts w:asciiTheme="minorHAnsi" w:hAnsiTheme="minorHAnsi" w:cstheme="minorHAnsi"/>
                <w:sz w:val="18"/>
                <w:szCs w:val="18"/>
              </w:rPr>
              <w:t xml:space="preserve">1] et si la valeur de </w:t>
            </w:r>
            <w:proofErr w:type="spellStart"/>
            <w:r w:rsidR="008C34AB" w:rsidRPr="00E814FD">
              <w:rPr>
                <w:rFonts w:asciiTheme="minorHAnsi" w:hAnsiTheme="minorHAnsi" w:cstheme="minorHAnsi"/>
                <w:sz w:val="18"/>
                <w:szCs w:val="18"/>
              </w:rPr>
              <w:t>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assignedPerson</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name</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issue de la nouvelle TRE créée dans le répertoire </w:t>
            </w:r>
            <w:proofErr w:type="spellStart"/>
            <w:r w:rsidR="008C34AB"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18D01ABC"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029E59D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/en-tête/ </w:t>
            </w:r>
            <w:proofErr w:type="spellStart"/>
            <w:r w:rsidRPr="00E814FD">
              <w:rPr>
                <w:rFonts w:asciiTheme="minorHAnsi" w:hAnsiTheme="minorHAnsi" w:cstheme="minorHAnsi"/>
                <w:b/>
                <w:sz w:val="18"/>
                <w:szCs w:val="18"/>
              </w:rPr>
              <w:t>JDV_informantRelatedEntityCode.sch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abstractInformantRelatedEntityCode</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qui contrôle si la valeur de informant/</w:t>
            </w:r>
            <w:proofErr w:type="spellStart"/>
            <w:r w:rsidRPr="00E814FD">
              <w:rPr>
                <w:rFonts w:asciiTheme="minorHAnsi" w:hAnsiTheme="minorHAnsi" w:cstheme="minorHAnsi"/>
                <w:sz w:val="18"/>
                <w:szCs w:val="18"/>
              </w:rPr>
              <w:t>relatedEntity</w:t>
            </w:r>
            <w:proofErr w:type="spellEnd"/>
            <w:r w:rsidRPr="00E814FD">
              <w:rPr>
                <w:rFonts w:asciiTheme="minorHAnsi" w:hAnsiTheme="minorHAnsi" w:cstheme="minorHAnsi"/>
                <w:sz w:val="18"/>
                <w:szCs w:val="18"/>
              </w:rPr>
              <w:t xml:space="preserve">/code est issue d’une des 2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0FEA5CA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TRE_R216-HL7RoleCode</w:t>
            </w:r>
          </w:p>
          <w:p w14:paraId="2CF09B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TRE_R217-ProtectionJuridique</w:t>
            </w:r>
          </w:p>
          <w:p w14:paraId="258B715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informantRelatedEntity_fr.sch</w:t>
            </w:r>
            <w:proofErr w:type="spellEnd"/>
            <w:r w:rsidRPr="00E814FD">
              <w:rPr>
                <w:rFonts w:asciiTheme="minorHAnsi" w:hAnsiTheme="minorHAnsi" w:cstheme="minorHAnsi"/>
                <w:sz w:val="18"/>
                <w:szCs w:val="18"/>
              </w:rPr>
              <w:t xml:space="preserve"> en supprimant les contrôles sur la présence obligatoire des éléments « </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 xml:space="preserve"> » et « </w:t>
            </w:r>
            <w:proofErr w:type="spellStart"/>
            <w:r w:rsidRPr="00E814FD">
              <w:rPr>
                <w:rFonts w:asciiTheme="minorHAnsi" w:hAnsiTheme="minorHAnsi" w:cstheme="minorHAnsi"/>
                <w:sz w:val="18"/>
                <w:szCs w:val="18"/>
              </w:rPr>
              <w:t>telecom</w:t>
            </w:r>
            <w:proofErr w:type="spellEnd"/>
            <w:r w:rsidRPr="00E814FD">
              <w:rPr>
                <w:rFonts w:asciiTheme="minorHAnsi" w:hAnsiTheme="minorHAnsi" w:cstheme="minorHAnsi"/>
                <w:sz w:val="18"/>
                <w:szCs w:val="18"/>
              </w:rPr>
              <w:t> »</w:t>
            </w:r>
          </w:p>
          <w:p w14:paraId="71890F7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informationRecipient_fr.sch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pour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22447A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id », « </w:t>
            </w:r>
            <w:proofErr w:type="spellStart"/>
            <w:r w:rsidRPr="00E814FD">
              <w:rPr>
                <w:rFonts w:asciiTheme="minorHAnsi" w:hAnsiTheme="minorHAnsi" w:cstheme="minorHAnsi"/>
                <w:sz w:val="18"/>
                <w:szCs w:val="18"/>
              </w:rPr>
              <w:t>informationRecipient</w:t>
            </w:r>
            <w:proofErr w:type="spellEnd"/>
            <w:r w:rsidRPr="00E814FD">
              <w:rPr>
                <w:rFonts w:asciiTheme="minorHAnsi" w:hAnsiTheme="minorHAnsi" w:cstheme="minorHAnsi"/>
                <w:sz w:val="18"/>
                <w:szCs w:val="18"/>
              </w:rPr>
              <w:t xml:space="preserve"> » et « </w:t>
            </w:r>
            <w:proofErr w:type="spellStart"/>
            <w:r w:rsidRPr="00E814FD">
              <w:rPr>
                <w:rFonts w:asciiTheme="minorHAnsi" w:hAnsiTheme="minorHAnsi" w:cstheme="minorHAnsi"/>
                <w:sz w:val="18"/>
                <w:szCs w:val="18"/>
              </w:rPr>
              <w:t>informationRecipient</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 xml:space="preserve"> » </w:t>
            </w:r>
          </w:p>
          <w:p w14:paraId="34DD2397"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Ajouter</w:t>
            </w:r>
            <w:r w:rsidR="008C34AB" w:rsidRPr="00E814FD">
              <w:rPr>
                <w:rFonts w:asciiTheme="minorHAnsi" w:hAnsiTheme="minorHAnsi" w:cstheme="minorHAnsi"/>
                <w:sz w:val="18"/>
                <w:szCs w:val="18"/>
              </w:rPr>
              <w:t xml:space="preserve"> le contrôle sur l’élément « </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 [</w:t>
            </w:r>
            <w:proofErr w:type="gramStart"/>
            <w:r w:rsidR="008C34AB" w:rsidRPr="00E814FD">
              <w:rPr>
                <w:rFonts w:asciiTheme="minorHAnsi" w:hAnsiTheme="minorHAnsi" w:cstheme="minorHAnsi"/>
                <w:sz w:val="18"/>
                <w:szCs w:val="18"/>
              </w:rPr>
              <w:t>0..</w:t>
            </w:r>
            <w:proofErr w:type="gramEnd"/>
            <w:r w:rsidR="008C34AB" w:rsidRPr="00E814FD">
              <w:rPr>
                <w:rFonts w:asciiTheme="minorHAnsi" w:hAnsiTheme="minorHAnsi" w:cstheme="minorHAnsi"/>
                <w:sz w:val="18"/>
                <w:szCs w:val="18"/>
              </w:rPr>
              <w:t>1] et dont la valeur doit appartenir à la o</w:t>
            </w:r>
            <w:r w:rsidR="008C34AB" w:rsidRPr="00E814FD">
              <w:rPr>
                <w:rFonts w:asciiTheme="minorHAnsi" w:hAnsiTheme="minorHAnsi" w:cstheme="minorHAnsi"/>
                <w:sz w:val="18"/>
                <w:szCs w:val="18"/>
              </w:rPr>
              <w:tab/>
              <w:t>TRE_R11-CiviliteExercice</w:t>
            </w:r>
          </w:p>
          <w:p w14:paraId="22AB167F"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Ajouter</w:t>
            </w:r>
            <w:r w:rsidR="008C34AB" w:rsidRPr="00E814FD">
              <w:rPr>
                <w:rFonts w:asciiTheme="minorHAnsi" w:hAnsiTheme="minorHAnsi" w:cstheme="minorHAnsi"/>
                <w:sz w:val="18"/>
                <w:szCs w:val="18"/>
              </w:rPr>
              <w:t xml:space="preserve"> le contrôle sur l’élément « </w:t>
            </w:r>
            <w:proofErr w:type="spellStart"/>
            <w:r w:rsidR="008C34AB" w:rsidRPr="00E814FD">
              <w:rPr>
                <w:rFonts w:asciiTheme="minorHAnsi" w:hAnsiTheme="minorHAnsi" w:cstheme="minorHAnsi"/>
                <w:sz w:val="18"/>
                <w:szCs w:val="18"/>
              </w:rPr>
              <w:t>prefix</w:t>
            </w:r>
            <w:proofErr w:type="spellEnd"/>
            <w:r w:rsidR="008C34AB" w:rsidRPr="00E814FD">
              <w:rPr>
                <w:rFonts w:asciiTheme="minorHAnsi" w:hAnsiTheme="minorHAnsi" w:cstheme="minorHAnsi"/>
                <w:sz w:val="18"/>
                <w:szCs w:val="18"/>
              </w:rPr>
              <w:t> » dont la valeur doit appartenir à la TRE_R81-Civilite.</w:t>
            </w:r>
          </w:p>
          <w:p w14:paraId="188ADA4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Modifier les contrôles sur les cardinalités des éléments « </w:t>
            </w:r>
            <w:proofErr w:type="spellStart"/>
            <w:r w:rsidRPr="00E814FD">
              <w:rPr>
                <w:rFonts w:asciiTheme="minorHAnsi" w:hAnsiTheme="minorHAnsi" w:cstheme="minorHAnsi"/>
                <w:sz w:val="18"/>
                <w:szCs w:val="18"/>
              </w:rPr>
              <w:t>receivedOrganization</w:t>
            </w:r>
            <w:proofErr w:type="spellEnd"/>
            <w:r w:rsidRPr="00E814FD">
              <w:rPr>
                <w:rFonts w:asciiTheme="minorHAnsi" w:hAnsiTheme="minorHAnsi" w:cstheme="minorHAnsi"/>
                <w:sz w:val="18"/>
                <w:szCs w:val="18"/>
              </w:rPr>
              <w:t>/id » et « </w:t>
            </w:r>
            <w:proofErr w:type="spellStart"/>
            <w:r w:rsidRPr="00E814FD">
              <w:rPr>
                <w:rFonts w:asciiTheme="minorHAnsi" w:hAnsiTheme="minorHAnsi" w:cstheme="minorHAnsi"/>
                <w:sz w:val="18"/>
                <w:szCs w:val="18"/>
              </w:rPr>
              <w:t>receivedOrganization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 xml:space="preserve"> » </w:t>
            </w:r>
          </w:p>
          <w:p w14:paraId="21E4D553" w14:textId="77777777" w:rsidR="008C34AB" w:rsidRPr="00E814FD" w:rsidRDefault="008C34AB">
            <w:pPr>
              <w:pStyle w:val="Tableau"/>
              <w:numPr>
                <w:ilvl w:val="1"/>
                <w:numId w:val="15"/>
              </w:numPr>
              <w:rPr>
                <w:rFonts w:asciiTheme="minorHAnsi" w:hAnsiTheme="minorHAnsi" w:cstheme="minorHAnsi"/>
                <w:sz w:val="18"/>
                <w:szCs w:val="18"/>
              </w:rPr>
            </w:pPr>
          </w:p>
          <w:p w14:paraId="62D88A78"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JDV_participantFunctionCode.sch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abstractAuthorFunctionCode.sch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qui contrôle si la valeur de participant/</w:t>
            </w:r>
            <w:proofErr w:type="spellStart"/>
            <w:r w:rsidRPr="00E814FD">
              <w:rPr>
                <w:rFonts w:asciiTheme="minorHAnsi" w:hAnsiTheme="minorHAnsi" w:cstheme="minorHAnsi"/>
                <w:sz w:val="18"/>
                <w:szCs w:val="18"/>
              </w:rPr>
              <w:t>functionCode</w:t>
            </w:r>
            <w:proofErr w:type="spellEnd"/>
            <w:r w:rsidRPr="00E814FD">
              <w:rPr>
                <w:rFonts w:asciiTheme="minorHAnsi" w:hAnsiTheme="minorHAnsi" w:cstheme="minorHAnsi"/>
                <w:sz w:val="18"/>
                <w:szCs w:val="18"/>
              </w:rPr>
              <w:t xml:space="preserve"> est issue d’une des 3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28451C1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7E52CFC1"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49F90A8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7216FC1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JDV_participantAssociatedEntityCode.sch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abstractAuthorSpecialty.sch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qui contrôle si la valeur de participant/</w:t>
            </w:r>
            <w:proofErr w:type="spellStart"/>
            <w:r w:rsidRPr="00E814FD">
              <w:rPr>
                <w:rFonts w:asciiTheme="minorHAnsi" w:hAnsiTheme="minorHAnsi" w:cstheme="minorHAnsi"/>
                <w:sz w:val="18"/>
                <w:szCs w:val="18"/>
              </w:rPr>
              <w:t>associatedEntity</w:t>
            </w:r>
            <w:proofErr w:type="spellEnd"/>
            <w:r w:rsidRPr="00E814FD">
              <w:rPr>
                <w:rFonts w:asciiTheme="minorHAnsi" w:hAnsiTheme="minorHAnsi" w:cstheme="minorHAnsi"/>
                <w:sz w:val="18"/>
                <w:szCs w:val="18"/>
              </w:rPr>
              <w:t xml:space="preserve">/code est issue d’une des 6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76D11C7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F3F2BF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585CDD6"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39366C4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7E58C7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3C4B219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954DF6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/en-tête/ </w:t>
            </w:r>
            <w:proofErr w:type="spellStart"/>
            <w:r w:rsidRPr="00E814FD">
              <w:rPr>
                <w:rFonts w:asciiTheme="minorHAnsi" w:hAnsiTheme="minorHAnsi" w:cstheme="minorHAnsi"/>
                <w:b/>
                <w:sz w:val="18"/>
                <w:szCs w:val="18"/>
              </w:rPr>
              <w:t>associatedEntity_fr.sch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cardinalité de l’élément </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w:t>
            </w:r>
            <w:proofErr w:type="gramStart"/>
            <w:r w:rsidRPr="00E814FD">
              <w:rPr>
                <w:rFonts w:asciiTheme="minorHAnsi" w:hAnsiTheme="minorHAnsi" w:cstheme="minorHAnsi"/>
                <w:sz w:val="18"/>
                <w:szCs w:val="18"/>
              </w:rPr>
              <w:t>0..</w:t>
            </w:r>
            <w:proofErr w:type="gramEnd"/>
            <w:r w:rsidRPr="00E814FD">
              <w:rPr>
                <w:rFonts w:asciiTheme="minorHAnsi" w:hAnsiTheme="minorHAnsi" w:cstheme="minorHAnsi"/>
                <w:sz w:val="18"/>
                <w:szCs w:val="18"/>
              </w:rPr>
              <w:t xml:space="preserve">1] et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assignedPerson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issue de la nouvelle TRE créée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80B065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19FF6A50"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 xml:space="preserve">t si la cardinalité de l’élément </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w:t>
            </w:r>
            <w:proofErr w:type="gramStart"/>
            <w:r w:rsidR="008C34AB" w:rsidRPr="00E814FD">
              <w:rPr>
                <w:rFonts w:asciiTheme="minorHAnsi" w:hAnsiTheme="minorHAnsi" w:cstheme="minorHAnsi"/>
                <w:sz w:val="18"/>
                <w:szCs w:val="18"/>
              </w:rPr>
              <w:t>0..</w:t>
            </w:r>
            <w:proofErr w:type="gramEnd"/>
            <w:r w:rsidR="008C34AB" w:rsidRPr="00E814FD">
              <w:rPr>
                <w:rFonts w:asciiTheme="minorHAnsi" w:hAnsiTheme="minorHAnsi" w:cstheme="minorHAnsi"/>
                <w:sz w:val="18"/>
                <w:szCs w:val="18"/>
              </w:rPr>
              <w:t xml:space="preserve">1] et si la valeur de </w:t>
            </w:r>
            <w:proofErr w:type="spellStart"/>
            <w:r w:rsidR="008C34AB" w:rsidRPr="00E814FD">
              <w:rPr>
                <w:rFonts w:asciiTheme="minorHAnsi" w:hAnsiTheme="minorHAnsi" w:cstheme="minorHAnsi"/>
                <w:sz w:val="18"/>
                <w:szCs w:val="18"/>
              </w:rPr>
              <w:t>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assignedPerson</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name</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issue de la nouvelle TRE créée dans le répertoire </w:t>
            </w:r>
            <w:proofErr w:type="spellStart"/>
            <w:r w:rsidR="008C34AB"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769E3AB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2F3EFBB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JDV_standardIndustryClassCode.sch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abstractStandardIndustryClassCode.sch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valeur de assignedEntity/representedOrganization/standardIndustryClassCode/code est issue d’une des 2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1E4B336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5FF0E4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TRE_A01-CadreExercice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1.2.250.1.213.1.1.4.9</w:t>
            </w:r>
          </w:p>
          <w:p w14:paraId="64D33479"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schematrons\include\jeuxDeValeurs\en-tête/healthcareFacilityCode.sch qui fait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abstractHealthcareFacilityTypeCode.sch</w:t>
            </w:r>
            <w:proofErr w:type="spellEnd"/>
            <w:r w:rsidRPr="00E814FD">
              <w:rPr>
                <w:rFonts w:asciiTheme="minorHAnsi" w:hAnsiTheme="minorHAnsi" w:cstheme="minorHAnsi"/>
                <w:sz w:val="18"/>
                <w:szCs w:val="18"/>
              </w:rPr>
              <w:t xml:space="preserve"> qui contrôle si la valeur de componentOf/encompassingEncounter/location/healthCareFacility/code est issue de l’un des 2 TRE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590E3C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(1.2.250.1.213.1.1.4.6)</w:t>
            </w:r>
          </w:p>
          <w:p w14:paraId="727EBFE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TRE_R02-SecteurActivite (1.2.250.1.71.4.2.4)</w:t>
            </w:r>
          </w:p>
          <w:p w14:paraId="0395CC4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componentOf_fr.sch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pour modifier le contrôle de la cardinalité de l’élément « location »</w:t>
            </w:r>
          </w:p>
          <w:p w14:paraId="24C9957C"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schéma </w:t>
            </w:r>
            <w:proofErr w:type="spellStart"/>
            <w:r w:rsidRPr="00E814FD">
              <w:rPr>
                <w:rFonts w:asciiTheme="minorHAnsi" w:hAnsiTheme="minorHAnsi" w:cstheme="minorHAnsi"/>
                <w:b/>
                <w:sz w:val="18"/>
                <w:szCs w:val="18"/>
              </w:rPr>
              <w:t>processable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coreschemas</w:t>
            </w:r>
            <w:proofErr w:type="spellEnd"/>
            <w:r w:rsidRPr="00E814FD">
              <w:rPr>
                <w:rFonts w:asciiTheme="minorHAnsi" w:hAnsiTheme="minorHAnsi" w:cstheme="minorHAnsi"/>
                <w:b/>
                <w:sz w:val="18"/>
                <w:szCs w:val="18"/>
              </w:rPr>
              <w:t>/voc.xsd</w:t>
            </w:r>
            <w:r w:rsidRPr="00E814FD">
              <w:rPr>
                <w:rFonts w:asciiTheme="minorHAnsi" w:hAnsiTheme="minorHAnsi" w:cstheme="minorHAnsi"/>
                <w:sz w:val="18"/>
                <w:szCs w:val="18"/>
              </w:rPr>
              <w:t xml:space="preserve"> pour compléter la liste des valeurs autorisées pour l’élément </w:t>
            </w:r>
            <w:proofErr w:type="spellStart"/>
            <w:r w:rsidRPr="00E814FD">
              <w:rPr>
                <w:rFonts w:asciiTheme="minorHAnsi" w:hAnsiTheme="minorHAnsi" w:cstheme="minorHAnsi"/>
                <w:sz w:val="18"/>
                <w:szCs w:val="18"/>
              </w:rPr>
              <w:t>componentOf</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encompassingEncounter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encounterParticipant@typeCode</w:t>
            </w:r>
            <w:proofErr w:type="spellEnd"/>
          </w:p>
          <w:p w14:paraId="64786E8A" w14:textId="77777777" w:rsidR="008C34AB" w:rsidRPr="00E814FD" w:rsidRDefault="008C34AB" w:rsidP="008C34AB">
            <w:pPr>
              <w:pStyle w:val="Tableau"/>
              <w:rPr>
                <w:rFonts w:asciiTheme="minorHAnsi" w:hAnsiTheme="minorHAnsi" w:cstheme="minorHAnsi"/>
                <w:sz w:val="18"/>
                <w:szCs w:val="18"/>
              </w:rPr>
            </w:pPr>
          </w:p>
          <w:p w14:paraId="7B35A2AF"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Modification de la feuille de style </w:t>
            </w:r>
            <w:proofErr w:type="gramStart"/>
            <w:r w:rsidRPr="00E814FD">
              <w:rPr>
                <w:rFonts w:asciiTheme="minorHAnsi" w:hAnsiTheme="minorHAnsi" w:cstheme="minorHAnsi"/>
                <w:b/>
                <w:sz w:val="18"/>
                <w:szCs w:val="18"/>
              </w:rPr>
              <w:t>suite à</w:t>
            </w:r>
            <w:proofErr w:type="gramEnd"/>
            <w:r w:rsidRPr="00E814FD">
              <w:rPr>
                <w:rFonts w:asciiTheme="minorHAnsi" w:hAnsiTheme="minorHAnsi" w:cstheme="minorHAnsi"/>
                <w:b/>
                <w:sz w:val="18"/>
                <w:szCs w:val="18"/>
              </w:rPr>
              <w:t xml:space="preserve"> publication par HL7 d’un correctif pour corriger une faille de sécurité</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3AF0BC2"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Les paramètres de sécurité permettaient d’intégrer du contenu tel que des images de fichiers PDF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être rendus dans une </w:t>
            </w:r>
            <w:proofErr w:type="spellStart"/>
            <w:r w:rsidRPr="00E814FD">
              <w:rPr>
                <w:rFonts w:asciiTheme="minorHAnsi" w:hAnsiTheme="minorHAnsi" w:cstheme="minorHAnsi"/>
                <w:sz w:val="18"/>
                <w:szCs w:val="18"/>
              </w:rPr>
              <w:t>iframe</w:t>
            </w:r>
            <w:proofErr w:type="spellEnd"/>
            <w:r w:rsidRPr="00E814FD">
              <w:rPr>
                <w:rFonts w:asciiTheme="minorHAnsi" w:hAnsiTheme="minorHAnsi" w:cstheme="minorHAnsi"/>
                <w:sz w:val="18"/>
                <w:szCs w:val="18"/>
              </w:rPr>
              <w:t xml:space="preserve"> sans « </w:t>
            </w:r>
            <w:proofErr w:type="spellStart"/>
            <w:r w:rsidRPr="00E814FD">
              <w:rPr>
                <w:rFonts w:asciiTheme="minorHAnsi" w:hAnsiTheme="minorHAnsi" w:cstheme="minorHAnsi"/>
                <w:sz w:val="18"/>
                <w:szCs w:val="18"/>
              </w:rPr>
              <w:t>sandbox</w:t>
            </w:r>
            <w:proofErr w:type="spellEnd"/>
            <w:r w:rsidRPr="00E814FD">
              <w:rPr>
                <w:rFonts w:asciiTheme="minorHAnsi" w:hAnsiTheme="minorHAnsi" w:cstheme="minorHAnsi"/>
                <w:sz w:val="18"/>
                <w:szCs w:val="18"/>
              </w:rPr>
              <w:t> » active, créant ainsi une vulnérabilité à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insertion de contenu malveillant.</w:t>
            </w:r>
          </w:p>
          <w:p w14:paraId="7D62F8CD"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 xml:space="preserve">Correction appliquée dans le </w:t>
            </w:r>
            <w:r w:rsidRPr="00E814FD">
              <w:rPr>
                <w:rFonts w:asciiTheme="minorHAnsi" w:hAnsiTheme="minorHAnsi" w:cstheme="minorHAnsi"/>
                <w:b/>
                <w:sz w:val="18"/>
                <w:szCs w:val="18"/>
              </w:rPr>
              <w:t>fichier style.xsl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58EFBCD1"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 xml:space="preserve">Sécuriser une </w:t>
            </w:r>
            <w:proofErr w:type="spellStart"/>
            <w:r w:rsidRPr="00E814FD">
              <w:rPr>
                <w:rFonts w:asciiTheme="minorHAnsi" w:hAnsiTheme="minorHAnsi" w:cstheme="minorHAnsi"/>
                <w:sz w:val="18"/>
                <w:szCs w:val="18"/>
              </w:rPr>
              <w:t>iframe</w:t>
            </w:r>
            <w:proofErr w:type="spellEnd"/>
            <w:r w:rsidRPr="00E814FD">
              <w:rPr>
                <w:rFonts w:asciiTheme="minorHAnsi" w:hAnsiTheme="minorHAnsi" w:cstheme="minorHAnsi"/>
                <w:sz w:val="18"/>
                <w:szCs w:val="18"/>
              </w:rPr>
              <w:t xml:space="preserve"> avec l’attribut </w:t>
            </w:r>
            <w:proofErr w:type="spellStart"/>
            <w:r w:rsidRPr="00E814FD">
              <w:rPr>
                <w:rFonts w:asciiTheme="minorHAnsi" w:hAnsiTheme="minorHAnsi" w:cstheme="minorHAnsi"/>
                <w:sz w:val="18"/>
                <w:szCs w:val="18"/>
              </w:rPr>
              <w:t>sandbox</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avec ce plugin n’importe quel « </w:t>
            </w:r>
            <w:proofErr w:type="spellStart"/>
            <w:r w:rsidRPr="00E814FD">
              <w:rPr>
                <w:rFonts w:asciiTheme="minorHAnsi" w:hAnsiTheme="minorHAnsi" w:cstheme="minorHAnsi"/>
                <w:sz w:val="18"/>
                <w:szCs w:val="18"/>
              </w:rPr>
              <w:t>iframe</w:t>
            </w:r>
            <w:proofErr w:type="spellEnd"/>
            <w:r w:rsidRPr="00E814FD">
              <w:rPr>
                <w:rFonts w:asciiTheme="minorHAnsi" w:hAnsiTheme="minorHAnsi" w:cstheme="minorHAnsi"/>
                <w:sz w:val="18"/>
                <w:szCs w:val="18"/>
              </w:rPr>
              <w:t xml:space="preserve"> » est maintenant bac à sable. « </w:t>
            </w:r>
            <w:proofErr w:type="spellStart"/>
            <w:r w:rsidRPr="00E814FD">
              <w:rPr>
                <w:rFonts w:asciiTheme="minorHAnsi" w:hAnsiTheme="minorHAnsi" w:cstheme="minorHAnsi"/>
                <w:sz w:val="18"/>
                <w:szCs w:val="18"/>
              </w:rPr>
              <w:t>Sandboxed</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iframes</w:t>
            </w:r>
            <w:proofErr w:type="spellEnd"/>
            <w:r w:rsidRPr="00E814FD">
              <w:rPr>
                <w:rFonts w:asciiTheme="minorHAnsi" w:hAnsiTheme="minorHAnsi" w:cstheme="minorHAnsi"/>
                <w:sz w:val="18"/>
                <w:szCs w:val="18"/>
              </w:rPr>
              <w:t xml:space="preserve"> » permet au navigateur de refuser les plugins et un certain nombre d’autres choses qui rendent le rendu plus sûr. Ce plugin limite également ce qui peut être rendu.</w:t>
            </w:r>
          </w:p>
          <w:p w14:paraId="002B90F2"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lastRenderedPageBreak/>
              <w:t xml:space="preserve">Un nouveau paramètre </w:t>
            </w:r>
            <w:r w:rsidR="00573C49" w:rsidRPr="00E814FD">
              <w:rPr>
                <w:rFonts w:asciiTheme="minorHAnsi" w:hAnsiTheme="minorHAnsi" w:cstheme="minorHAnsi"/>
                <w:sz w:val="18"/>
                <w:szCs w:val="18"/>
              </w:rPr>
              <w:t>« </w:t>
            </w:r>
            <w:proofErr w:type="spellStart"/>
            <w:r w:rsidRPr="00E814FD">
              <w:rPr>
                <w:rFonts w:asciiTheme="minorHAnsi" w:hAnsiTheme="minorHAnsi" w:cstheme="minorHAnsi"/>
                <w:sz w:val="18"/>
                <w:szCs w:val="18"/>
              </w:rPr>
              <w:t>limit-pdf</w:t>
            </w:r>
            <w:proofErr w:type="spellEnd"/>
            <w:r w:rsidRPr="00E814FD">
              <w:rPr>
                <w:rFonts w:asciiTheme="minorHAnsi" w:hAnsiTheme="minorHAnsi" w:cstheme="minorHAnsi"/>
                <w:sz w:val="18"/>
                <w:szCs w:val="18"/>
              </w:rPr>
              <w:t xml:space="preserve"> » a été mis en œuvre. Si l’environnement veut autoriser le rendu </w:t>
            </w:r>
            <w:proofErr w:type="spellStart"/>
            <w:r w:rsidRPr="00E814FD">
              <w:rPr>
                <w:rFonts w:asciiTheme="minorHAnsi" w:hAnsiTheme="minorHAnsi" w:cstheme="minorHAnsi"/>
                <w:sz w:val="18"/>
                <w:szCs w:val="18"/>
              </w:rPr>
              <w:t>pdf</w:t>
            </w:r>
            <w:proofErr w:type="spellEnd"/>
            <w:r w:rsidRPr="00E814FD">
              <w:rPr>
                <w:rFonts w:asciiTheme="minorHAnsi" w:hAnsiTheme="minorHAnsi" w:cstheme="minorHAnsi"/>
                <w:sz w:val="18"/>
                <w:szCs w:val="18"/>
              </w:rPr>
              <w:t>, on peut définir ce paramètre en « non ». Ce paramètre est défini par défaut à « non » dans notre feuille de style.</w:t>
            </w:r>
          </w:p>
          <w:p w14:paraId="2264406C"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Notez que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attribut </w:t>
            </w:r>
            <w:proofErr w:type="spellStart"/>
            <w:r w:rsidRPr="00E814FD">
              <w:rPr>
                <w:rFonts w:asciiTheme="minorHAnsi" w:hAnsiTheme="minorHAnsi" w:cstheme="minorHAnsi"/>
                <w:sz w:val="18"/>
                <w:szCs w:val="18"/>
              </w:rPr>
              <w:t>sandbox</w:t>
            </w:r>
            <w:proofErr w:type="spellEnd"/>
            <w:r w:rsidRPr="00E814FD">
              <w:rPr>
                <w:rFonts w:asciiTheme="minorHAnsi" w:hAnsiTheme="minorHAnsi" w:cstheme="minorHAnsi"/>
                <w:sz w:val="18"/>
                <w:szCs w:val="18"/>
              </w:rPr>
              <w:t xml:space="preserve"> n</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est pas pris en charge avant Internet Explorer 9, donc pour éviter les contenus potentiellement dangereux dans les anciennes versions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Internet Explorer, un commutateur a été ajouté qui empêche complètement les </w:t>
            </w:r>
            <w:proofErr w:type="spellStart"/>
            <w:r w:rsidRPr="00E814FD">
              <w:rPr>
                <w:rFonts w:asciiTheme="minorHAnsi" w:hAnsiTheme="minorHAnsi" w:cstheme="minorHAnsi"/>
                <w:sz w:val="18"/>
                <w:szCs w:val="18"/>
              </w:rPr>
              <w:t>iframes</w:t>
            </w:r>
            <w:proofErr w:type="spellEnd"/>
            <w:r w:rsidRPr="00E814FD">
              <w:rPr>
                <w:rFonts w:asciiTheme="minorHAnsi" w:hAnsiTheme="minorHAnsi" w:cstheme="minorHAnsi"/>
                <w:sz w:val="18"/>
                <w:szCs w:val="18"/>
              </w:rPr>
              <w:t xml:space="preserve"> sous ces versions de navigateur. </w:t>
            </w:r>
          </w:p>
          <w:p w14:paraId="7B084507"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Pour en savoir plus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hyperlink r:id="rId44" w:history="1">
              <w:r w:rsidRPr="00E814FD">
                <w:rPr>
                  <w:rStyle w:val="Lienhypertexte"/>
                  <w:rFonts w:asciiTheme="minorHAnsi" w:hAnsiTheme="minorHAnsi" w:cstheme="minorHAnsi"/>
                  <w:sz w:val="18"/>
                  <w:szCs w:val="18"/>
                </w:rPr>
                <w:t>https://github.com/HL7/cda-core-xsl/releases/tag/v4.0.2-beta10</w:t>
              </w:r>
            </w:hyperlink>
            <w:r w:rsidRPr="00E814FD">
              <w:rPr>
                <w:rFonts w:asciiTheme="minorHAnsi" w:hAnsiTheme="minorHAnsi" w:cstheme="minorHAnsi"/>
                <w:sz w:val="18"/>
                <w:szCs w:val="18"/>
              </w:rPr>
              <w:t>.</w:t>
            </w:r>
          </w:p>
          <w:p w14:paraId="074D04F3" w14:textId="77777777" w:rsidR="00486736" w:rsidRPr="00E814FD" w:rsidRDefault="00486736" w:rsidP="00486736">
            <w:pPr>
              <w:pStyle w:val="Tableau"/>
              <w:rPr>
                <w:rFonts w:asciiTheme="minorHAnsi" w:hAnsiTheme="minorHAnsi" w:cstheme="minorHAnsi"/>
                <w:sz w:val="18"/>
                <w:szCs w:val="18"/>
              </w:rPr>
            </w:pPr>
          </w:p>
          <w:p w14:paraId="30C384DE"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Autres modifications de la 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7CD0107"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w:t>
            </w:r>
            <w:proofErr w:type="spellStart"/>
            <w:r w:rsidRPr="00E814FD">
              <w:rPr>
                <w:rFonts w:asciiTheme="minorHAnsi" w:hAnsiTheme="minorHAnsi" w:cstheme="minorHAnsi"/>
                <w:sz w:val="18"/>
                <w:szCs w:val="18"/>
              </w:rPr>
              <w:t>meta</w:t>
            </w:r>
            <w:proofErr w:type="spellEnd"/>
            <w:r w:rsidRPr="00E814FD">
              <w:rPr>
                <w:rFonts w:asciiTheme="minorHAnsi" w:hAnsiTheme="minorHAnsi" w:cstheme="minorHAnsi"/>
                <w:sz w:val="18"/>
                <w:szCs w:val="18"/>
              </w:rPr>
              <w:t xml:space="preserve"> http-</w:t>
            </w:r>
            <w:proofErr w:type="spellStart"/>
            <w:r w:rsidRPr="00E814FD">
              <w:rPr>
                <w:rFonts w:asciiTheme="minorHAnsi" w:hAnsiTheme="minorHAnsi" w:cstheme="minorHAnsi"/>
                <w:sz w:val="18"/>
                <w:szCs w:val="18"/>
              </w:rPr>
              <w:t>equiv</w:t>
            </w:r>
            <w:proofErr w:type="spellEnd"/>
            <w:r w:rsidRPr="00E814FD">
              <w:rPr>
                <w:rFonts w:asciiTheme="minorHAnsi" w:hAnsiTheme="minorHAnsi" w:cstheme="minorHAnsi"/>
                <w:sz w:val="18"/>
                <w:szCs w:val="18"/>
              </w:rPr>
              <w:t>=</w:t>
            </w:r>
            <w:proofErr w:type="gramStart"/>
            <w:r w:rsidR="00093E71" w:rsidRPr="00E814FD">
              <w:rPr>
                <w:rFonts w:asciiTheme="minorHAnsi" w:hAnsiTheme="minorHAnsi" w:cstheme="minorHAnsi"/>
                <w:sz w:val="18"/>
                <w:szCs w:val="18"/>
              </w:rPr>
              <w:t> »</w:t>
            </w:r>
            <w:r w:rsidRPr="00E814FD">
              <w:rPr>
                <w:rFonts w:asciiTheme="minorHAnsi" w:hAnsiTheme="minorHAnsi" w:cstheme="minorHAnsi"/>
                <w:sz w:val="18"/>
                <w:szCs w:val="18"/>
              </w:rPr>
              <w:t>Content</w:t>
            </w:r>
            <w:proofErr w:type="gramEnd"/>
            <w:r w:rsidRPr="00E814FD">
              <w:rPr>
                <w:rFonts w:asciiTheme="minorHAnsi" w:hAnsiTheme="minorHAnsi" w:cstheme="minorHAnsi"/>
                <w:sz w:val="18"/>
                <w:szCs w:val="18"/>
              </w:rPr>
              <w:t>-Type</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content=</w:t>
            </w:r>
            <w:r w:rsidR="00093E71" w:rsidRPr="00E814FD">
              <w:rPr>
                <w:rFonts w:asciiTheme="minorHAnsi" w:hAnsiTheme="minorHAnsi" w:cstheme="minorHAnsi"/>
                <w:sz w:val="18"/>
                <w:szCs w:val="18"/>
              </w:rPr>
              <w:t> »</w:t>
            </w:r>
            <w:proofErr w:type="spellStart"/>
            <w:r w:rsidRPr="00E814FD">
              <w:rPr>
                <w:rFonts w:asciiTheme="minorHAnsi" w:hAnsiTheme="minorHAnsi" w:cstheme="minorHAnsi"/>
                <w:sz w:val="18"/>
                <w:szCs w:val="18"/>
              </w:rPr>
              <w:t>text</w:t>
            </w:r>
            <w:proofErr w:type="spellEnd"/>
            <w:r w:rsidRPr="00E814FD">
              <w:rPr>
                <w:rFonts w:asciiTheme="minorHAnsi" w:hAnsiTheme="minorHAnsi" w:cstheme="minorHAnsi"/>
                <w:sz w:val="18"/>
                <w:szCs w:val="18"/>
              </w:rPr>
              <w:t>/html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charset</w:t>
            </w:r>
            <w:proofErr w:type="spellEnd"/>
            <w:r w:rsidRPr="00E814FD">
              <w:rPr>
                <w:rFonts w:asciiTheme="minorHAnsi" w:hAnsiTheme="minorHAnsi" w:cstheme="minorHAnsi"/>
                <w:sz w:val="18"/>
                <w:szCs w:val="18"/>
              </w:rPr>
              <w: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/&gt; au niveau de l’élément &lt;</w:t>
            </w:r>
            <w:proofErr w:type="spellStart"/>
            <w:r w:rsidRPr="00E814FD">
              <w:rPr>
                <w:rFonts w:asciiTheme="minorHAnsi" w:hAnsiTheme="minorHAnsi" w:cstheme="minorHAnsi"/>
                <w:sz w:val="18"/>
                <w:szCs w:val="18"/>
              </w:rPr>
              <w:t>head</w:t>
            </w:r>
            <w:proofErr w:type="spellEnd"/>
            <w:r w:rsidRPr="00E814FD">
              <w:rPr>
                <w:rFonts w:asciiTheme="minorHAnsi" w:hAnsiTheme="minorHAnsi" w:cstheme="minorHAnsi"/>
                <w:sz w:val="18"/>
                <w:szCs w:val="18"/>
              </w:rPr>
              <w:t>&gt; de la balise &lt;html&gt;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métadonnées placées dans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entête qui vont permettre de donner au navigateur des informations sur la page web à afficher.</w:t>
            </w:r>
          </w:p>
          <w:p w14:paraId="6EAD5536"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w:t>
            </w:r>
            <w:proofErr w:type="spellStart"/>
            <w:r w:rsidRPr="00E814FD">
              <w:rPr>
                <w:rFonts w:asciiTheme="minorHAnsi" w:hAnsiTheme="minorHAnsi" w:cstheme="minorHAnsi"/>
                <w:sz w:val="18"/>
                <w:szCs w:val="18"/>
              </w:rPr>
              <w:t>exclude-result-prefixes</w:t>
            </w:r>
            <w:proofErr w:type="spellEnd"/>
            <w:r w:rsidRPr="00E814FD">
              <w:rPr>
                <w:rFonts w:asciiTheme="minorHAnsi" w:hAnsiTheme="minorHAnsi" w:cstheme="minorHAnsi"/>
                <w:sz w:val="18"/>
                <w:szCs w:val="18"/>
              </w:rPr>
              <w:t>&gt;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Cette balise permet d’éviter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émettre des préfixes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espace de noms dans le document de sortie.</w:t>
            </w:r>
          </w:p>
          <w:p w14:paraId="0AAAF97F"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 l’encodage de l’élément &lt;</w:t>
            </w:r>
            <w:proofErr w:type="spellStart"/>
            <w:r w:rsidRPr="00E814FD">
              <w:rPr>
                <w:rFonts w:asciiTheme="minorHAnsi" w:hAnsiTheme="minorHAnsi" w:cstheme="minorHAnsi"/>
                <w:sz w:val="18"/>
                <w:szCs w:val="18"/>
              </w:rPr>
              <w:t>xsl</w:t>
            </w:r>
            <w:proofErr w:type="spellEnd"/>
            <w:proofErr w:type="gramStart"/>
            <w:r w:rsidR="00274FD0" w:rsidRPr="00E814FD">
              <w:rPr>
                <w:rFonts w:asciiTheme="minorHAnsi" w:hAnsiTheme="minorHAnsi" w:cstheme="minorHAnsi"/>
                <w:sz w:val="18"/>
                <w:szCs w:val="18"/>
              </w:rPr>
              <w:t> </w:t>
            </w:r>
            <w:r w:rsidRPr="00E814FD">
              <w:rPr>
                <w:rFonts w:asciiTheme="minorHAnsi" w:hAnsiTheme="minorHAnsi" w:cstheme="minorHAnsi"/>
                <w:sz w:val="18"/>
                <w:szCs w:val="18"/>
              </w:rPr>
              <w:t>:output</w:t>
            </w:r>
            <w:proofErr w:type="gramEnd"/>
            <w:r w:rsidRPr="00E814FD">
              <w:rPr>
                <w:rFonts w:asciiTheme="minorHAnsi" w:hAnsiTheme="minorHAnsi" w:cstheme="minorHAnsi"/>
                <w:sz w:val="18"/>
                <w:szCs w:val="18"/>
              </w:rPr>
              <w:t xml:space="preserve">&gt; de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ISO-8859-1</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en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(comme dans la feuille de style HL7).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élément &lt;</w:t>
            </w:r>
            <w:proofErr w:type="spellStart"/>
            <w:r w:rsidRPr="00E814FD">
              <w:rPr>
                <w:rFonts w:asciiTheme="minorHAnsi" w:hAnsiTheme="minorHAnsi" w:cstheme="minorHAnsi"/>
                <w:sz w:val="18"/>
                <w:szCs w:val="18"/>
              </w:rPr>
              <w:t>xsl</w:t>
            </w:r>
            <w:proofErr w:type="spellEnd"/>
            <w:proofErr w:type="gramStart"/>
            <w:r w:rsidR="00274FD0" w:rsidRPr="00E814FD">
              <w:rPr>
                <w:rFonts w:asciiTheme="minorHAnsi" w:hAnsiTheme="minorHAnsi" w:cstheme="minorHAnsi"/>
                <w:sz w:val="18"/>
                <w:szCs w:val="18"/>
              </w:rPr>
              <w:t> </w:t>
            </w:r>
            <w:r w:rsidRPr="00E814FD">
              <w:rPr>
                <w:rFonts w:asciiTheme="minorHAnsi" w:hAnsiTheme="minorHAnsi" w:cstheme="minorHAnsi"/>
                <w:sz w:val="18"/>
                <w:szCs w:val="18"/>
              </w:rPr>
              <w:t>:output</w:t>
            </w:r>
            <w:proofErr w:type="gramEnd"/>
            <w:r w:rsidRPr="00E814FD">
              <w:rPr>
                <w:rFonts w:asciiTheme="minorHAnsi" w:hAnsiTheme="minorHAnsi" w:cstheme="minorHAnsi"/>
                <w:sz w:val="18"/>
                <w:szCs w:val="18"/>
              </w:rPr>
              <w:t>&gt; contrôle les caractéristiques du document de sortie. Pour fonctionner correctement dans Netscape, cet élément doit être utilisé, avec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attribut </w:t>
            </w:r>
            <w:proofErr w:type="spellStart"/>
            <w:r w:rsidRPr="00E814FD">
              <w:rPr>
                <w:rFonts w:asciiTheme="minorHAnsi" w:hAnsiTheme="minorHAnsi" w:cstheme="minorHAnsi"/>
                <w:sz w:val="18"/>
                <w:szCs w:val="18"/>
              </w:rPr>
              <w:t>method</w:t>
            </w:r>
            <w:proofErr w:type="spellEnd"/>
            <w:r w:rsidRPr="00E814FD">
              <w:rPr>
                <w:rFonts w:asciiTheme="minorHAnsi" w:hAnsiTheme="minorHAnsi" w:cstheme="minorHAnsi"/>
                <w:sz w:val="18"/>
                <w:szCs w:val="18"/>
              </w:rPr>
              <w:t xml:space="preserve">. À partir de Netscape 7.0, </w:t>
            </w:r>
            <w:proofErr w:type="spellStart"/>
            <w:r w:rsidRPr="00E814FD">
              <w:rPr>
                <w:rFonts w:asciiTheme="minorHAnsi" w:hAnsiTheme="minorHAnsi" w:cstheme="minorHAnsi"/>
                <w:sz w:val="18"/>
                <w:szCs w:val="18"/>
              </w:rPr>
              <w:t>method</w:t>
            </w:r>
            <w:proofErr w:type="spellEnd"/>
            <w:r w:rsidRPr="00E814FD">
              <w:rPr>
                <w:rFonts w:asciiTheme="minorHAnsi" w:hAnsiTheme="minorHAnsi" w:cstheme="minorHAnsi"/>
                <w:sz w:val="18"/>
                <w:szCs w:val="18"/>
              </w:rPr>
              <w:t>=</w:t>
            </w:r>
            <w:r w:rsidR="00093E71" w:rsidRPr="00E814FD">
              <w:rPr>
                <w:rFonts w:asciiTheme="minorHAnsi" w:hAnsiTheme="minorHAnsi" w:cstheme="minorHAnsi"/>
                <w:sz w:val="18"/>
                <w:szCs w:val="18"/>
              </w:rPr>
              <w:t> »</w:t>
            </w:r>
            <w:proofErr w:type="spellStart"/>
            <w:r w:rsidRPr="00E814FD">
              <w:rPr>
                <w:rFonts w:asciiTheme="minorHAnsi" w:hAnsiTheme="minorHAnsi" w:cstheme="minorHAnsi"/>
                <w:sz w:val="18"/>
                <w:szCs w:val="18"/>
              </w:rPr>
              <w:t>text</w:t>
            </w:r>
            <w:proofErr w:type="spellEnd"/>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fonctionne comme prévu.</w:t>
            </w:r>
          </w:p>
          <w:p w14:paraId="5C3240CC" w14:textId="77777777" w:rsidR="00486736" w:rsidRPr="00E814FD" w:rsidRDefault="00486736" w:rsidP="00486736">
            <w:pPr>
              <w:pStyle w:val="Tableau"/>
              <w:rPr>
                <w:rFonts w:asciiTheme="minorHAnsi" w:hAnsiTheme="minorHAnsi" w:cstheme="minorHAnsi"/>
                <w:sz w:val="18"/>
                <w:szCs w:val="18"/>
              </w:rPr>
            </w:pPr>
          </w:p>
          <w:p w14:paraId="0EECACC7" w14:textId="77777777" w:rsidR="006455E6" w:rsidRPr="00E814FD" w:rsidRDefault="006455E6" w:rsidP="006455E6">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Publication en concertation des documents CR de consultation </w:t>
            </w:r>
            <w:proofErr w:type="spellStart"/>
            <w:r w:rsidRPr="00E814FD">
              <w:rPr>
                <w:rFonts w:asciiTheme="minorHAnsi" w:hAnsiTheme="minorHAnsi" w:cstheme="minorHAnsi"/>
                <w:b/>
                <w:sz w:val="18"/>
                <w:szCs w:val="18"/>
              </w:rPr>
              <w:t>pré-anesthésique</w:t>
            </w:r>
            <w:proofErr w:type="spellEnd"/>
            <w:r w:rsidRPr="00E814FD">
              <w:rPr>
                <w:rFonts w:asciiTheme="minorHAnsi" w:hAnsiTheme="minorHAnsi" w:cstheme="minorHAnsi"/>
                <w:b/>
                <w:sz w:val="18"/>
                <w:szCs w:val="18"/>
              </w:rPr>
              <w:t xml:space="preserve"> et CR d’anesthésie</w:t>
            </w:r>
            <w:r w:rsidR="00BD51D6" w:rsidRPr="00E814FD">
              <w:rPr>
                <w:rFonts w:asciiTheme="minorHAnsi" w:hAnsiTheme="minorHAnsi" w:cstheme="minorHAnsi"/>
                <w:b/>
                <w:sz w:val="18"/>
                <w:szCs w:val="18"/>
              </w:rPr>
              <w:t xml:space="preserve"> v2020.01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8ACF987" w14:textId="77777777"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0EED8278" w14:textId="77777777"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 xml:space="preserve">Ajout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correspondants</w:t>
            </w:r>
          </w:p>
          <w:p w14:paraId="48B2E194" w14:textId="77777777" w:rsidR="00931A37" w:rsidRPr="00E814FD" w:rsidRDefault="00931A37" w:rsidP="00931A37">
            <w:pPr>
              <w:pStyle w:val="Tableau"/>
              <w:rPr>
                <w:rFonts w:asciiTheme="minorHAnsi" w:hAnsiTheme="minorHAnsi" w:cstheme="minorHAnsi"/>
                <w:sz w:val="18"/>
                <w:szCs w:val="18"/>
              </w:rPr>
            </w:pPr>
          </w:p>
          <w:p w14:paraId="1184B626" w14:textId="77777777" w:rsidR="00931A37" w:rsidRPr="00E814FD" w:rsidRDefault="00931A37" w:rsidP="00931A37">
            <w:pPr>
              <w:pStyle w:val="Tableau"/>
              <w:rPr>
                <w:rFonts w:asciiTheme="minorHAnsi" w:hAnsiTheme="minorHAnsi" w:cstheme="minorHAnsi"/>
                <w:b/>
                <w:sz w:val="18"/>
                <w:szCs w:val="18"/>
              </w:rPr>
            </w:pPr>
            <w:r w:rsidRPr="00E814FD">
              <w:rPr>
                <w:rFonts w:asciiTheme="minorHAnsi" w:hAnsiTheme="minorHAnsi" w:cstheme="minorHAnsi"/>
                <w:b/>
                <w:sz w:val="18"/>
                <w:szCs w:val="18"/>
              </w:rPr>
              <w:t>Publication en concertation des documents DLU v2021.01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B4C78F1" w14:textId="77777777" w:rsidR="0049549D" w:rsidRPr="00E814FD" w:rsidRDefault="00931A37">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2FC884AD" w14:textId="77777777" w:rsidR="00931A37" w:rsidRPr="00E814FD" w:rsidRDefault="00931A37" w:rsidP="00931A37">
            <w:pPr>
              <w:pStyle w:val="Tableau"/>
              <w:rPr>
                <w:rFonts w:asciiTheme="minorHAnsi" w:hAnsiTheme="minorHAnsi" w:cstheme="minorHAnsi"/>
                <w:sz w:val="18"/>
                <w:szCs w:val="18"/>
              </w:rPr>
            </w:pPr>
          </w:p>
          <w:p w14:paraId="3A96B37F" w14:textId="77777777" w:rsidR="0049549D" w:rsidRPr="00E814FD" w:rsidRDefault="0049549D" w:rsidP="0049549D">
            <w:pPr>
              <w:pStyle w:val="Tableau"/>
              <w:rPr>
                <w:rFonts w:asciiTheme="minorHAnsi" w:hAnsiTheme="minorHAnsi" w:cstheme="minorHAnsi"/>
                <w:b/>
                <w:sz w:val="18"/>
                <w:szCs w:val="18"/>
              </w:rPr>
            </w:pPr>
            <w:r w:rsidRPr="00E814FD">
              <w:rPr>
                <w:rFonts w:asciiTheme="minorHAnsi" w:hAnsiTheme="minorHAnsi" w:cstheme="minorHAnsi"/>
                <w:b/>
                <w:sz w:val="18"/>
                <w:szCs w:val="18"/>
              </w:rPr>
              <w:t>CR-BIO</w:t>
            </w:r>
            <w:r w:rsidR="00274FD0" w:rsidRPr="00E814FD">
              <w:rPr>
                <w:rFonts w:asciiTheme="minorHAnsi" w:hAnsiTheme="minorHAnsi" w:cstheme="minorHAnsi"/>
                <w:b/>
                <w:sz w:val="18"/>
                <w:szCs w:val="18"/>
              </w:rPr>
              <w:t> </w:t>
            </w:r>
            <w:r w:rsidR="00680699" w:rsidRPr="00E814FD">
              <w:rPr>
                <w:rFonts w:asciiTheme="minorHAnsi" w:hAnsiTheme="minorHAnsi" w:cstheme="minorHAnsi"/>
                <w:b/>
                <w:sz w:val="18"/>
                <w:szCs w:val="18"/>
              </w:rPr>
              <w:t xml:space="preserve">: </w:t>
            </w:r>
          </w:p>
          <w:p w14:paraId="4270D006" w14:textId="77777777" w:rsidR="00680699" w:rsidRPr="00E814FD" w:rsidRDefault="00680699">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Mise à jour des exemples (ajout des références entre résultats et bloc narratif)</w:t>
            </w:r>
          </w:p>
          <w:p w14:paraId="7CE95B8E" w14:textId="77777777" w:rsidR="00680699" w:rsidRPr="00E814FD" w:rsidRDefault="00680699">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proofErr w:type="spellStart"/>
            <w:r w:rsidRPr="00E814FD">
              <w:rPr>
                <w:rFonts w:asciiTheme="minorHAnsi" w:hAnsiTheme="minorHAnsi" w:cstheme="minorHAnsi"/>
                <w:sz w:val="18"/>
                <w:szCs w:val="18"/>
              </w:rPr>
              <w:t>schématrons</w:t>
            </w:r>
            <w:proofErr w:type="spellEnd"/>
          </w:p>
          <w:p w14:paraId="1F6A4D93" w14:textId="77777777" w:rsidR="008C34AB" w:rsidRPr="00E814FD" w:rsidRDefault="008C34AB" w:rsidP="008C34AB">
            <w:pPr>
              <w:pStyle w:val="Tableau"/>
              <w:rPr>
                <w:rFonts w:asciiTheme="minorHAnsi" w:hAnsiTheme="minorHAnsi" w:cstheme="minorHAnsi"/>
                <w:sz w:val="18"/>
                <w:szCs w:val="18"/>
              </w:rPr>
            </w:pPr>
          </w:p>
        </w:tc>
      </w:tr>
      <w:tr w:rsidR="00093E71" w:rsidRPr="00E814FD" w14:paraId="7C1DE234" w14:textId="77777777" w:rsidTr="0052735B">
        <w:tc>
          <w:tcPr>
            <w:tcW w:w="1182" w:type="dxa"/>
            <w:vAlign w:val="center"/>
          </w:tcPr>
          <w:p w14:paraId="3946F2ED" w14:textId="77777777" w:rsidR="00093E71"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26/01/2021</w:t>
            </w:r>
          </w:p>
        </w:tc>
        <w:tc>
          <w:tcPr>
            <w:tcW w:w="935" w:type="dxa"/>
            <w:vAlign w:val="center"/>
          </w:tcPr>
          <w:p w14:paraId="71E2349A" w14:textId="77777777" w:rsidR="00093E71" w:rsidRPr="00E814FD" w:rsidRDefault="00093E71"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V2.29</w:t>
            </w:r>
          </w:p>
        </w:tc>
        <w:tc>
          <w:tcPr>
            <w:tcW w:w="7689" w:type="dxa"/>
            <w:vAlign w:val="center"/>
          </w:tcPr>
          <w:p w14:paraId="0E08F53B" w14:textId="77777777" w:rsidR="00786FFC" w:rsidRPr="00E814FD" w:rsidRDefault="00786FFC"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tous les exemples CDA</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08B48086" w14:textId="77777777" w:rsidR="00786FFC" w:rsidRPr="00E814FD" w:rsidRDefault="00786FFC">
            <w:pPr>
              <w:pStyle w:val="Tableau"/>
              <w:numPr>
                <w:ilvl w:val="0"/>
                <w:numId w:val="22"/>
              </w:numPr>
              <w:rPr>
                <w:rFonts w:asciiTheme="minorHAnsi" w:hAnsiTheme="minorHAnsi" w:cstheme="minorHAnsi"/>
                <w:sz w:val="18"/>
                <w:szCs w:val="18"/>
              </w:rPr>
            </w:pPr>
            <w:r w:rsidRPr="00E814FD">
              <w:rPr>
                <w:rFonts w:asciiTheme="minorHAnsi" w:hAnsiTheme="minorHAnsi" w:cstheme="minorHAnsi"/>
                <w:sz w:val="18"/>
                <w:szCs w:val="18"/>
              </w:rPr>
              <w:t xml:space="preserve">Utilisation de la même patiente dans tous les exemples, plus complet </w:t>
            </w:r>
            <w:proofErr w:type="gramStart"/>
            <w:r w:rsidRPr="00E814FD">
              <w:rPr>
                <w:rFonts w:asciiTheme="minorHAnsi" w:hAnsiTheme="minorHAnsi" w:cstheme="minorHAnsi"/>
                <w:sz w:val="18"/>
                <w:szCs w:val="18"/>
              </w:rPr>
              <w:t>en terme de</w:t>
            </w:r>
            <w:proofErr w:type="gramEnd"/>
            <w:r w:rsidRPr="00E814FD">
              <w:rPr>
                <w:rFonts w:asciiTheme="minorHAnsi" w:hAnsiTheme="minorHAnsi" w:cstheme="minorHAnsi"/>
                <w:sz w:val="18"/>
                <w:szCs w:val="18"/>
              </w:rPr>
              <w:t xml:space="preserve"> données.</w:t>
            </w:r>
          </w:p>
          <w:p w14:paraId="0FB34EFA" w14:textId="77777777" w:rsidR="00093E71" w:rsidRPr="00E814FD" w:rsidRDefault="00093E71"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pour volet CSE 2021.01</w:t>
            </w:r>
          </w:p>
          <w:p w14:paraId="6CE98C6F" w14:textId="77777777"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Mise à jour des documents CDA CS8, CS9 et CS24</w:t>
            </w:r>
          </w:p>
          <w:p w14:paraId="56BD6054" w14:textId="77777777"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CI-SIS_CSE_CS8.sch, CI-SIS_CSE_CS9.sch et CI-SIS_CSE_CS24.sch</w:t>
            </w:r>
          </w:p>
          <w:p w14:paraId="3A2566D5" w14:textId="77777777" w:rsidR="00093E71" w:rsidRPr="00E814FD" w:rsidRDefault="00093E71" w:rsidP="00093E71">
            <w:pPr>
              <w:pStyle w:val="Tableau"/>
              <w:rPr>
                <w:rFonts w:asciiTheme="minorHAnsi" w:hAnsiTheme="minorHAnsi" w:cstheme="minorHAnsi"/>
                <w:b/>
                <w:sz w:val="18"/>
                <w:szCs w:val="18"/>
              </w:rPr>
            </w:pPr>
            <w:r w:rsidRPr="00E814FD">
              <w:rPr>
                <w:rFonts w:asciiTheme="minorHAnsi" w:hAnsiTheme="minorHAnsi" w:cstheme="minorHAnsi"/>
                <w:b/>
                <w:sz w:val="18"/>
                <w:szCs w:val="18"/>
              </w:rPr>
              <w:t>Corrections de</w:t>
            </w:r>
            <w:r w:rsidR="004F0112" w:rsidRPr="00E814FD">
              <w:rPr>
                <w:rFonts w:asciiTheme="minorHAnsi" w:hAnsiTheme="minorHAnsi" w:cstheme="minorHAnsi"/>
                <w:b/>
                <w:sz w:val="18"/>
                <w:szCs w:val="18"/>
              </w:rPr>
              <w:t xml:space="preserve"> l’</w:t>
            </w:r>
            <w:r w:rsidRPr="00E814FD">
              <w:rPr>
                <w:rFonts w:asciiTheme="minorHAnsi" w:hAnsiTheme="minorHAnsi" w:cstheme="minorHAnsi"/>
                <w:b/>
                <w:sz w:val="18"/>
                <w:szCs w:val="18"/>
              </w:rPr>
              <w:t xml:space="preserve">exemples </w:t>
            </w:r>
            <w:r w:rsidR="004F0112" w:rsidRPr="00E814FD">
              <w:rPr>
                <w:rFonts w:asciiTheme="minorHAnsi" w:hAnsiTheme="minorHAnsi" w:cstheme="minorHAnsi"/>
                <w:b/>
                <w:sz w:val="18"/>
                <w:szCs w:val="18"/>
              </w:rPr>
              <w:t>CR-BIO_v2.0_Electrophorese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47E6DDEF" w14:textId="77777777" w:rsidR="00093E71" w:rsidRPr="00E814FD" w:rsidRDefault="00093E71">
            <w:pPr>
              <w:pStyle w:val="Tableau"/>
              <w:numPr>
                <w:ilvl w:val="0"/>
                <w:numId w:val="21"/>
              </w:numPr>
              <w:rPr>
                <w:rFonts w:asciiTheme="minorHAnsi" w:hAnsiTheme="minorHAnsi" w:cstheme="minorHAnsi"/>
                <w:sz w:val="18"/>
                <w:szCs w:val="18"/>
              </w:rPr>
            </w:pPr>
            <w:r w:rsidRPr="00E814FD">
              <w:rPr>
                <w:rFonts w:asciiTheme="minorHAnsi" w:hAnsiTheme="minorHAnsi" w:cstheme="minorHAnsi"/>
                <w:sz w:val="18"/>
                <w:szCs w:val="18"/>
              </w:rPr>
              <w:t>Correction de l’entrée FR-Image-illustrative</w:t>
            </w:r>
          </w:p>
          <w:p w14:paraId="7EDCEA85" w14:textId="77777777" w:rsidR="00093E71" w:rsidRPr="00E814FD" w:rsidRDefault="00093E71">
            <w:pPr>
              <w:pStyle w:val="Tableau"/>
              <w:numPr>
                <w:ilvl w:val="0"/>
                <w:numId w:val="21"/>
              </w:numPr>
              <w:rPr>
                <w:rFonts w:asciiTheme="minorHAnsi" w:hAnsiTheme="minorHAnsi" w:cstheme="minorHAnsi"/>
                <w:b/>
                <w:sz w:val="18"/>
                <w:szCs w:val="18"/>
              </w:rPr>
            </w:pPr>
            <w:r w:rsidRPr="00E814FD">
              <w:rPr>
                <w:rFonts w:asciiTheme="minorHAnsi" w:hAnsiTheme="minorHAnsi" w:cstheme="minorHAnsi"/>
                <w:sz w:val="18"/>
                <w:szCs w:val="18"/>
              </w:rPr>
              <w:t>Modification de la structuration de la section Microbiologie</w:t>
            </w:r>
          </w:p>
        </w:tc>
      </w:tr>
      <w:tr w:rsidR="00274FD0" w:rsidRPr="00E814FD" w14:paraId="139D07F4" w14:textId="77777777" w:rsidTr="0052735B">
        <w:tc>
          <w:tcPr>
            <w:tcW w:w="1182" w:type="dxa"/>
            <w:vAlign w:val="center"/>
          </w:tcPr>
          <w:p w14:paraId="217BE8B1" w14:textId="77777777" w:rsidR="00274FD0" w:rsidRPr="00E814FD" w:rsidRDefault="00D82CE0"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16/03</w:t>
            </w:r>
            <w:r w:rsidR="00274FD0" w:rsidRPr="00E814FD">
              <w:rPr>
                <w:rFonts w:asciiTheme="minorHAnsi" w:hAnsiTheme="minorHAnsi" w:cstheme="minorHAnsi"/>
                <w:sz w:val="18"/>
                <w:szCs w:val="18"/>
              </w:rPr>
              <w:t>/2021</w:t>
            </w:r>
          </w:p>
        </w:tc>
        <w:tc>
          <w:tcPr>
            <w:tcW w:w="935" w:type="dxa"/>
            <w:vAlign w:val="center"/>
          </w:tcPr>
          <w:p w14:paraId="299A9542" w14:textId="77777777" w:rsidR="00274FD0" w:rsidRPr="00E814FD" w:rsidRDefault="00274FD0"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V2.30</w:t>
            </w:r>
          </w:p>
        </w:tc>
        <w:tc>
          <w:tcPr>
            <w:tcW w:w="7689" w:type="dxa"/>
            <w:vAlign w:val="center"/>
          </w:tcPr>
          <w:p w14:paraId="2A5CDF57" w14:textId="77777777" w:rsidR="00274FD0" w:rsidRPr="00E814FD" w:rsidRDefault="00274FD0" w:rsidP="00274FD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47F0E8B1" w14:textId="77777777" w:rsidR="00274FD0" w:rsidRPr="00E814FD" w:rsidRDefault="00274FD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Exemples CSE-CS8, CSE-CS9 et CSE-CS24</w:t>
            </w:r>
            <w:r w:rsidR="007559D1" w:rsidRPr="00E814FD">
              <w:rPr>
                <w:rFonts w:asciiTheme="minorHAnsi" w:hAnsiTheme="minorHAnsi" w:cstheme="minorHAnsi"/>
                <w:sz w:val="18"/>
                <w:szCs w:val="18"/>
              </w:rPr>
              <w:t xml:space="preserve"> mis à jour pour nouvelle version 2021.01</w:t>
            </w:r>
            <w:r w:rsidR="00D82CE0" w:rsidRPr="00E814FD">
              <w:rPr>
                <w:rFonts w:asciiTheme="minorHAnsi" w:hAnsiTheme="minorHAnsi" w:cstheme="minorHAnsi"/>
                <w:sz w:val="18"/>
                <w:szCs w:val="18"/>
              </w:rPr>
              <w:t>_20210308</w:t>
            </w:r>
          </w:p>
          <w:p w14:paraId="001BB136" w14:textId="77777777" w:rsidR="00274FD0" w:rsidRPr="00E814FD" w:rsidRDefault="007559D1">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Suppression des exemples DLU_</w:t>
            </w:r>
            <w:r w:rsidR="00274FD0" w:rsidRPr="00E814FD">
              <w:rPr>
                <w:rFonts w:asciiTheme="minorHAnsi" w:hAnsiTheme="minorHAnsi" w:cstheme="minorHAnsi"/>
                <w:sz w:val="18"/>
                <w:szCs w:val="18"/>
              </w:rPr>
              <w:t xml:space="preserve">1.2 </w:t>
            </w:r>
            <w:proofErr w:type="gramStart"/>
            <w:r w:rsidR="00274FD0" w:rsidRPr="00E814FD">
              <w:rPr>
                <w:rFonts w:asciiTheme="minorHAnsi" w:hAnsiTheme="minorHAnsi" w:cstheme="minorHAnsi"/>
                <w:sz w:val="18"/>
                <w:szCs w:val="18"/>
              </w:rPr>
              <w:t>suite à</w:t>
            </w:r>
            <w:proofErr w:type="gramEnd"/>
            <w:r w:rsidR="00274FD0" w:rsidRPr="00E814FD">
              <w:rPr>
                <w:rFonts w:asciiTheme="minorHAnsi" w:hAnsiTheme="minorHAnsi" w:cstheme="minorHAnsi"/>
                <w:sz w:val="18"/>
                <w:szCs w:val="18"/>
              </w:rPr>
              <w:t xml:space="preserve"> publication </w:t>
            </w:r>
            <w:r w:rsidRPr="00E814FD">
              <w:rPr>
                <w:rFonts w:asciiTheme="minorHAnsi" w:hAnsiTheme="minorHAnsi" w:cstheme="minorHAnsi"/>
                <w:sz w:val="18"/>
                <w:szCs w:val="18"/>
              </w:rPr>
              <w:t>DLU_</w:t>
            </w:r>
            <w:r w:rsidR="00274FD0" w:rsidRPr="00E814FD">
              <w:rPr>
                <w:rFonts w:asciiTheme="minorHAnsi" w:hAnsiTheme="minorHAnsi" w:cstheme="minorHAnsi"/>
                <w:sz w:val="18"/>
                <w:szCs w:val="18"/>
              </w:rPr>
              <w:t>2021.01</w:t>
            </w:r>
          </w:p>
          <w:p w14:paraId="416A0F1A" w14:textId="77777777" w:rsidR="005651EB" w:rsidRPr="00E814FD" w:rsidRDefault="005651EB">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 xml:space="preserve">Mise à jour des noms des </w:t>
            </w:r>
            <w:proofErr w:type="spellStart"/>
            <w:r w:rsidRPr="00E814FD">
              <w:rPr>
                <w:rFonts w:asciiTheme="minorHAnsi" w:hAnsiTheme="minorHAnsi" w:cstheme="minorHAnsi"/>
                <w:sz w:val="18"/>
                <w:szCs w:val="18"/>
              </w:rPr>
              <w:t>schématrons</w:t>
            </w:r>
            <w:proofErr w:type="spellEnd"/>
            <w:r w:rsidR="007559D1" w:rsidRPr="00E814FD">
              <w:rPr>
                <w:rFonts w:asciiTheme="minorHAnsi" w:hAnsiTheme="minorHAnsi" w:cstheme="minorHAnsi"/>
                <w:sz w:val="18"/>
                <w:szCs w:val="18"/>
              </w:rPr>
              <w:t xml:space="preserve"> dans tous les exemples</w:t>
            </w:r>
          </w:p>
          <w:p w14:paraId="1CD231EA"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SDM-MR_2020.02 (pour</w:t>
            </w:r>
            <w:r w:rsidR="00DA0F6D" w:rsidRPr="00E814FD">
              <w:rPr>
                <w:rFonts w:asciiTheme="minorHAnsi" w:hAnsiTheme="minorHAnsi" w:cstheme="minorHAnsi"/>
                <w:sz w:val="18"/>
                <w:szCs w:val="18"/>
              </w:rPr>
              <w:t xml:space="preserve"> </w:t>
            </w:r>
            <w:r w:rsidRPr="00E814FD">
              <w:rPr>
                <w:rFonts w:asciiTheme="minorHAnsi" w:hAnsiTheme="minorHAnsi" w:cstheme="minorHAnsi"/>
                <w:sz w:val="18"/>
                <w:szCs w:val="18"/>
              </w:rPr>
              <w:t>remplacer le libellé « Techniques sur lesquelles repose le diagnostic » par « Précision de(s) technique(s) génétique(s) utilisée(s) »)</w:t>
            </w:r>
          </w:p>
          <w:p w14:paraId="46D19B39"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CDA VAC_3.1</w:t>
            </w:r>
          </w:p>
          <w:p w14:paraId="723CC2E7" w14:textId="77777777" w:rsidR="00274FD0" w:rsidRPr="00E814FD" w:rsidRDefault="00274FD0" w:rsidP="00274FD0">
            <w:pPr>
              <w:pStyle w:val="Tableau"/>
              <w:rPr>
                <w:rFonts w:asciiTheme="minorHAnsi" w:hAnsiTheme="minorHAnsi" w:cstheme="minorHAnsi"/>
                <w:b/>
                <w:sz w:val="18"/>
                <w:szCs w:val="18"/>
              </w:rPr>
            </w:pPr>
            <w:proofErr w:type="spellStart"/>
            <w:proofErr w:type="gramStart"/>
            <w:r w:rsidRPr="00E814FD">
              <w:rPr>
                <w:rFonts w:asciiTheme="minorHAnsi" w:hAnsiTheme="minorHAnsi" w:cstheme="minorHAnsi"/>
                <w:b/>
                <w:sz w:val="18"/>
                <w:szCs w:val="18"/>
              </w:rPr>
              <w:t>jeuxDeValeurs</w:t>
            </w:r>
            <w:proofErr w:type="spellEnd"/>
            <w:proofErr w:type="gramEnd"/>
            <w:r w:rsidRPr="00E814FD">
              <w:rPr>
                <w:rFonts w:asciiTheme="minorHAnsi" w:hAnsiTheme="minorHAnsi" w:cstheme="minorHAnsi"/>
                <w:b/>
                <w:sz w:val="18"/>
                <w:szCs w:val="18"/>
              </w:rPr>
              <w:t> :</w:t>
            </w:r>
          </w:p>
          <w:p w14:paraId="200E1906" w14:textId="77777777" w:rsidR="00274FD0" w:rsidRPr="00E814FD" w:rsidRDefault="0085393D">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 xml:space="preserve">Mise à jour des JDV </w:t>
            </w:r>
            <w:proofErr w:type="spellStart"/>
            <w:r w:rsidRPr="00E814FD">
              <w:rPr>
                <w:rFonts w:asciiTheme="minorHAnsi" w:hAnsiTheme="minorHAnsi" w:cstheme="minorHAnsi"/>
                <w:sz w:val="18"/>
                <w:szCs w:val="18"/>
              </w:rPr>
              <w:t>JDV_TypeGarde</w:t>
            </w:r>
            <w:proofErr w:type="spellEnd"/>
            <w:r w:rsidRPr="00E814FD">
              <w:rPr>
                <w:rFonts w:asciiTheme="minorHAnsi" w:hAnsiTheme="minorHAnsi" w:cstheme="minorHAnsi"/>
                <w:sz w:val="18"/>
                <w:szCs w:val="18"/>
              </w:rPr>
              <w:t xml:space="preserve">-CISIS, </w:t>
            </w:r>
            <w:proofErr w:type="spellStart"/>
            <w:r w:rsidRPr="00E814FD">
              <w:rPr>
                <w:rFonts w:asciiTheme="minorHAnsi" w:hAnsiTheme="minorHAnsi" w:cstheme="minorHAnsi"/>
                <w:sz w:val="18"/>
                <w:szCs w:val="18"/>
              </w:rPr>
              <w:t>JDV_EvenementsAccouchement</w:t>
            </w:r>
            <w:proofErr w:type="spellEnd"/>
            <w:r w:rsidRPr="00E814FD">
              <w:rPr>
                <w:rFonts w:asciiTheme="minorHAnsi" w:hAnsiTheme="minorHAnsi" w:cstheme="minorHAnsi"/>
                <w:sz w:val="18"/>
                <w:szCs w:val="18"/>
              </w:rPr>
              <w:t xml:space="preserve">-CISIS, </w:t>
            </w:r>
            <w:proofErr w:type="spellStart"/>
            <w:r w:rsidRPr="00E814FD">
              <w:rPr>
                <w:rFonts w:asciiTheme="minorHAnsi" w:hAnsiTheme="minorHAnsi" w:cstheme="minorHAnsi"/>
                <w:sz w:val="18"/>
                <w:szCs w:val="18"/>
              </w:rPr>
              <w:t>JDV_AntecedentsObstetricaux</w:t>
            </w:r>
            <w:proofErr w:type="spellEnd"/>
            <w:r w:rsidRPr="00E814FD">
              <w:rPr>
                <w:rFonts w:asciiTheme="minorHAnsi" w:hAnsiTheme="minorHAnsi" w:cstheme="minorHAnsi"/>
                <w:sz w:val="18"/>
                <w:szCs w:val="18"/>
              </w:rPr>
              <w:t xml:space="preserve">-CISIS et </w:t>
            </w:r>
            <w:proofErr w:type="spellStart"/>
            <w:r w:rsidRPr="00E814FD">
              <w:rPr>
                <w:rFonts w:asciiTheme="minorHAnsi" w:hAnsiTheme="minorHAnsi" w:cstheme="minorHAnsi"/>
                <w:sz w:val="18"/>
                <w:szCs w:val="18"/>
              </w:rPr>
              <w:t>JDV_Addictions</w:t>
            </w:r>
            <w:proofErr w:type="spellEnd"/>
            <w:r w:rsidRPr="00E814FD">
              <w:rPr>
                <w:rFonts w:asciiTheme="minorHAnsi" w:hAnsiTheme="minorHAnsi" w:cstheme="minorHAnsi"/>
                <w:sz w:val="18"/>
                <w:szCs w:val="18"/>
              </w:rPr>
              <w:t>-CISIS</w:t>
            </w:r>
          </w:p>
          <w:p w14:paraId="57E2AD75" w14:textId="77777777" w:rsidR="0085393D" w:rsidRPr="00E814FD" w:rsidRDefault="00441E44" w:rsidP="0085393D">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Schématrons</w:t>
            </w:r>
            <w:proofErr w:type="spellEnd"/>
            <w:r w:rsidR="005651EB" w:rsidRPr="00E814FD">
              <w:rPr>
                <w:rFonts w:asciiTheme="minorHAnsi" w:hAnsiTheme="minorHAnsi" w:cstheme="minorHAnsi"/>
                <w:b/>
                <w:sz w:val="18"/>
                <w:szCs w:val="18"/>
              </w:rPr>
              <w:t xml:space="preserve"> </w:t>
            </w:r>
            <w:r w:rsidRPr="00E814FD">
              <w:rPr>
                <w:rFonts w:asciiTheme="minorHAnsi" w:hAnsiTheme="minorHAnsi" w:cstheme="minorHAnsi"/>
                <w:b/>
                <w:sz w:val="18"/>
                <w:szCs w:val="18"/>
              </w:rPr>
              <w:t>:</w:t>
            </w:r>
          </w:p>
          <w:p w14:paraId="2E2536C6" w14:textId="77777777" w:rsidR="00441E44" w:rsidRPr="00E814FD" w:rsidRDefault="00441E44">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Séparation des sous-</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par type de documents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specificationsVolets</w:t>
            </w:r>
            <w:proofErr w:type="spellEnd"/>
            <w:r w:rsidRPr="00E814FD">
              <w:rPr>
                <w:rFonts w:asciiTheme="minorHAnsi" w:hAnsiTheme="minorHAnsi" w:cstheme="minorHAnsi"/>
                <w:sz w:val="18"/>
                <w:szCs w:val="18"/>
              </w:rPr>
              <w:t xml:space="preserve"> et sous-répertoires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w:t>
            </w:r>
            <w:r w:rsidR="005651EB"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documents impactés :</w:t>
            </w:r>
            <w:r w:rsidR="00841AF9" w:rsidRPr="00E814FD">
              <w:rPr>
                <w:rFonts w:asciiTheme="minorHAnsi" w:hAnsiTheme="minorHAnsi" w:cstheme="minorHAnsi"/>
                <w:sz w:val="18"/>
                <w:szCs w:val="18"/>
              </w:rPr>
              <w:t xml:space="preserve"> CSE, TLM, D2LM, LDL, DLU</w:t>
            </w:r>
          </w:p>
          <w:p w14:paraId="64B31887" w14:textId="77777777" w:rsidR="007559D1" w:rsidRPr="00E814FD" w:rsidRDefault="005651EB">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Modification des noms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/profils : CI-</w:t>
            </w:r>
            <w:proofErr w:type="spellStart"/>
            <w:r w:rsidRPr="00E814FD">
              <w:rPr>
                <w:rFonts w:asciiTheme="minorHAnsi" w:hAnsiTheme="minorHAnsi" w:cstheme="minorHAnsi"/>
                <w:sz w:val="18"/>
                <w:szCs w:val="18"/>
              </w:rPr>
              <w:t>SIS_Modeles_ANS.sch</w:t>
            </w:r>
            <w:proofErr w:type="spellEnd"/>
            <w:r w:rsidRPr="00E814FD">
              <w:rPr>
                <w:rFonts w:asciiTheme="minorHAnsi" w:hAnsiTheme="minorHAnsi" w:cstheme="minorHAnsi"/>
                <w:sz w:val="18"/>
                <w:szCs w:val="18"/>
              </w:rPr>
              <w:t xml:space="preserve"> et CI-</w:t>
            </w:r>
            <w:proofErr w:type="spellStart"/>
            <w:r w:rsidRPr="00E814FD">
              <w:rPr>
                <w:rFonts w:asciiTheme="minorHAnsi" w:hAnsiTheme="minorHAnsi" w:cstheme="minorHAnsi"/>
                <w:sz w:val="18"/>
                <w:szCs w:val="18"/>
              </w:rPr>
              <w:t>SIS_ModelesDeContenusCDA.sch</w:t>
            </w:r>
            <w:proofErr w:type="spellEnd"/>
          </w:p>
          <w:p w14:paraId="45C0E1A3" w14:textId="77777777" w:rsidR="007559D1" w:rsidRPr="00E814FD" w:rsidRDefault="007559D1">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Modification de compilverif.bat et compilverifSDMMR.bat (</w:t>
            </w:r>
            <w:proofErr w:type="gramStart"/>
            <w:r w:rsidRPr="00E814FD">
              <w:rPr>
                <w:rFonts w:asciiTheme="minorHAnsi" w:hAnsiTheme="minorHAnsi" w:cstheme="minorHAnsi"/>
                <w:sz w:val="18"/>
                <w:szCs w:val="18"/>
              </w:rPr>
              <w:t>suite au</w:t>
            </w:r>
            <w:proofErr w:type="gramEnd"/>
            <w:r w:rsidRPr="00E814FD">
              <w:rPr>
                <w:rFonts w:asciiTheme="minorHAnsi" w:hAnsiTheme="minorHAnsi" w:cstheme="minorHAnsi"/>
                <w:sz w:val="18"/>
                <w:szCs w:val="18"/>
              </w:rPr>
              <w:t xml:space="preserve"> renommage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CI-</w:t>
            </w:r>
            <w:proofErr w:type="spellStart"/>
            <w:r w:rsidRPr="00E814FD">
              <w:rPr>
                <w:rFonts w:asciiTheme="minorHAnsi" w:hAnsiTheme="minorHAnsi" w:cstheme="minorHAnsi"/>
                <w:sz w:val="18"/>
                <w:szCs w:val="18"/>
              </w:rPr>
              <w:t>SIS_Modeles_ANS.sch</w:t>
            </w:r>
            <w:proofErr w:type="spellEnd"/>
            <w:r w:rsidRPr="00E814FD">
              <w:rPr>
                <w:rFonts w:asciiTheme="minorHAnsi" w:hAnsiTheme="minorHAnsi" w:cstheme="minorHAnsi"/>
                <w:sz w:val="18"/>
                <w:szCs w:val="18"/>
              </w:rPr>
              <w:t xml:space="preserve"> et CI-</w:t>
            </w:r>
            <w:proofErr w:type="spellStart"/>
            <w:r w:rsidRPr="00E814FD">
              <w:rPr>
                <w:rFonts w:asciiTheme="minorHAnsi" w:hAnsiTheme="minorHAnsi" w:cstheme="minorHAnsi"/>
                <w:sz w:val="18"/>
                <w:szCs w:val="18"/>
              </w:rPr>
              <w:t>SIS_ModelesDeContenusCDA.sch</w:t>
            </w:r>
            <w:proofErr w:type="spellEnd"/>
            <w:r w:rsidRPr="00E814FD">
              <w:rPr>
                <w:rFonts w:asciiTheme="minorHAnsi" w:hAnsiTheme="minorHAnsi" w:cstheme="minorHAnsi"/>
                <w:sz w:val="18"/>
                <w:szCs w:val="18"/>
              </w:rPr>
              <w:t>)</w:t>
            </w:r>
          </w:p>
        </w:tc>
      </w:tr>
      <w:tr w:rsidR="000562F3" w:rsidRPr="00E814FD" w14:paraId="5277FCA9" w14:textId="77777777" w:rsidTr="0052735B">
        <w:tc>
          <w:tcPr>
            <w:tcW w:w="1182" w:type="dxa"/>
            <w:vAlign w:val="center"/>
          </w:tcPr>
          <w:p w14:paraId="0A46D809" w14:textId="77777777" w:rsidR="000562F3" w:rsidRPr="00E814FD" w:rsidRDefault="0090517E"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w:t>
            </w:r>
            <w:r w:rsidR="00177EB0" w:rsidRPr="00E814FD">
              <w:rPr>
                <w:rFonts w:asciiTheme="minorHAnsi" w:hAnsiTheme="minorHAnsi" w:cstheme="minorHAnsi"/>
                <w:sz w:val="18"/>
                <w:szCs w:val="18"/>
              </w:rPr>
              <w:t>2</w:t>
            </w:r>
            <w:r w:rsidRPr="00E814FD">
              <w:rPr>
                <w:rFonts w:asciiTheme="minorHAnsi" w:hAnsiTheme="minorHAnsi" w:cstheme="minorHAnsi"/>
                <w:sz w:val="18"/>
                <w:szCs w:val="18"/>
              </w:rPr>
              <w:t>/05/2021</w:t>
            </w:r>
          </w:p>
        </w:tc>
        <w:tc>
          <w:tcPr>
            <w:tcW w:w="935" w:type="dxa"/>
            <w:vAlign w:val="center"/>
          </w:tcPr>
          <w:p w14:paraId="5ADA942E" w14:textId="77777777" w:rsidR="000562F3" w:rsidRPr="00E814FD" w:rsidRDefault="000562F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V2.31</w:t>
            </w:r>
          </w:p>
        </w:tc>
        <w:tc>
          <w:tcPr>
            <w:tcW w:w="7689" w:type="dxa"/>
            <w:vAlign w:val="center"/>
          </w:tcPr>
          <w:p w14:paraId="0E738A6C" w14:textId="77777777" w:rsidR="000562F3" w:rsidRPr="00E814FD" w:rsidRDefault="000562F3" w:rsidP="000562F3">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w:t>
            </w:r>
            <w:r w:rsidR="00177EB0" w:rsidRPr="00E814FD">
              <w:rPr>
                <w:rFonts w:asciiTheme="minorHAnsi" w:hAnsiTheme="minorHAnsi" w:cstheme="minorHAnsi"/>
                <w:b/>
                <w:sz w:val="18"/>
                <w:szCs w:val="18"/>
              </w:rPr>
              <w:t xml:space="preserve"> mis à jour</w:t>
            </w:r>
            <w:r w:rsidRPr="00E814FD">
              <w:rPr>
                <w:rFonts w:asciiTheme="minorHAnsi" w:hAnsiTheme="minorHAnsi" w:cstheme="minorHAnsi"/>
                <w:b/>
                <w:sz w:val="18"/>
                <w:szCs w:val="18"/>
              </w:rPr>
              <w:t> :</w:t>
            </w:r>
          </w:p>
          <w:p w14:paraId="0191FF52" w14:textId="77777777" w:rsidR="00177EB0" w:rsidRPr="00E814FD" w:rsidRDefault="000562F3">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 xml:space="preserve">AVC-AUNV_2.2.xml </w:t>
            </w:r>
            <w:r w:rsidR="00177EB0" w:rsidRPr="00E814FD">
              <w:rPr>
                <w:rFonts w:asciiTheme="minorHAnsi" w:hAnsiTheme="minorHAnsi" w:cstheme="minorHAnsi"/>
                <w:sz w:val="18"/>
                <w:szCs w:val="18"/>
              </w:rPr>
              <w:t>(</w:t>
            </w:r>
            <w:proofErr w:type="gramStart"/>
            <w:r w:rsidR="00177EB0"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mise à jour du </w:t>
            </w:r>
            <w:proofErr w:type="spellStart"/>
            <w:r w:rsidRPr="00E814FD">
              <w:rPr>
                <w:rFonts w:asciiTheme="minorHAnsi" w:hAnsiTheme="minorHAnsi" w:cstheme="minorHAnsi"/>
                <w:sz w:val="18"/>
                <w:szCs w:val="18"/>
              </w:rPr>
              <w:t>JDV_Lateralite</w:t>
            </w:r>
            <w:proofErr w:type="spellEnd"/>
            <w:r w:rsidR="00177EB0" w:rsidRPr="00E814FD">
              <w:rPr>
                <w:rFonts w:asciiTheme="minorHAnsi" w:hAnsiTheme="minorHAnsi" w:cstheme="minorHAnsi"/>
                <w:sz w:val="18"/>
                <w:szCs w:val="18"/>
              </w:rPr>
              <w:t>-CISIS)</w:t>
            </w:r>
          </w:p>
          <w:p w14:paraId="58FC9519" w14:textId="77777777" w:rsidR="00177EB0" w:rsidRPr="00E814FD" w:rsidRDefault="00177EB0">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LDL-EES_2020.01.xml</w:t>
            </w:r>
          </w:p>
          <w:p w14:paraId="6CF0D5A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LDL-SES_2020.01.xml </w:t>
            </w:r>
          </w:p>
          <w:p w14:paraId="6E41000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CR-BIO_2.0_Auto-Presentable.xml</w:t>
            </w:r>
            <w:r w:rsidR="00952C4A" w:rsidRPr="00E814FD">
              <w:rPr>
                <w:rFonts w:asciiTheme="minorHAnsi" w:hAnsiTheme="minorHAnsi" w:cstheme="minorHAnsi"/>
                <w:sz w:val="18"/>
                <w:szCs w:val="18"/>
              </w:rPr>
              <w:t xml:space="preserve"> (</w:t>
            </w:r>
            <w:r w:rsidRPr="00E814FD">
              <w:rPr>
                <w:rFonts w:asciiTheme="minorHAnsi" w:hAnsiTheme="minorHAnsi" w:cstheme="minorHAnsi"/>
                <w:sz w:val="18"/>
                <w:szCs w:val="18"/>
              </w:rPr>
              <w:t>modification de la feuille de style</w:t>
            </w:r>
            <w:r w:rsidR="00952C4A" w:rsidRPr="00E814FD">
              <w:rPr>
                <w:rFonts w:asciiTheme="minorHAnsi" w:hAnsiTheme="minorHAnsi" w:cstheme="minorHAnsi"/>
                <w:sz w:val="18"/>
                <w:szCs w:val="18"/>
              </w:rPr>
              <w:t>)</w:t>
            </w:r>
          </w:p>
          <w:p w14:paraId="4EAA9B0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VAC_3.1.xml (correction du </w:t>
            </w:r>
            <w:proofErr w:type="spellStart"/>
            <w:r w:rsidRPr="00E814FD">
              <w:rPr>
                <w:rFonts w:asciiTheme="minorHAnsi" w:hAnsiTheme="minorHAnsi" w:cstheme="minorHAnsi"/>
                <w:sz w:val="18"/>
                <w:szCs w:val="18"/>
              </w:rPr>
              <w:t>templateId</w:t>
            </w:r>
            <w:proofErr w:type="spellEnd"/>
            <w:r w:rsidRPr="00E814FD">
              <w:rPr>
                <w:rFonts w:asciiTheme="minorHAnsi" w:hAnsiTheme="minorHAnsi" w:cstheme="minorHAnsi"/>
                <w:sz w:val="18"/>
                <w:szCs w:val="18"/>
              </w:rPr>
              <w:t xml:space="preserve"> du document)</w:t>
            </w:r>
          </w:p>
          <w:p w14:paraId="0209517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VSM_1.4.xml</w:t>
            </w:r>
          </w:p>
          <w:p w14:paraId="3A868BAF" w14:textId="77777777" w:rsidR="00177EB0" w:rsidRPr="00E814FD" w:rsidRDefault="00177EB0" w:rsidP="00177EB0">
            <w:pPr>
              <w:pStyle w:val="Tableau"/>
              <w:rPr>
                <w:rFonts w:asciiTheme="minorHAnsi" w:hAnsiTheme="minorHAnsi" w:cstheme="minorHAnsi"/>
                <w:sz w:val="18"/>
                <w:szCs w:val="18"/>
              </w:rPr>
            </w:pPr>
          </w:p>
          <w:p w14:paraId="56A9896C" w14:textId="77777777" w:rsidR="00177EB0" w:rsidRPr="00E814FD" w:rsidRDefault="00177EB0" w:rsidP="00946EF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w:t>
            </w:r>
            <w:r w:rsidR="00952C4A" w:rsidRPr="00E814FD">
              <w:rPr>
                <w:rFonts w:asciiTheme="minorHAnsi" w:hAnsiTheme="minorHAnsi" w:cstheme="minorHAnsi"/>
                <w:b/>
                <w:sz w:val="18"/>
                <w:szCs w:val="18"/>
              </w:rPr>
              <w:t xml:space="preserve"> </w:t>
            </w:r>
            <w:proofErr w:type="gramStart"/>
            <w:r w:rsidR="00952C4A" w:rsidRPr="00E814FD">
              <w:rPr>
                <w:rFonts w:asciiTheme="minorHAnsi" w:hAnsiTheme="minorHAnsi" w:cstheme="minorHAnsi"/>
                <w:b/>
                <w:sz w:val="18"/>
                <w:szCs w:val="18"/>
              </w:rPr>
              <w:t>suite à</w:t>
            </w:r>
            <w:proofErr w:type="gramEnd"/>
            <w:r w:rsidR="00952C4A" w:rsidRPr="00E814FD">
              <w:rPr>
                <w:rFonts w:asciiTheme="minorHAnsi" w:hAnsiTheme="minorHAnsi" w:cstheme="minorHAnsi"/>
                <w:b/>
                <w:sz w:val="18"/>
                <w:szCs w:val="18"/>
              </w:rPr>
              <w:t xml:space="preserve"> publication en concertation du CR-BIO_2021.01</w:t>
            </w:r>
            <w:r w:rsidRPr="00E814FD">
              <w:rPr>
                <w:rFonts w:asciiTheme="minorHAnsi" w:hAnsiTheme="minorHAnsi" w:cstheme="minorHAnsi"/>
                <w:b/>
                <w:sz w:val="18"/>
                <w:szCs w:val="18"/>
              </w:rPr>
              <w:t>) :</w:t>
            </w:r>
          </w:p>
          <w:p w14:paraId="4109E4B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CR-BIO_2021.01_Auto-Presentable.xml </w:t>
            </w:r>
          </w:p>
          <w:p w14:paraId="33979985"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CR-BIO_2021.01_Auto-Presentable_avec-image.xml : nouvel exemple CR-BIO </w:t>
            </w:r>
            <w:proofErr w:type="spellStart"/>
            <w:r w:rsidRPr="00E814FD">
              <w:rPr>
                <w:rFonts w:asciiTheme="minorHAnsi" w:hAnsiTheme="minorHAnsi" w:cstheme="minorHAnsi"/>
                <w:sz w:val="18"/>
                <w:szCs w:val="18"/>
              </w:rPr>
              <w:t>autoprésentable</w:t>
            </w:r>
            <w:proofErr w:type="spellEnd"/>
            <w:r w:rsidRPr="00E814FD">
              <w:rPr>
                <w:rFonts w:asciiTheme="minorHAnsi" w:hAnsiTheme="minorHAnsi" w:cstheme="minorHAnsi"/>
                <w:sz w:val="18"/>
                <w:szCs w:val="18"/>
              </w:rPr>
              <w:t xml:space="preserve"> avec image et PDF.</w:t>
            </w:r>
          </w:p>
          <w:p w14:paraId="59E94BC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660CB73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10DD42A6"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13529E58"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639146BF" w14:textId="77777777" w:rsidR="00952C4A" w:rsidRPr="00E814FD" w:rsidRDefault="00952C4A" w:rsidP="00952C4A">
            <w:pPr>
              <w:pStyle w:val="Tableau"/>
              <w:rPr>
                <w:rFonts w:asciiTheme="minorHAnsi" w:hAnsiTheme="minorHAnsi" w:cstheme="minorHAnsi"/>
                <w:sz w:val="18"/>
                <w:szCs w:val="18"/>
              </w:rPr>
            </w:pPr>
          </w:p>
          <w:p w14:paraId="5753F0BE" w14:textId="77777777" w:rsidR="00952C4A" w:rsidRPr="00E814FD" w:rsidRDefault="00952C4A" w:rsidP="00952C4A">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(nouveaux exemples </w:t>
            </w:r>
            <w:proofErr w:type="gramStart"/>
            <w:r w:rsidRPr="00E814FD">
              <w:rPr>
                <w:rFonts w:asciiTheme="minorHAnsi" w:hAnsiTheme="minorHAnsi" w:cstheme="minorHAnsi"/>
                <w:b/>
                <w:sz w:val="18"/>
                <w:szCs w:val="18"/>
              </w:rPr>
              <w:t>suite à</w:t>
            </w:r>
            <w:proofErr w:type="gramEnd"/>
            <w:r w:rsidRPr="00E814FD">
              <w:rPr>
                <w:rFonts w:asciiTheme="minorHAnsi" w:hAnsiTheme="minorHAnsi" w:cstheme="minorHAnsi"/>
                <w:b/>
                <w:sz w:val="18"/>
                <w:szCs w:val="18"/>
              </w:rPr>
              <w:t xml:space="preserve"> publication en concertation du CR-GM_2021.01) :</w:t>
            </w:r>
          </w:p>
          <w:p w14:paraId="4A477D5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339F7387"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71FD97D" w14:textId="77777777" w:rsidR="00177EB0" w:rsidRPr="00E814FD" w:rsidRDefault="00177EB0" w:rsidP="00946EF5">
            <w:pPr>
              <w:pStyle w:val="Tableau"/>
              <w:rPr>
                <w:rFonts w:asciiTheme="minorHAnsi" w:hAnsiTheme="minorHAnsi" w:cstheme="minorHAnsi"/>
                <w:sz w:val="18"/>
                <w:szCs w:val="18"/>
              </w:rPr>
            </w:pPr>
          </w:p>
          <w:p w14:paraId="6BE742E9" w14:textId="77777777" w:rsidR="00946EF5" w:rsidRPr="00E814FD" w:rsidRDefault="00946EF5" w:rsidP="00946EF5">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w:t>
            </w:r>
            <w:r w:rsidR="00952C4A" w:rsidRPr="00E814FD">
              <w:rPr>
                <w:rFonts w:asciiTheme="minorHAnsi" w:hAnsiTheme="minorHAnsi" w:cstheme="minorHAnsi"/>
                <w:b/>
                <w:sz w:val="18"/>
                <w:szCs w:val="18"/>
              </w:rPr>
              <w:t>é</w:t>
            </w:r>
            <w:r w:rsidRPr="00E814FD">
              <w:rPr>
                <w:rFonts w:asciiTheme="minorHAnsi" w:hAnsiTheme="minorHAnsi" w:cstheme="minorHAnsi"/>
                <w:b/>
                <w:sz w:val="18"/>
                <w:szCs w:val="18"/>
              </w:rPr>
              <w:t>matrons</w:t>
            </w:r>
            <w:proofErr w:type="spellEnd"/>
            <w:r w:rsidRPr="00E814FD">
              <w:rPr>
                <w:rFonts w:asciiTheme="minorHAnsi" w:hAnsiTheme="minorHAnsi" w:cstheme="minorHAnsi"/>
                <w:b/>
                <w:sz w:val="18"/>
                <w:szCs w:val="18"/>
              </w:rPr>
              <w:t> :</w:t>
            </w:r>
          </w:p>
          <w:p w14:paraId="21FECED2" w14:textId="77777777"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Pr="00E814FD">
              <w:rPr>
                <w:rFonts w:asciiTheme="minorHAnsi" w:hAnsiTheme="minorHAnsi" w:cstheme="minorHAnsi"/>
                <w:sz w:val="18"/>
                <w:szCs w:val="18"/>
              </w:rPr>
              <w:t>sch</w:t>
            </w:r>
            <w:r w:rsidR="00952C4A" w:rsidRPr="00E814FD">
              <w:rPr>
                <w:rFonts w:asciiTheme="minorHAnsi" w:hAnsiTheme="minorHAnsi" w:cstheme="minorHAnsi"/>
                <w:sz w:val="18"/>
                <w:szCs w:val="18"/>
              </w:rPr>
              <w:t>é</w:t>
            </w:r>
            <w:r w:rsidRPr="00E814FD">
              <w:rPr>
                <w:rFonts w:asciiTheme="minorHAnsi" w:hAnsiTheme="minorHAnsi" w:cstheme="minorHAnsi"/>
                <w:sz w:val="18"/>
                <w:szCs w:val="18"/>
              </w:rPr>
              <w:t>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IHE.sch</w:t>
            </w:r>
            <w:proofErr w:type="spellEnd"/>
            <w:r w:rsidRPr="00E814FD">
              <w:rPr>
                <w:rFonts w:asciiTheme="minorHAnsi" w:hAnsiTheme="minorHAnsi" w:cstheme="minorHAnsi"/>
                <w:sz w:val="18"/>
                <w:szCs w:val="18"/>
              </w:rPr>
              <w:t xml:space="preserve"> pour corriger une erreur d’appel</w:t>
            </w:r>
          </w:p>
          <w:p w14:paraId="4751109A" w14:textId="77777777"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Pr="00E814FD">
              <w:rPr>
                <w:rFonts w:asciiTheme="minorHAnsi" w:hAnsiTheme="minorHAnsi" w:cstheme="minorHAnsi"/>
                <w:sz w:val="18"/>
                <w:szCs w:val="18"/>
              </w:rPr>
              <w:t>sch</w:t>
            </w:r>
            <w:r w:rsidR="00952C4A" w:rsidRPr="00E814FD">
              <w:rPr>
                <w:rFonts w:asciiTheme="minorHAnsi" w:hAnsiTheme="minorHAnsi" w:cstheme="minorHAnsi"/>
                <w:sz w:val="18"/>
                <w:szCs w:val="18"/>
              </w:rPr>
              <w:t>é</w:t>
            </w:r>
            <w:r w:rsidRPr="00E814FD">
              <w:rPr>
                <w:rFonts w:asciiTheme="minorHAnsi" w:hAnsiTheme="minorHAnsi" w:cstheme="minorHAnsi"/>
                <w:sz w:val="18"/>
                <w:szCs w:val="18"/>
              </w:rPr>
              <w:t>matron</w:t>
            </w:r>
            <w:proofErr w:type="spellEnd"/>
            <w:r w:rsidRPr="00E814FD">
              <w:rPr>
                <w:rFonts w:asciiTheme="minorHAnsi" w:hAnsiTheme="minorHAnsi" w:cstheme="minorHAnsi"/>
                <w:sz w:val="18"/>
                <w:szCs w:val="18"/>
              </w:rPr>
              <w:t xml:space="preserve"> du </w:t>
            </w:r>
            <w:proofErr w:type="spellStart"/>
            <w:r w:rsidRPr="00E814FD">
              <w:rPr>
                <w:rFonts w:asciiTheme="minorHAnsi" w:hAnsiTheme="minorHAnsi" w:cstheme="minorHAnsi"/>
                <w:sz w:val="18"/>
                <w:szCs w:val="18"/>
              </w:rPr>
              <w:t>recordTarget</w:t>
            </w:r>
            <w:proofErr w:type="spellEnd"/>
            <w:r w:rsidRPr="00E814FD">
              <w:rPr>
                <w:rFonts w:asciiTheme="minorHAnsi" w:hAnsiTheme="minorHAnsi" w:cstheme="minorHAnsi"/>
                <w:sz w:val="18"/>
                <w:szCs w:val="18"/>
              </w:rPr>
              <w:t xml:space="preserve">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mise en place de l’INS</w:t>
            </w:r>
          </w:p>
          <w:p w14:paraId="0BF6B446" w14:textId="77777777" w:rsidR="00177EB0" w:rsidRPr="00E814FD" w:rsidRDefault="00177EB0">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Ajout du </w:t>
            </w:r>
            <w:proofErr w:type="spellStart"/>
            <w:r w:rsidRPr="00E814FD">
              <w:rPr>
                <w:rFonts w:asciiTheme="minorHAnsi" w:hAnsiTheme="minorHAnsi" w:cstheme="minorHAnsi"/>
                <w:sz w:val="18"/>
                <w:szCs w:val="18"/>
              </w:rPr>
              <w:t>sch</w:t>
            </w:r>
            <w:r w:rsidR="00952C4A" w:rsidRPr="00E814FD">
              <w:rPr>
                <w:rFonts w:asciiTheme="minorHAnsi" w:hAnsiTheme="minorHAnsi" w:cstheme="minorHAnsi"/>
                <w:sz w:val="18"/>
                <w:szCs w:val="18"/>
              </w:rPr>
              <w:t>é</w:t>
            </w:r>
            <w:r w:rsidRPr="00E814FD">
              <w:rPr>
                <w:rFonts w:asciiTheme="minorHAnsi" w:hAnsiTheme="minorHAnsi" w:cstheme="minorHAnsi"/>
                <w:sz w:val="18"/>
                <w:szCs w:val="18"/>
              </w:rPr>
              <w:t>matron</w:t>
            </w:r>
            <w:proofErr w:type="spellEnd"/>
            <w:r w:rsidRPr="00E814FD">
              <w:rPr>
                <w:rFonts w:asciiTheme="minorHAnsi" w:hAnsiTheme="minorHAnsi" w:cstheme="minorHAnsi"/>
                <w:sz w:val="18"/>
                <w:szCs w:val="18"/>
              </w:rPr>
              <w:t xml:space="preserve"> pour tester l’</w:t>
            </w:r>
            <w:proofErr w:type="spellStart"/>
            <w:r w:rsidRPr="00E814FD">
              <w:rPr>
                <w:rFonts w:asciiTheme="minorHAnsi" w:hAnsiTheme="minorHAnsi" w:cstheme="minorHAnsi"/>
                <w:sz w:val="18"/>
                <w:szCs w:val="18"/>
              </w:rPr>
              <w:t>interpretationCode</w:t>
            </w:r>
            <w:proofErr w:type="spellEnd"/>
            <w:r w:rsidRPr="00E814FD">
              <w:rPr>
                <w:rFonts w:asciiTheme="minorHAnsi" w:hAnsiTheme="minorHAnsi" w:cstheme="minorHAnsi"/>
                <w:sz w:val="18"/>
                <w:szCs w:val="18"/>
              </w:rPr>
              <w:t xml:space="preserve"> dans les exemples de CR-BIO_2021.01</w:t>
            </w:r>
          </w:p>
          <w:p w14:paraId="126E8A1E" w14:textId="77777777" w:rsidR="00177EB0" w:rsidRPr="00E814FD" w:rsidRDefault="00177EB0" w:rsidP="00946EF5">
            <w:pPr>
              <w:pStyle w:val="Tableau"/>
              <w:rPr>
                <w:rFonts w:asciiTheme="minorHAnsi" w:hAnsiTheme="minorHAnsi" w:cstheme="minorHAnsi"/>
                <w:sz w:val="18"/>
                <w:szCs w:val="18"/>
              </w:rPr>
            </w:pPr>
          </w:p>
          <w:p w14:paraId="35B56C94" w14:textId="77777777" w:rsidR="00177EB0" w:rsidRPr="00E814FD" w:rsidRDefault="00177EB0" w:rsidP="00177EB0">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C132EC7" w14:textId="77777777" w:rsidR="00177EB0" w:rsidRPr="00E814FD" w:rsidRDefault="00177EB0">
            <w:pPr>
              <w:pStyle w:val="Tableau"/>
              <w:numPr>
                <w:ilvl w:val="0"/>
                <w:numId w:val="26"/>
              </w:numPr>
              <w:rPr>
                <w:rFonts w:asciiTheme="minorHAnsi" w:hAnsiTheme="minorHAnsi" w:cstheme="minorHAnsi"/>
                <w:b/>
                <w:sz w:val="18"/>
                <w:szCs w:val="18"/>
              </w:rPr>
            </w:pPr>
            <w:r w:rsidRPr="00E814FD">
              <w:rPr>
                <w:rFonts w:asciiTheme="minorHAnsi" w:hAnsiTheme="minorHAnsi" w:cstheme="minorHAnsi"/>
                <w:b/>
                <w:sz w:val="18"/>
                <w:szCs w:val="18"/>
              </w:rPr>
              <w:t>Fichier style.xsl</w:t>
            </w:r>
            <w:r w:rsidRPr="00E814FD">
              <w:rPr>
                <w:rFonts w:asciiTheme="minorHAnsi" w:hAnsiTheme="minorHAnsi" w:cstheme="minorHAnsi"/>
                <w:sz w:val="18"/>
                <w:szCs w:val="18"/>
              </w:rPr>
              <w:t> : Modification pour permettre l’affichage par Firefox d’un PDF dans une section / entrée directement (à la place d’un lien).</w:t>
            </w:r>
          </w:p>
          <w:p w14:paraId="56F646EF" w14:textId="77777777" w:rsidR="00177EB0" w:rsidRPr="00E814FD" w:rsidRDefault="00177EB0">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Ficher utility.xsl : </w:t>
            </w:r>
            <w:r w:rsidRPr="00E814FD">
              <w:rPr>
                <w:rFonts w:asciiTheme="minorHAnsi" w:hAnsiTheme="minorHAnsi" w:cstheme="minorHAnsi"/>
                <w:sz w:val="18"/>
                <w:szCs w:val="18"/>
              </w:rPr>
              <w:t>Modification pour l’affichage des données patient dans l’entête pour tenir compte des nouvelles spécifications de l’INS.</w:t>
            </w:r>
          </w:p>
          <w:p w14:paraId="410C12F8" w14:textId="77777777" w:rsidR="00177EB0" w:rsidRPr="00E814FD" w:rsidRDefault="00177EB0">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Fichier headers.xsl : </w:t>
            </w:r>
            <w:r w:rsidRPr="00E814FD">
              <w:rPr>
                <w:rFonts w:asciiTheme="minorHAnsi" w:hAnsiTheme="minorHAnsi" w:cstheme="minorHAnsi"/>
                <w:sz w:val="18"/>
                <w:szCs w:val="18"/>
              </w:rPr>
              <w:t>Modification pour des données PS et ES dans l’entête pour déplier/plier ces données pour voir plus ou moins de détails.</w:t>
            </w:r>
          </w:p>
          <w:p w14:paraId="07408D43" w14:textId="77777777" w:rsidR="00177EB0" w:rsidRPr="00E814FD" w:rsidRDefault="00177EB0" w:rsidP="00946EF5">
            <w:pPr>
              <w:pStyle w:val="Tableau"/>
              <w:rPr>
                <w:rFonts w:asciiTheme="minorHAnsi" w:hAnsiTheme="minorHAnsi" w:cstheme="minorHAnsi"/>
                <w:sz w:val="18"/>
                <w:szCs w:val="18"/>
              </w:rPr>
            </w:pPr>
          </w:p>
        </w:tc>
      </w:tr>
      <w:tr w:rsidR="00246C05" w:rsidRPr="00E814FD" w14:paraId="2995FFDE" w14:textId="77777777" w:rsidTr="0052735B">
        <w:tc>
          <w:tcPr>
            <w:tcW w:w="1182" w:type="dxa"/>
            <w:vAlign w:val="center"/>
          </w:tcPr>
          <w:p w14:paraId="6024B782" w14:textId="77777777" w:rsidR="00246C05" w:rsidRPr="00E814FD" w:rsidRDefault="00246C0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09/06/2021</w:t>
            </w:r>
          </w:p>
        </w:tc>
        <w:tc>
          <w:tcPr>
            <w:tcW w:w="935" w:type="dxa"/>
            <w:vAlign w:val="center"/>
          </w:tcPr>
          <w:p w14:paraId="7BA0E771" w14:textId="77777777" w:rsidR="00246C05" w:rsidRPr="00E814FD" w:rsidRDefault="00246C0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V2.32</w:t>
            </w:r>
          </w:p>
        </w:tc>
        <w:tc>
          <w:tcPr>
            <w:tcW w:w="7689" w:type="dxa"/>
            <w:vAlign w:val="center"/>
          </w:tcPr>
          <w:p w14:paraId="66DBC57F" w14:textId="77777777" w:rsidR="00246C05" w:rsidRPr="00E814FD" w:rsidRDefault="00246C05"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mis à jour :</w:t>
            </w:r>
          </w:p>
          <w:p w14:paraId="18348543" w14:textId="77777777" w:rsidR="00246C05" w:rsidRPr="00E814FD" w:rsidRDefault="00246C05">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r w:rsidRPr="00E814FD">
              <w:rPr>
                <w:rFonts w:asciiTheme="minorHAnsi" w:hAnsiTheme="minorHAnsi" w:cstheme="minorHAnsi"/>
                <w:sz w:val="18"/>
                <w:szCs w:val="18"/>
              </w:rPr>
              <w:tab/>
              <w:t>(</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publication des spécifications 2021.01)</w:t>
            </w:r>
          </w:p>
          <w:p w14:paraId="31E912F0" w14:textId="77777777" w:rsidR="00246C05" w:rsidRPr="00E814FD" w:rsidRDefault="00246C05">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r w:rsidRPr="00E814FD">
              <w:rPr>
                <w:rFonts w:asciiTheme="minorHAnsi" w:hAnsiTheme="minorHAnsi" w:cstheme="minorHAnsi"/>
                <w:sz w:val="18"/>
                <w:szCs w:val="18"/>
              </w:rPr>
              <w:tab/>
              <w:t>(</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publication des spécifications 2021.01)</w:t>
            </w:r>
          </w:p>
          <w:p w14:paraId="5588527C" w14:textId="77777777" w:rsidR="00246C05" w:rsidRPr="00E814FD" w:rsidRDefault="00246C05" w:rsidP="00246C05">
            <w:pPr>
              <w:pStyle w:val="Tableau"/>
              <w:rPr>
                <w:rFonts w:asciiTheme="minorHAnsi" w:hAnsiTheme="minorHAnsi" w:cstheme="minorHAnsi"/>
                <w:sz w:val="18"/>
                <w:szCs w:val="18"/>
              </w:rPr>
            </w:pPr>
          </w:p>
          <w:p w14:paraId="69D13BF5" w14:textId="77777777" w:rsidR="00246C05" w:rsidRPr="00E814FD" w:rsidRDefault="00246C05" w:rsidP="00246C05">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Schématrons</w:t>
            </w:r>
            <w:proofErr w:type="spellEnd"/>
            <w:r w:rsidRPr="00E814FD">
              <w:rPr>
                <w:rFonts w:asciiTheme="minorHAnsi" w:hAnsiTheme="minorHAnsi" w:cstheme="minorHAnsi"/>
                <w:b/>
                <w:sz w:val="18"/>
                <w:szCs w:val="18"/>
              </w:rPr>
              <w:t xml:space="preserve"> mis à jour :</w:t>
            </w:r>
          </w:p>
          <w:p w14:paraId="1AF608D6"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CI-SIS_ANEST-CR-CPA_2021.01.sch</w:t>
            </w:r>
          </w:p>
          <w:p w14:paraId="6BBDC39F"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CI-SIS_ANEST-CR-ANEST_2021.01.sch</w:t>
            </w:r>
          </w:p>
          <w:p w14:paraId="6A06885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17A9933B"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CI-SIS_CR-BIO_2021.01.sch</w:t>
            </w:r>
          </w:p>
          <w:p w14:paraId="5F81EA31"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60236A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DF6E713"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340BB84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CI-SIS_LDL-SES_2020.01.sch</w:t>
            </w:r>
          </w:p>
          <w:p w14:paraId="40A8E5FD"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CI-SIS_DLU-FLUDT_2021.01.sch</w:t>
            </w:r>
          </w:p>
          <w:p w14:paraId="2A8BFA3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CI-SIS_DLU-FLUDR_2021.01.sch</w:t>
            </w:r>
          </w:p>
          <w:p w14:paraId="570B11FB" w14:textId="77777777" w:rsidR="00F421C1" w:rsidRPr="00E814FD" w:rsidRDefault="00F421C1" w:rsidP="00F421C1">
            <w:pPr>
              <w:pStyle w:val="Tableau"/>
              <w:rPr>
                <w:rFonts w:asciiTheme="minorHAnsi" w:hAnsiTheme="minorHAnsi" w:cstheme="minorHAnsi"/>
                <w:sz w:val="18"/>
                <w:szCs w:val="18"/>
              </w:rPr>
            </w:pPr>
          </w:p>
          <w:p w14:paraId="5EBDA9A4" w14:textId="77777777" w:rsidR="00246C05" w:rsidRPr="00E814FD" w:rsidRDefault="00F421C1" w:rsidP="00246C05">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entrees</w:t>
            </w:r>
            <w:proofErr w:type="spellEnd"/>
            <w:r w:rsidRPr="00E814FD">
              <w:rPr>
                <w:rFonts w:asciiTheme="minorHAnsi" w:hAnsiTheme="minorHAnsi" w:cstheme="minorHAnsi"/>
                <w:b/>
                <w:sz w:val="18"/>
                <w:szCs w:val="18"/>
              </w:rPr>
              <w:t xml:space="preserve"> créés :</w:t>
            </w:r>
          </w:p>
          <w:p w14:paraId="2D21E227"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E_payers_fr.sch</w:t>
            </w:r>
            <w:proofErr w:type="spellEnd"/>
          </w:p>
          <w:p w14:paraId="07EDC963"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E_identificationMicroOrganismesMultiresistants_fr.sch</w:t>
            </w:r>
            <w:proofErr w:type="spellEnd"/>
          </w:p>
          <w:p w14:paraId="48539EED"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E_accidentsTransfusionnels_fr.sch</w:t>
            </w:r>
            <w:proofErr w:type="spellEnd"/>
          </w:p>
          <w:p w14:paraId="4B04BA45"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E_evenementIndesirableSuiteAdministrationDerivesSang_fr.sch</w:t>
            </w:r>
            <w:proofErr w:type="spellEnd"/>
          </w:p>
          <w:p w14:paraId="0F6AD08C"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lastRenderedPageBreak/>
              <w:t>E_evenementIndesirablePendantHospitalisation_fr.sch</w:t>
            </w:r>
            <w:proofErr w:type="spellEnd"/>
          </w:p>
          <w:p w14:paraId="0FCF386B"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E_statutDuDocument_fr.sch</w:t>
            </w:r>
            <w:proofErr w:type="spellEnd"/>
          </w:p>
          <w:p w14:paraId="1BB42522"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E_disposition_fr.sch</w:t>
            </w:r>
            <w:proofErr w:type="spellEnd"/>
          </w:p>
          <w:p w14:paraId="69014F08" w14:textId="77777777" w:rsidR="00F421C1" w:rsidRPr="00E814FD" w:rsidRDefault="00F421C1" w:rsidP="00F421C1">
            <w:pPr>
              <w:pStyle w:val="Tableau"/>
              <w:rPr>
                <w:rFonts w:asciiTheme="minorHAnsi" w:hAnsiTheme="minorHAnsi" w:cstheme="minorHAnsi"/>
                <w:sz w:val="18"/>
                <w:szCs w:val="18"/>
              </w:rPr>
            </w:pPr>
          </w:p>
          <w:p w14:paraId="7241E342" w14:textId="77777777" w:rsidR="00F421C1" w:rsidRPr="00E814FD" w:rsidRDefault="00F421C1" w:rsidP="00246C05">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créés :</w:t>
            </w:r>
          </w:p>
          <w:p w14:paraId="64B856C2" w14:textId="77777777" w:rsidR="00F421C1" w:rsidRPr="00E814FD" w:rsidRDefault="00F421C1">
            <w:pPr>
              <w:pStyle w:val="Tableau"/>
              <w:numPr>
                <w:ilvl w:val="0"/>
                <w:numId w:val="32"/>
              </w:numPr>
              <w:rPr>
                <w:rFonts w:asciiTheme="minorHAnsi" w:hAnsiTheme="minorHAnsi" w:cstheme="minorHAnsi"/>
                <w:sz w:val="18"/>
                <w:szCs w:val="18"/>
              </w:rPr>
            </w:pPr>
            <w:proofErr w:type="spellStart"/>
            <w:r w:rsidRPr="00E814FD">
              <w:rPr>
                <w:rFonts w:asciiTheme="minorHAnsi" w:hAnsiTheme="minorHAnsi" w:cstheme="minorHAnsi"/>
                <w:sz w:val="18"/>
                <w:szCs w:val="18"/>
              </w:rPr>
              <w:t>S_travailEtAccouchement_ANS.sch</w:t>
            </w:r>
            <w:proofErr w:type="spellEnd"/>
          </w:p>
          <w:p w14:paraId="0EE52D04" w14:textId="77777777" w:rsidR="00F421C1" w:rsidRPr="00E814FD" w:rsidRDefault="00F421C1">
            <w:pPr>
              <w:pStyle w:val="Tableau"/>
              <w:numPr>
                <w:ilvl w:val="0"/>
                <w:numId w:val="32"/>
              </w:numPr>
              <w:rPr>
                <w:rFonts w:asciiTheme="minorHAnsi" w:hAnsiTheme="minorHAnsi" w:cstheme="minorHAnsi"/>
                <w:sz w:val="18"/>
                <w:szCs w:val="18"/>
              </w:rPr>
            </w:pPr>
            <w:proofErr w:type="spellStart"/>
            <w:r w:rsidRPr="00E814FD">
              <w:rPr>
                <w:rFonts w:asciiTheme="minorHAnsi" w:hAnsiTheme="minorHAnsi" w:cstheme="minorHAnsi"/>
                <w:sz w:val="18"/>
                <w:szCs w:val="18"/>
              </w:rPr>
              <w:t>S_dispositions_ANS.sch</w:t>
            </w:r>
            <w:proofErr w:type="spellEnd"/>
          </w:p>
          <w:p w14:paraId="08FCB272" w14:textId="77777777" w:rsidR="00F421C1" w:rsidRPr="00E814FD" w:rsidRDefault="00F421C1" w:rsidP="00F421C1">
            <w:pPr>
              <w:pStyle w:val="Tableau"/>
              <w:rPr>
                <w:rFonts w:asciiTheme="minorHAnsi" w:hAnsiTheme="minorHAnsi" w:cstheme="minorHAnsi"/>
                <w:sz w:val="18"/>
                <w:szCs w:val="18"/>
              </w:rPr>
            </w:pPr>
          </w:p>
          <w:p w14:paraId="61567789" w14:textId="77777777" w:rsidR="00F421C1" w:rsidRPr="00E814FD" w:rsidRDefault="00F421C1" w:rsidP="00246C05">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modifiés :</w:t>
            </w:r>
          </w:p>
          <w:p w14:paraId="4D349E7B" w14:textId="77777777" w:rsidR="00F421C1" w:rsidRPr="00E814FD" w:rsidRDefault="00F421C1">
            <w:pPr>
              <w:pStyle w:val="Tableau"/>
              <w:numPr>
                <w:ilvl w:val="0"/>
                <w:numId w:val="33"/>
              </w:numPr>
              <w:rPr>
                <w:rFonts w:asciiTheme="minorHAnsi" w:hAnsiTheme="minorHAnsi" w:cstheme="minorHAnsi"/>
                <w:sz w:val="18"/>
                <w:szCs w:val="18"/>
              </w:rPr>
            </w:pPr>
            <w:proofErr w:type="spellStart"/>
            <w:r w:rsidRPr="00E814FD">
              <w:rPr>
                <w:rFonts w:asciiTheme="minorHAnsi" w:hAnsiTheme="minorHAnsi" w:cstheme="minorHAnsi"/>
                <w:sz w:val="18"/>
                <w:szCs w:val="18"/>
              </w:rPr>
              <w:t>S_facteursDeRisque</w:t>
            </w:r>
            <w:proofErr w:type="spellEnd"/>
            <w:r w:rsidRPr="00E814FD">
              <w:rPr>
                <w:rFonts w:asciiTheme="minorHAnsi" w:hAnsiTheme="minorHAnsi" w:cstheme="minorHAnsi"/>
                <w:sz w:val="18"/>
                <w:szCs w:val="18"/>
              </w:rPr>
              <w:t>-non-</w:t>
            </w:r>
            <w:proofErr w:type="spellStart"/>
            <w:r w:rsidRPr="00E814FD">
              <w:rPr>
                <w:rFonts w:asciiTheme="minorHAnsi" w:hAnsiTheme="minorHAnsi" w:cstheme="minorHAnsi"/>
                <w:sz w:val="18"/>
                <w:szCs w:val="18"/>
              </w:rPr>
              <w:t>code_ANS.sch</w:t>
            </w:r>
            <w:proofErr w:type="spellEnd"/>
          </w:p>
          <w:p w14:paraId="7507069F" w14:textId="0FD9DA3E" w:rsidR="00F421C1" w:rsidRPr="004643CC" w:rsidRDefault="00F421C1" w:rsidP="00F421C1">
            <w:pPr>
              <w:pStyle w:val="Tableau"/>
              <w:numPr>
                <w:ilvl w:val="0"/>
                <w:numId w:val="33"/>
              </w:numPr>
              <w:rPr>
                <w:rFonts w:asciiTheme="minorHAnsi" w:hAnsiTheme="minorHAnsi" w:cstheme="minorHAnsi"/>
                <w:sz w:val="18"/>
                <w:szCs w:val="18"/>
              </w:rPr>
            </w:pPr>
            <w:proofErr w:type="spellStart"/>
            <w:r w:rsidRPr="00E814FD">
              <w:rPr>
                <w:rFonts w:asciiTheme="minorHAnsi" w:hAnsiTheme="minorHAnsi" w:cstheme="minorHAnsi"/>
                <w:sz w:val="18"/>
                <w:szCs w:val="18"/>
              </w:rPr>
              <w:t>S_anamneseEtFacteursDeRisques_ANS.sch</w:t>
            </w:r>
            <w:proofErr w:type="spellEnd"/>
          </w:p>
        </w:tc>
      </w:tr>
      <w:tr w:rsidR="007E1B0C" w:rsidRPr="00E814FD" w14:paraId="3B7D78CB" w14:textId="77777777" w:rsidTr="0052735B">
        <w:tc>
          <w:tcPr>
            <w:tcW w:w="1182" w:type="dxa"/>
            <w:vAlign w:val="center"/>
          </w:tcPr>
          <w:p w14:paraId="7A85B618" w14:textId="77777777" w:rsidR="007E1B0C" w:rsidRPr="00E814FD" w:rsidRDefault="00DF46B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02/07/2021</w:t>
            </w:r>
          </w:p>
        </w:tc>
        <w:tc>
          <w:tcPr>
            <w:tcW w:w="935" w:type="dxa"/>
            <w:vAlign w:val="center"/>
          </w:tcPr>
          <w:p w14:paraId="76A7BDBD" w14:textId="77777777" w:rsidR="007E1B0C" w:rsidRPr="00E814FD" w:rsidRDefault="007E1B0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2.33</w:t>
            </w:r>
          </w:p>
        </w:tc>
        <w:tc>
          <w:tcPr>
            <w:tcW w:w="7689" w:type="dxa"/>
            <w:vAlign w:val="center"/>
          </w:tcPr>
          <w:p w14:paraId="1C26E1CA"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w:t>
            </w:r>
            <w:r w:rsidR="007E1B0C" w:rsidRPr="00E814FD">
              <w:rPr>
                <w:rFonts w:asciiTheme="minorHAnsi" w:hAnsiTheme="minorHAnsi" w:cstheme="minorHAnsi"/>
                <w:b/>
                <w:sz w:val="18"/>
                <w:szCs w:val="18"/>
              </w:rPr>
              <w:t>xemples CDA</w:t>
            </w:r>
            <w:r w:rsidRPr="00E814FD">
              <w:rPr>
                <w:rFonts w:asciiTheme="minorHAnsi" w:hAnsiTheme="minorHAnsi" w:cstheme="minorHAnsi"/>
                <w:b/>
                <w:sz w:val="18"/>
                <w:szCs w:val="18"/>
              </w:rPr>
              <w:t xml:space="preserve"> </w:t>
            </w:r>
            <w:r w:rsidR="007E1B0C" w:rsidRPr="00E814FD">
              <w:rPr>
                <w:rFonts w:asciiTheme="minorHAnsi" w:hAnsiTheme="minorHAnsi" w:cstheme="minorHAnsi"/>
                <w:b/>
                <w:sz w:val="18"/>
                <w:szCs w:val="18"/>
              </w:rPr>
              <w:t>:</w:t>
            </w:r>
          </w:p>
          <w:p w14:paraId="1AB0CC0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B906451" w14:textId="77777777" w:rsidR="007E1B0C" w:rsidRPr="00E814FD" w:rsidRDefault="007E1B0C">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p>
          <w:p w14:paraId="3D65323F"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6E4564E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773D5087"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06473E10"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76249864"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CR-BIO_2021.01_Auto-Presentable_avec-image.xml</w:t>
            </w:r>
          </w:p>
          <w:p w14:paraId="74F73773"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CR-BIO_2021.01_Auto-Presentable.xml</w:t>
            </w:r>
          </w:p>
          <w:p w14:paraId="4B17322F"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53ED1535" w14:textId="77777777" w:rsidR="00970ACE" w:rsidRPr="00E814FD" w:rsidRDefault="00970ACE" w:rsidP="00970ACE">
            <w:pPr>
              <w:pStyle w:val="Tableau"/>
              <w:rPr>
                <w:rFonts w:asciiTheme="minorHAnsi" w:hAnsiTheme="minorHAnsi" w:cstheme="minorHAnsi"/>
                <w:sz w:val="18"/>
                <w:szCs w:val="18"/>
              </w:rPr>
            </w:pPr>
          </w:p>
          <w:p w14:paraId="49536DD1"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 n</w:t>
            </w:r>
            <w:r w:rsidR="007E1B0C" w:rsidRPr="00E814FD">
              <w:rPr>
                <w:rFonts w:asciiTheme="minorHAnsi" w:hAnsiTheme="minorHAnsi" w:cstheme="minorHAnsi"/>
                <w:b/>
                <w:sz w:val="18"/>
                <w:szCs w:val="18"/>
              </w:rPr>
              <w:t xml:space="preserve">ouveaux exemples </w:t>
            </w:r>
            <w:proofErr w:type="gramStart"/>
            <w:r w:rsidR="007E1B0C" w:rsidRPr="00E814FD">
              <w:rPr>
                <w:rFonts w:asciiTheme="minorHAnsi" w:hAnsiTheme="minorHAnsi" w:cstheme="minorHAnsi"/>
                <w:b/>
                <w:sz w:val="18"/>
                <w:szCs w:val="18"/>
              </w:rPr>
              <w:t>suite à</w:t>
            </w:r>
            <w:proofErr w:type="gramEnd"/>
            <w:r w:rsidR="007E1B0C" w:rsidRPr="00E814FD">
              <w:rPr>
                <w:rFonts w:asciiTheme="minorHAnsi" w:hAnsiTheme="minorHAnsi" w:cstheme="minorHAnsi"/>
                <w:b/>
                <w:sz w:val="18"/>
                <w:szCs w:val="18"/>
              </w:rPr>
              <w:t xml:space="preserve"> mise en concertation :</w:t>
            </w:r>
          </w:p>
          <w:p w14:paraId="20A8C36B"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055DA735"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CANCER-FRCP_2021.01_Transversale</w:t>
            </w:r>
          </w:p>
          <w:p w14:paraId="74E44CBB"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CANCER-PPS_2021.01_Autopresentable.xml</w:t>
            </w:r>
          </w:p>
          <w:p w14:paraId="75608FC7"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VAC_2021.01.xml</w:t>
            </w:r>
          </w:p>
          <w:p w14:paraId="1478AA39"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42719F5" w14:textId="77777777" w:rsidR="00970ACE" w:rsidRPr="00E814FD" w:rsidRDefault="00970ACE" w:rsidP="00970ACE">
            <w:pPr>
              <w:pStyle w:val="Tableau"/>
              <w:rPr>
                <w:rFonts w:asciiTheme="minorHAnsi" w:hAnsiTheme="minorHAnsi" w:cstheme="minorHAnsi"/>
                <w:sz w:val="18"/>
                <w:szCs w:val="18"/>
              </w:rPr>
            </w:pPr>
          </w:p>
          <w:p w14:paraId="1B1BB043" w14:textId="77777777" w:rsidR="00970ACE"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proofErr w:type="spellStart"/>
            <w:r w:rsidRPr="00E814FD">
              <w:rPr>
                <w:rFonts w:asciiTheme="minorHAnsi" w:hAnsiTheme="minorHAnsi" w:cstheme="minorHAnsi"/>
                <w:b/>
                <w:sz w:val="18"/>
                <w:szCs w:val="18"/>
              </w:rPr>
              <w:t>s</w:t>
            </w:r>
            <w:r w:rsidR="00970ACE" w:rsidRPr="00E814FD">
              <w:rPr>
                <w:rFonts w:asciiTheme="minorHAnsi" w:hAnsiTheme="minorHAnsi" w:cstheme="minorHAnsi"/>
                <w:b/>
                <w:sz w:val="18"/>
                <w:szCs w:val="18"/>
              </w:rPr>
              <w:t>chématrons</w:t>
            </w:r>
            <w:proofErr w:type="spellEnd"/>
            <w:r w:rsidR="00970ACE" w:rsidRPr="00E814FD">
              <w:rPr>
                <w:rFonts w:asciiTheme="minorHAnsi" w:hAnsiTheme="minorHAnsi" w:cstheme="minorHAnsi"/>
                <w:b/>
                <w:sz w:val="18"/>
                <w:szCs w:val="18"/>
              </w:rPr>
              <w:t> :</w:t>
            </w:r>
            <w:r w:rsidR="00B24992" w:rsidRPr="00E814FD">
              <w:rPr>
                <w:rFonts w:asciiTheme="minorHAnsi" w:hAnsiTheme="minorHAnsi" w:cstheme="minorHAnsi"/>
                <w:b/>
                <w:sz w:val="18"/>
                <w:szCs w:val="18"/>
              </w:rPr>
              <w:t xml:space="preserve"> </w:t>
            </w:r>
            <w:r w:rsidR="00B24992" w:rsidRPr="00E814FD">
              <w:rPr>
                <w:rFonts w:asciiTheme="minorHAnsi" w:hAnsiTheme="minorHAnsi" w:cstheme="minorHAnsi"/>
                <w:sz w:val="18"/>
                <w:szCs w:val="18"/>
              </w:rPr>
              <w:t>notamment pour le renommage des JDV qui avaient des accents (non supporté sous LINUX), les accents ont été supprimés.</w:t>
            </w:r>
          </w:p>
          <w:p w14:paraId="1045AF51" w14:textId="77777777" w:rsidR="002631B4"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r w:rsidR="002631B4" w:rsidRPr="00E814FD">
              <w:rPr>
                <w:rFonts w:asciiTheme="minorHAnsi" w:hAnsiTheme="minorHAnsi" w:cstheme="minorHAnsi"/>
                <w:sz w:val="18"/>
                <w:szCs w:val="18"/>
              </w:rPr>
              <w:t xml:space="preserve"> </w:t>
            </w:r>
          </w:p>
          <w:p w14:paraId="5C637A02"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w:t>
            </w:r>
          </w:p>
          <w:p w14:paraId="6F4C98C8" w14:textId="77777777" w:rsidR="00970ACE"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CI-SIS_VAC_3.1.sch</w:t>
            </w:r>
          </w:p>
          <w:p w14:paraId="688E2CBC"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15720B5"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CI-SIS_OBP_SAP_1.2.sch</w:t>
            </w:r>
          </w:p>
          <w:p w14:paraId="768E959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570ED4B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F047116"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87340B2"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p>
          <w:p w14:paraId="1885AF21" w14:textId="77777777" w:rsidR="00970ACE" w:rsidRPr="00E814FD" w:rsidRDefault="00970ACE" w:rsidP="00970ACE">
            <w:pPr>
              <w:pStyle w:val="Tableau"/>
              <w:rPr>
                <w:rFonts w:asciiTheme="minorHAnsi" w:hAnsiTheme="minorHAnsi" w:cstheme="minorHAnsi"/>
                <w:sz w:val="18"/>
                <w:szCs w:val="18"/>
              </w:rPr>
            </w:pPr>
          </w:p>
          <w:p w14:paraId="5B9C3CE2" w14:textId="77777777" w:rsidR="00970ACE"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proofErr w:type="spellStart"/>
            <w:r w:rsidRPr="00E814FD">
              <w:rPr>
                <w:rFonts w:asciiTheme="minorHAnsi" w:hAnsiTheme="minorHAnsi" w:cstheme="minorHAnsi"/>
                <w:b/>
                <w:sz w:val="18"/>
                <w:szCs w:val="18"/>
              </w:rPr>
              <w:t>s</w:t>
            </w:r>
            <w:r w:rsidR="00970ACE" w:rsidRPr="00E814FD">
              <w:rPr>
                <w:rFonts w:asciiTheme="minorHAnsi" w:hAnsiTheme="minorHAnsi" w:cstheme="minorHAnsi"/>
                <w:b/>
                <w:sz w:val="18"/>
                <w:szCs w:val="18"/>
              </w:rPr>
              <w:t>chématrons</w:t>
            </w:r>
            <w:proofErr w:type="spellEnd"/>
            <w:r w:rsidR="00970ACE" w:rsidRPr="00E814FD">
              <w:rPr>
                <w:rFonts w:asciiTheme="minorHAnsi" w:hAnsiTheme="minorHAnsi" w:cstheme="minorHAnsi"/>
                <w:b/>
                <w:sz w:val="18"/>
                <w:szCs w:val="18"/>
              </w:rPr>
              <w:t> :</w:t>
            </w:r>
          </w:p>
          <w:p w14:paraId="13D89746"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773024DA"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CI-SIS_CANCER-PPS_2021.01.sch</w:t>
            </w:r>
          </w:p>
          <w:p w14:paraId="0D02C9E4"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3F07EBB2" w14:textId="77777777" w:rsidR="00970ACE"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2DE9EA86" w14:textId="77777777" w:rsidR="00DF46B4" w:rsidRPr="00E814FD" w:rsidRDefault="00DF46B4" w:rsidP="00DF46B4">
            <w:pPr>
              <w:pStyle w:val="Tableau"/>
              <w:rPr>
                <w:rFonts w:asciiTheme="minorHAnsi" w:hAnsiTheme="minorHAnsi" w:cstheme="minorHAnsi"/>
                <w:sz w:val="18"/>
                <w:szCs w:val="18"/>
              </w:rPr>
            </w:pPr>
          </w:p>
          <w:p w14:paraId="01D6EEE0" w14:textId="77777777" w:rsidR="006E3D8D" w:rsidRPr="00E814FD" w:rsidRDefault="006E3D8D" w:rsidP="006E3D8D">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schematrons\profils :</w:t>
            </w:r>
          </w:p>
          <w:p w14:paraId="2D96B2D6" w14:textId="77777777" w:rsidR="006E3D8D" w:rsidRPr="00E814FD" w:rsidRDefault="006E3D8D">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SIS_Modeles_ANS.sch</w:t>
            </w:r>
            <w:proofErr w:type="spellEnd"/>
          </w:p>
          <w:p w14:paraId="09577CB6" w14:textId="77777777" w:rsidR="006E3D8D" w:rsidRPr="00E814FD" w:rsidRDefault="006E3D8D">
            <w:pPr>
              <w:pStyle w:val="Tableau"/>
              <w:numPr>
                <w:ilvl w:val="0"/>
                <w:numId w:val="39"/>
              </w:numPr>
              <w:rPr>
                <w:rFonts w:asciiTheme="minorHAnsi" w:hAnsiTheme="minorHAnsi" w:cstheme="minorHAnsi"/>
                <w:sz w:val="18"/>
                <w:szCs w:val="18"/>
              </w:rPr>
            </w:pPr>
            <w:proofErr w:type="spellStart"/>
            <w:r w:rsidRPr="00E814FD">
              <w:rPr>
                <w:rFonts w:asciiTheme="minorHAnsi" w:hAnsiTheme="minorHAnsi" w:cstheme="minorHAnsi"/>
                <w:sz w:val="18"/>
                <w:szCs w:val="18"/>
              </w:rPr>
              <w:t>IHE.sch</w:t>
            </w:r>
            <w:proofErr w:type="spellEnd"/>
          </w:p>
          <w:p w14:paraId="7C5808BD" w14:textId="77777777" w:rsidR="006E3D8D" w:rsidRPr="00E814FD" w:rsidRDefault="006E3D8D" w:rsidP="00DF46B4">
            <w:pPr>
              <w:pStyle w:val="Tableau"/>
              <w:rPr>
                <w:rFonts w:asciiTheme="minorHAnsi" w:hAnsiTheme="minorHAnsi" w:cstheme="minorHAnsi"/>
                <w:sz w:val="18"/>
                <w:szCs w:val="18"/>
              </w:rPr>
            </w:pPr>
          </w:p>
          <w:p w14:paraId="5854247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w:t>
            </w:r>
          </w:p>
          <w:p w14:paraId="2F0788A0" w14:textId="77777777" w:rsidR="00DF46B4" w:rsidRPr="00E814FD" w:rsidRDefault="00DF46B4">
            <w:pPr>
              <w:pStyle w:val="Tableau"/>
              <w:numPr>
                <w:ilvl w:val="0"/>
                <w:numId w:val="38"/>
              </w:numPr>
              <w:rPr>
                <w:rFonts w:asciiTheme="minorHAnsi" w:hAnsiTheme="minorHAnsi" w:cstheme="minorHAnsi"/>
                <w:sz w:val="18"/>
                <w:szCs w:val="18"/>
              </w:rPr>
            </w:pPr>
            <w:proofErr w:type="spellStart"/>
            <w:r w:rsidRPr="00E814FD">
              <w:rPr>
                <w:rFonts w:asciiTheme="minorHAnsi" w:hAnsiTheme="minorHAnsi" w:cstheme="minorHAnsi"/>
                <w:sz w:val="18"/>
                <w:szCs w:val="18"/>
              </w:rPr>
              <w:t>S_principalMotif</w:t>
            </w:r>
            <w:proofErr w:type="spellEnd"/>
            <w:r w:rsidRPr="00E814FD">
              <w:rPr>
                <w:rFonts w:asciiTheme="minorHAnsi" w:hAnsiTheme="minorHAnsi" w:cstheme="minorHAnsi"/>
                <w:sz w:val="18"/>
                <w:szCs w:val="18"/>
              </w:rPr>
              <w:t>-non-</w:t>
            </w:r>
            <w:proofErr w:type="spellStart"/>
            <w:r w:rsidRPr="00E814FD">
              <w:rPr>
                <w:rFonts w:asciiTheme="minorHAnsi" w:hAnsiTheme="minorHAnsi" w:cstheme="minorHAnsi"/>
                <w:sz w:val="18"/>
                <w:szCs w:val="18"/>
              </w:rPr>
              <w:t>code_ANS.sch</w:t>
            </w:r>
            <w:proofErr w:type="spellEnd"/>
          </w:p>
          <w:p w14:paraId="4F114016" w14:textId="77777777" w:rsidR="00DF46B4" w:rsidRPr="00E814FD" w:rsidRDefault="00DF46B4" w:rsidP="00DF46B4">
            <w:pPr>
              <w:pStyle w:val="Tableau"/>
              <w:rPr>
                <w:rFonts w:asciiTheme="minorHAnsi" w:hAnsiTheme="minorHAnsi" w:cstheme="minorHAnsi"/>
                <w:sz w:val="18"/>
                <w:szCs w:val="18"/>
              </w:rPr>
            </w:pPr>
          </w:p>
          <w:p w14:paraId="63D45D4A"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w:t>
            </w:r>
          </w:p>
          <w:p w14:paraId="650BBCCB" w14:textId="77777777" w:rsidR="00DF46B4" w:rsidRPr="00E814FD" w:rsidRDefault="00DF46B4">
            <w:pPr>
              <w:pStyle w:val="Tableau"/>
              <w:numPr>
                <w:ilvl w:val="0"/>
                <w:numId w:val="37"/>
              </w:numPr>
              <w:rPr>
                <w:rFonts w:asciiTheme="minorHAnsi" w:hAnsiTheme="minorHAnsi" w:cstheme="minorHAnsi"/>
                <w:sz w:val="18"/>
                <w:szCs w:val="18"/>
              </w:rPr>
            </w:pPr>
            <w:proofErr w:type="spellStart"/>
            <w:r w:rsidRPr="00E814FD">
              <w:rPr>
                <w:rFonts w:asciiTheme="minorHAnsi" w:hAnsiTheme="minorHAnsi" w:cstheme="minorHAnsi"/>
                <w:sz w:val="18"/>
                <w:szCs w:val="18"/>
              </w:rPr>
              <w:t>S_historyOfPresentIllness.sch</w:t>
            </w:r>
            <w:proofErr w:type="spellEnd"/>
          </w:p>
          <w:p w14:paraId="0E569A94" w14:textId="77777777" w:rsidR="00970ACE" w:rsidRPr="00E814FD" w:rsidRDefault="00970ACE" w:rsidP="00970ACE">
            <w:pPr>
              <w:pStyle w:val="Tableau"/>
              <w:rPr>
                <w:rFonts w:asciiTheme="minorHAnsi" w:hAnsiTheme="minorHAnsi" w:cstheme="minorHAnsi"/>
                <w:sz w:val="18"/>
                <w:szCs w:val="18"/>
              </w:rPr>
            </w:pPr>
          </w:p>
          <w:p w14:paraId="2B74E9A6" w14:textId="77777777" w:rsidR="002631B4"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r w:rsidR="002631B4" w:rsidRPr="00E814FD">
              <w:rPr>
                <w:rFonts w:asciiTheme="minorHAnsi" w:hAnsiTheme="minorHAnsi" w:cstheme="minorHAnsi"/>
                <w:b/>
                <w:sz w:val="18"/>
                <w:szCs w:val="18"/>
              </w:rPr>
              <w:t>schematrons\</w:t>
            </w:r>
            <w:proofErr w:type="spellStart"/>
            <w:r w:rsidR="002631B4" w:rsidRPr="00E814FD">
              <w:rPr>
                <w:rFonts w:asciiTheme="minorHAnsi" w:hAnsiTheme="minorHAnsi" w:cstheme="minorHAnsi"/>
                <w:b/>
                <w:sz w:val="18"/>
                <w:szCs w:val="18"/>
              </w:rPr>
              <w:t>include</w:t>
            </w:r>
            <w:proofErr w:type="spellEnd"/>
            <w:r w:rsidR="002631B4" w:rsidRPr="00E814FD">
              <w:rPr>
                <w:rFonts w:asciiTheme="minorHAnsi" w:hAnsiTheme="minorHAnsi" w:cstheme="minorHAnsi"/>
                <w:b/>
                <w:sz w:val="18"/>
                <w:szCs w:val="18"/>
              </w:rPr>
              <w:t>\</w:t>
            </w:r>
            <w:proofErr w:type="spellStart"/>
            <w:r w:rsidR="002631B4" w:rsidRPr="00E814FD">
              <w:rPr>
                <w:rFonts w:asciiTheme="minorHAnsi" w:hAnsiTheme="minorHAnsi" w:cstheme="minorHAnsi"/>
                <w:b/>
                <w:sz w:val="18"/>
                <w:szCs w:val="18"/>
              </w:rPr>
              <w:t>jeuxDeValeurs</w:t>
            </w:r>
            <w:proofErr w:type="spellEnd"/>
            <w:r w:rsidR="002631B4" w:rsidRPr="00E814FD">
              <w:rPr>
                <w:rFonts w:asciiTheme="minorHAnsi" w:hAnsiTheme="minorHAnsi" w:cstheme="minorHAnsi"/>
                <w:b/>
                <w:sz w:val="18"/>
                <w:szCs w:val="18"/>
              </w:rPr>
              <w:t>\ANEST-CR-ANEST_2021.01</w:t>
            </w:r>
          </w:p>
          <w:p w14:paraId="3F343C87" w14:textId="77777777" w:rsidR="00970ACE" w:rsidRPr="00E814FD" w:rsidRDefault="002631B4">
            <w:pPr>
              <w:pStyle w:val="Tableau"/>
              <w:numPr>
                <w:ilvl w:val="0"/>
                <w:numId w:val="35"/>
              </w:numPr>
              <w:rPr>
                <w:rFonts w:asciiTheme="minorHAnsi" w:hAnsiTheme="minorHAnsi" w:cstheme="minorHAnsi"/>
                <w:sz w:val="18"/>
                <w:szCs w:val="18"/>
              </w:rPr>
            </w:pPr>
            <w:proofErr w:type="spellStart"/>
            <w:r w:rsidRPr="00E814FD">
              <w:rPr>
                <w:rFonts w:asciiTheme="minorHAnsi" w:hAnsiTheme="minorHAnsi" w:cstheme="minorHAnsi"/>
                <w:sz w:val="18"/>
                <w:szCs w:val="18"/>
              </w:rPr>
              <w:t>JDV_AbordVeineuxPeripherique-CISIS.sch</w:t>
            </w:r>
            <w:proofErr w:type="spellEnd"/>
          </w:p>
          <w:p w14:paraId="5202DBDC" w14:textId="77777777" w:rsidR="002631B4" w:rsidRPr="00E814FD" w:rsidRDefault="002631B4">
            <w:pPr>
              <w:pStyle w:val="Tableau"/>
              <w:numPr>
                <w:ilvl w:val="0"/>
                <w:numId w:val="35"/>
              </w:numPr>
              <w:rPr>
                <w:rFonts w:asciiTheme="minorHAnsi" w:hAnsiTheme="minorHAnsi" w:cstheme="minorHAnsi"/>
                <w:sz w:val="18"/>
                <w:szCs w:val="18"/>
              </w:rPr>
            </w:pPr>
            <w:proofErr w:type="spellStart"/>
            <w:r w:rsidRPr="00E814FD">
              <w:rPr>
                <w:rFonts w:asciiTheme="minorHAnsi" w:hAnsiTheme="minorHAnsi" w:cstheme="minorHAnsi"/>
                <w:sz w:val="18"/>
                <w:szCs w:val="18"/>
              </w:rPr>
              <w:t>JDV_AbordVeineuxCentral-CISIS.sch</w:t>
            </w:r>
            <w:proofErr w:type="spellEnd"/>
          </w:p>
          <w:p w14:paraId="52B97870" w14:textId="77777777" w:rsidR="00DF46B4" w:rsidRPr="00E814FD" w:rsidRDefault="00DF46B4" w:rsidP="00DF46B4">
            <w:pPr>
              <w:pStyle w:val="Tableau"/>
              <w:rPr>
                <w:rFonts w:asciiTheme="minorHAnsi" w:hAnsiTheme="minorHAnsi" w:cstheme="minorHAnsi"/>
                <w:sz w:val="18"/>
                <w:szCs w:val="18"/>
              </w:rPr>
            </w:pPr>
          </w:p>
          <w:p w14:paraId="304E41A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 xml:space="preserve">\ </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w:t>
            </w:r>
          </w:p>
          <w:p w14:paraId="4539326E"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3E50777C"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t>CANCER-PPS_2021.01</w:t>
            </w:r>
          </w:p>
          <w:p w14:paraId="30049B80" w14:textId="77777777" w:rsidR="002631B4" w:rsidRPr="00E814FD" w:rsidRDefault="002631B4" w:rsidP="00970ACE">
            <w:pPr>
              <w:pStyle w:val="Tableau"/>
              <w:rPr>
                <w:rFonts w:asciiTheme="minorHAnsi" w:hAnsiTheme="minorHAnsi" w:cstheme="minorHAnsi"/>
                <w:sz w:val="18"/>
                <w:szCs w:val="18"/>
              </w:rPr>
            </w:pPr>
          </w:p>
          <w:p w14:paraId="3BCE53F8" w14:textId="77777777" w:rsidR="00DF46B4"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proofErr w:type="spellStart"/>
            <w:r w:rsidRPr="00E814FD">
              <w:rPr>
                <w:rFonts w:asciiTheme="minorHAnsi" w:hAnsiTheme="minorHAnsi" w:cstheme="minorHAnsi"/>
                <w:b/>
                <w:sz w:val="18"/>
                <w:szCs w:val="18"/>
              </w:rPr>
              <w:t>schématrons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specificationsVolets</w:t>
            </w:r>
            <w:proofErr w:type="spellEnd"/>
          </w:p>
          <w:p w14:paraId="75781C18"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1BDABE1B"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VAC_2021.01</w:t>
            </w:r>
          </w:p>
          <w:p w14:paraId="31BBCF2D"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VAC-NOTE_2021.01</w:t>
            </w:r>
          </w:p>
          <w:p w14:paraId="0D07C220" w14:textId="77777777" w:rsidR="006E3D8D" w:rsidRPr="00E814FD" w:rsidRDefault="006E3D8D" w:rsidP="00246C05">
            <w:pPr>
              <w:pStyle w:val="Tableau"/>
              <w:rPr>
                <w:rFonts w:asciiTheme="minorHAnsi" w:hAnsiTheme="minorHAnsi" w:cstheme="minorHAnsi"/>
                <w:b/>
                <w:sz w:val="18"/>
                <w:szCs w:val="18"/>
              </w:rPr>
            </w:pPr>
          </w:p>
          <w:p w14:paraId="7DAEF1C1" w14:textId="77777777" w:rsidR="006E3D8D" w:rsidRPr="00E814FD" w:rsidRDefault="006E3D8D" w:rsidP="00E80021">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exemples IHE_XDM</w:t>
            </w:r>
          </w:p>
        </w:tc>
      </w:tr>
      <w:tr w:rsidR="00180335" w:rsidRPr="00E814FD" w14:paraId="3163E447" w14:textId="77777777" w:rsidTr="0052735B">
        <w:tc>
          <w:tcPr>
            <w:tcW w:w="1182" w:type="dxa"/>
            <w:vAlign w:val="center"/>
          </w:tcPr>
          <w:p w14:paraId="578FCB00" w14:textId="77777777" w:rsidR="00180335" w:rsidRPr="00E814FD" w:rsidRDefault="004A15C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10/09/2021</w:t>
            </w:r>
          </w:p>
        </w:tc>
        <w:tc>
          <w:tcPr>
            <w:tcW w:w="935" w:type="dxa"/>
            <w:vAlign w:val="center"/>
          </w:tcPr>
          <w:p w14:paraId="426BB53D" w14:textId="77777777" w:rsidR="00180335" w:rsidRPr="00E814FD" w:rsidRDefault="0078692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2.34</w:t>
            </w:r>
          </w:p>
        </w:tc>
        <w:tc>
          <w:tcPr>
            <w:tcW w:w="7689" w:type="dxa"/>
            <w:vAlign w:val="center"/>
          </w:tcPr>
          <w:p w14:paraId="3914B0C3" w14:textId="77777777" w:rsidR="002131AC" w:rsidRPr="00E814FD" w:rsidRDefault="002131AC"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CE0D3E" w14:textId="77777777" w:rsidR="002131AC" w:rsidRPr="00E814FD" w:rsidRDefault="002131AC" w:rsidP="00AA7B36">
            <w:pPr>
              <w:pStyle w:val="Tableau"/>
              <w:rPr>
                <w:rFonts w:asciiTheme="minorHAnsi" w:hAnsiTheme="minorHAnsi" w:cstheme="minorHAnsi"/>
                <w:b/>
                <w:sz w:val="18"/>
                <w:szCs w:val="18"/>
              </w:rPr>
            </w:pPr>
          </w:p>
          <w:p w14:paraId="20DEECA6" w14:textId="77777777" w:rsidR="00221478" w:rsidRPr="00E814FD" w:rsidRDefault="00221478"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2329701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7BD659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ANEST-CR-CPA_2021.01.xml</w:t>
            </w:r>
          </w:p>
          <w:p w14:paraId="07EF1FC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AVC-AUNV_2.2.xml</w:t>
            </w:r>
          </w:p>
          <w:p w14:paraId="7BA311E5"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AVC-EUNV_2.2.xml</w:t>
            </w:r>
          </w:p>
          <w:p w14:paraId="39F28104" w14:textId="77777777" w:rsidR="00EC49E2" w:rsidRPr="00E814FD" w:rsidRDefault="00EC49E2">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AVC-PAVC_2.2.xml</w:t>
            </w:r>
          </w:p>
          <w:p w14:paraId="274C55F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CANCER-D2LM-FIDD_1.1.13.xml</w:t>
            </w:r>
          </w:p>
          <w:p w14:paraId="368B9517"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CANCER-D2LM-FIN_1.1.13.xml</w:t>
            </w:r>
          </w:p>
          <w:p w14:paraId="23E3667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65DE347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88FF8F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664F3B53"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8A3DB5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11213EB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CANCER-FRCP_2021.01_Transversale.xml</w:t>
            </w:r>
          </w:p>
          <w:p w14:paraId="436FC43A"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CANCER-PPS_2021.01.xml</w:t>
            </w:r>
          </w:p>
          <w:p w14:paraId="31C7C56E"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CANCER-PPS_2021.01_Autopresentable_V2.xml</w:t>
            </w:r>
          </w:p>
          <w:p w14:paraId="57EDD71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5A60734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41343FC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CR-RTN_1.1.xml</w:t>
            </w:r>
          </w:p>
          <w:p w14:paraId="0C801B07"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CSE-CS8_2021.01.xml</w:t>
            </w:r>
          </w:p>
          <w:p w14:paraId="29998B93"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CSE-CS9_2021.01.xml</w:t>
            </w:r>
          </w:p>
          <w:p w14:paraId="028C4A71"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CSE-CS24_2021.01.xml</w:t>
            </w:r>
          </w:p>
          <w:p w14:paraId="5B1081D4"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F-PRC-DCI_1.4.xml</w:t>
            </w:r>
          </w:p>
          <w:p w14:paraId="23518560"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F-PRC-PSC_1.4.xml</w:t>
            </w:r>
          </w:p>
          <w:p w14:paraId="097678D0"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F-PRC-PPV_1.4.xml</w:t>
            </w:r>
          </w:p>
          <w:p w14:paraId="21057B3D"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LDL-SES_2020.01.xml</w:t>
            </w:r>
          </w:p>
          <w:p w14:paraId="6A55850F"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 xml:space="preserve">OBP-SAP_1.2.xml </w:t>
            </w:r>
          </w:p>
          <w:p w14:paraId="6DDE8F9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OBP-SNE_1.3.xml</w:t>
            </w:r>
          </w:p>
          <w:p w14:paraId="0E37EA2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OPH-BRE_2021.01.xml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21EA08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PPS-PAERPA_2021.01.xml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3C012406"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12CFD0E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TLM-DA_2020.01_TCG.xml</w:t>
            </w:r>
          </w:p>
          <w:p w14:paraId="498CDAE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TLM-DA_2020.01_TCG_anamnèse-non-structurée.xml</w:t>
            </w:r>
          </w:p>
          <w:p w14:paraId="3BB7566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TLM-DA_2020.01_TE1_anamnèse-non-structurée.xml</w:t>
            </w:r>
          </w:p>
          <w:p w14:paraId="037A1F3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F0B144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VSM_1.4.xml</w:t>
            </w:r>
          </w:p>
          <w:p w14:paraId="6715EF90" w14:textId="77777777" w:rsidR="00221478" w:rsidRPr="00E814FD" w:rsidRDefault="00221478" w:rsidP="00AA7B36">
            <w:pPr>
              <w:pStyle w:val="Tableau"/>
              <w:rPr>
                <w:rFonts w:asciiTheme="minorHAnsi" w:hAnsiTheme="minorHAnsi" w:cstheme="minorHAnsi"/>
                <w:b/>
                <w:sz w:val="18"/>
                <w:szCs w:val="18"/>
              </w:rPr>
            </w:pPr>
          </w:p>
          <w:p w14:paraId="4F94463F" w14:textId="77777777" w:rsidR="00AA7B36" w:rsidRPr="00E814FD" w:rsidRDefault="00AA7B36"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657BE0D" w14:textId="77777777" w:rsidR="00AA7B36" w:rsidRPr="00E814FD" w:rsidRDefault="00AA7B36">
            <w:pPr>
              <w:pStyle w:val="Tableau"/>
              <w:numPr>
                <w:ilvl w:val="0"/>
                <w:numId w:val="41"/>
              </w:numPr>
              <w:rPr>
                <w:rFonts w:asciiTheme="minorHAnsi" w:hAnsiTheme="minorHAnsi" w:cstheme="minorHAnsi"/>
                <w:sz w:val="18"/>
                <w:szCs w:val="18"/>
              </w:rPr>
            </w:pPr>
            <w:r w:rsidRPr="00E814FD">
              <w:rPr>
                <w:rFonts w:asciiTheme="minorHAnsi" w:hAnsiTheme="minorHAnsi" w:cstheme="minorHAnsi"/>
                <w:sz w:val="18"/>
                <w:szCs w:val="18"/>
              </w:rPr>
              <w:t>headers.xsl</w:t>
            </w:r>
          </w:p>
          <w:p w14:paraId="6F22A00F" w14:textId="77777777" w:rsidR="00AA7B36" w:rsidRPr="00E814FD" w:rsidRDefault="00AA7B36" w:rsidP="00786927">
            <w:pPr>
              <w:pStyle w:val="Tableau"/>
              <w:rPr>
                <w:rFonts w:asciiTheme="minorHAnsi" w:hAnsiTheme="minorHAnsi" w:cstheme="minorHAnsi"/>
                <w:sz w:val="18"/>
                <w:szCs w:val="18"/>
              </w:rPr>
            </w:pPr>
          </w:p>
          <w:p w14:paraId="1E634727" w14:textId="77777777" w:rsidR="00786927" w:rsidRPr="00E814FD" w:rsidRDefault="00312FD4" w:rsidP="00786927">
            <w:pPr>
              <w:pStyle w:val="Tableau"/>
              <w:rPr>
                <w:rFonts w:asciiTheme="minorHAnsi" w:hAnsiTheme="minorHAnsi" w:cstheme="minorHAnsi"/>
                <w:sz w:val="18"/>
                <w:szCs w:val="18"/>
              </w:rPr>
            </w:pPr>
            <w:proofErr w:type="spellStart"/>
            <w:r w:rsidRPr="00E814FD">
              <w:rPr>
                <w:rFonts w:asciiTheme="minorHAnsi" w:hAnsiTheme="minorHAnsi" w:cstheme="minorHAnsi"/>
                <w:b/>
                <w:sz w:val="18"/>
                <w:szCs w:val="18"/>
              </w:rPr>
              <w:t>S</w:t>
            </w:r>
            <w:r w:rsidR="00786927" w:rsidRPr="00E814FD">
              <w:rPr>
                <w:rFonts w:asciiTheme="minorHAnsi" w:hAnsiTheme="minorHAnsi" w:cstheme="minorHAnsi"/>
                <w:b/>
                <w:sz w:val="18"/>
                <w:szCs w:val="18"/>
              </w:rPr>
              <w:t>chématrons</w:t>
            </w:r>
            <w:proofErr w:type="spellEnd"/>
            <w:r w:rsidR="00786927" w:rsidRPr="00E814FD">
              <w:rPr>
                <w:rFonts w:asciiTheme="minorHAnsi" w:hAnsiTheme="minorHAnsi" w:cstheme="minorHAnsi"/>
                <w:b/>
                <w:sz w:val="18"/>
                <w:szCs w:val="18"/>
              </w:rPr>
              <w:t xml:space="preserve"> de documents :</w:t>
            </w:r>
          </w:p>
          <w:p w14:paraId="61AD65A1" w14:textId="77777777" w:rsidR="00EC49E2"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CI-SIS_AVC-AUNV_2.2.sch (renommé)</w:t>
            </w:r>
          </w:p>
          <w:p w14:paraId="5420AFBF" w14:textId="77777777" w:rsidR="007E6E3A"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CI-SIS_AVC-EUNV_2.2.sch (renommé)</w:t>
            </w:r>
            <w:r w:rsidR="007E6E3A" w:rsidRPr="00E814FD">
              <w:rPr>
                <w:rFonts w:asciiTheme="minorHAnsi" w:hAnsiTheme="minorHAnsi" w:cstheme="minorHAnsi"/>
                <w:sz w:val="18"/>
                <w:szCs w:val="18"/>
              </w:rPr>
              <w:t xml:space="preserve"> </w:t>
            </w:r>
          </w:p>
          <w:p w14:paraId="05031F9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CI-SIS_AVC-PAVC_2.2.sch (renommé)</w:t>
            </w:r>
          </w:p>
          <w:p w14:paraId="63DE7D6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CI-SIS_AVC-SUNV_2.2.sch (renommé)</w:t>
            </w:r>
          </w:p>
          <w:p w14:paraId="697CB034" w14:textId="77777777" w:rsidR="00B54653" w:rsidRPr="00E814FD" w:rsidRDefault="00B54653">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CI-SIS_CANCER-D2LM-FIN_1.1.13</w:t>
            </w:r>
          </w:p>
          <w:p w14:paraId="6F809D0B" w14:textId="77777777" w:rsidR="00DD0709" w:rsidRPr="00E814FD" w:rsidRDefault="00B54653">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CI-SIS_CANCER-D2LM-FIDD_1.1.13</w:t>
            </w:r>
            <w:r w:rsidR="00DD0709" w:rsidRPr="00E814FD">
              <w:rPr>
                <w:rFonts w:asciiTheme="minorHAnsi" w:hAnsiTheme="minorHAnsi" w:cstheme="minorHAnsi"/>
                <w:sz w:val="18"/>
                <w:szCs w:val="18"/>
                <w:lang w:val="it-IT"/>
              </w:rPr>
              <w:t xml:space="preserve"> </w:t>
            </w:r>
          </w:p>
          <w:p w14:paraId="3415AD40"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CI-SIS_CANCER-D2LM-FIDD_2021.01.sch </w:t>
            </w:r>
            <w:r w:rsidRPr="00E814FD">
              <w:rPr>
                <w:rFonts w:asciiTheme="minorHAnsi" w:hAnsiTheme="minorHAnsi" w:cstheme="minorHAnsi"/>
                <w:color w:val="548DD4" w:themeColor="text2" w:themeTint="99"/>
                <w:sz w:val="18"/>
                <w:szCs w:val="18"/>
              </w:rPr>
              <w:t>(nouveau)</w:t>
            </w:r>
          </w:p>
          <w:p w14:paraId="3EA44CA3"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CI-SIS_CANCER-D2LM-FIN_2021.01.sch </w:t>
            </w:r>
            <w:r w:rsidRPr="00E814FD">
              <w:rPr>
                <w:rFonts w:asciiTheme="minorHAnsi" w:hAnsiTheme="minorHAnsi" w:cstheme="minorHAnsi"/>
                <w:color w:val="548DD4" w:themeColor="text2" w:themeTint="99"/>
                <w:sz w:val="18"/>
                <w:szCs w:val="18"/>
              </w:rPr>
              <w:t>(nouveau)</w:t>
            </w:r>
          </w:p>
          <w:p w14:paraId="401CE1A1" w14:textId="77777777" w:rsidR="00996478" w:rsidRPr="00E814FD" w:rsidRDefault="00996478">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CI-SIS_CR-BIO_2021.01.sch (renommé)</w:t>
            </w:r>
          </w:p>
          <w:p w14:paraId="2F08C437"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7E5C4CF1"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3600A706" w14:textId="77777777" w:rsidR="00996478"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5214533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CI-SIS_DLU-DLU_2021.01.sch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70C8599C"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CI-SIS_DLU-FLUDR_2021.01.sch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5122BB9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CI-SIS_DLU-FLUDT_2021.01.sch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3C829A4B"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 (renommé)</w:t>
            </w:r>
          </w:p>
          <w:p w14:paraId="7966094F"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CI-SIS_LDL-SES_2020.01.sch (renommé)</w:t>
            </w:r>
          </w:p>
          <w:p w14:paraId="5A800246"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CI-SIS_F-PRC_1.4.sch (renommé)</w:t>
            </w:r>
          </w:p>
          <w:p w14:paraId="7BE42AE4"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CI-SIS_OBP-SAP_1.3</w:t>
            </w:r>
            <w:r w:rsidR="00301DD6" w:rsidRPr="00E814FD">
              <w:rPr>
                <w:rFonts w:asciiTheme="minorHAnsi" w:hAnsiTheme="minorHAnsi" w:cstheme="minorHAnsi"/>
                <w:sz w:val="18"/>
                <w:szCs w:val="18"/>
              </w:rPr>
              <w:t xml:space="preserve"> (renommé)</w:t>
            </w:r>
          </w:p>
          <w:p w14:paraId="7B4E6981"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CI-SIS_OBP-SCE</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0A3283A9"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CI-SIS_OBP-SCM</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4EF19F5E"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CI-SIS_OBP-SNE_1.3</w:t>
            </w:r>
            <w:r w:rsidR="00301DD6" w:rsidRPr="00E814FD">
              <w:rPr>
                <w:rFonts w:asciiTheme="minorHAnsi" w:hAnsiTheme="minorHAnsi" w:cstheme="minorHAnsi"/>
                <w:sz w:val="18"/>
                <w:szCs w:val="18"/>
              </w:rPr>
              <w:t xml:space="preserve"> (renommé)</w:t>
            </w:r>
          </w:p>
          <w:p w14:paraId="267BC319"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CI-SIS_OBP-SNM_1.3</w:t>
            </w:r>
            <w:r w:rsidR="00301DD6" w:rsidRPr="00E814FD">
              <w:rPr>
                <w:rFonts w:asciiTheme="minorHAnsi" w:hAnsiTheme="minorHAnsi" w:cstheme="minorHAnsi"/>
                <w:sz w:val="18"/>
                <w:szCs w:val="18"/>
              </w:rPr>
              <w:t xml:space="preserve"> (renommé)</w:t>
            </w:r>
          </w:p>
          <w:p w14:paraId="74F869C6"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CI-SIS_OPH-BRE_2021.01.sch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8FECD02" w14:textId="77777777" w:rsidR="0009567C" w:rsidRPr="00E814FD" w:rsidRDefault="0009567C">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CI-SIS_OPH-CR-RTN_1.1.sch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620BBE22"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CI-SIS_PPS-PAERPA_2021.01.sch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78A1AA8"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082D85FD"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5579DE33"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CI-SIS_TLM-CR_2020.01.sch</w:t>
            </w:r>
          </w:p>
          <w:p w14:paraId="3F4E3992"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7037739" w14:textId="77777777" w:rsidR="00430FE4" w:rsidRPr="00E814FD" w:rsidRDefault="00430FE4" w:rsidP="00430FE4">
            <w:pPr>
              <w:pStyle w:val="Tableau"/>
              <w:rPr>
                <w:rFonts w:asciiTheme="minorHAnsi" w:hAnsiTheme="minorHAnsi" w:cstheme="minorHAnsi"/>
                <w:sz w:val="18"/>
                <w:szCs w:val="18"/>
              </w:rPr>
            </w:pPr>
          </w:p>
          <w:p w14:paraId="1B018FBD" w14:textId="77777777" w:rsidR="00430FE4" w:rsidRPr="00E814FD" w:rsidRDefault="0021607B" w:rsidP="00430FE4">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w:t>
            </w:r>
            <w:r w:rsidR="00430FE4" w:rsidRPr="00E814FD">
              <w:rPr>
                <w:rFonts w:asciiTheme="minorHAnsi" w:hAnsiTheme="minorHAnsi" w:cstheme="minorHAnsi"/>
                <w:b/>
                <w:sz w:val="18"/>
                <w:szCs w:val="18"/>
              </w:rPr>
              <w:t>chematrons</w:t>
            </w:r>
            <w:proofErr w:type="gramEnd"/>
            <w:r w:rsidR="00430FE4" w:rsidRPr="00E814FD">
              <w:rPr>
                <w:rFonts w:asciiTheme="minorHAnsi" w:hAnsiTheme="minorHAnsi" w:cstheme="minorHAnsi"/>
                <w:b/>
                <w:sz w:val="18"/>
                <w:szCs w:val="18"/>
              </w:rPr>
              <w:t>\profils :</w:t>
            </w:r>
          </w:p>
          <w:p w14:paraId="25F40AD2" w14:textId="77777777" w:rsidR="00430FE4" w:rsidRPr="00E814FD" w:rsidRDefault="00430FE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SIS_Modeles_ANS.sch</w:t>
            </w:r>
            <w:proofErr w:type="spellEnd"/>
          </w:p>
          <w:p w14:paraId="1E4FE6DE" w14:textId="77777777" w:rsidR="00430FE4" w:rsidRPr="00E814FD" w:rsidRDefault="00430FE4" w:rsidP="00430FE4">
            <w:pPr>
              <w:pStyle w:val="Tableau"/>
              <w:rPr>
                <w:rFonts w:asciiTheme="minorHAnsi" w:hAnsiTheme="minorHAnsi" w:cstheme="minorHAnsi"/>
                <w:sz w:val="18"/>
                <w:szCs w:val="18"/>
              </w:rPr>
            </w:pPr>
          </w:p>
          <w:p w14:paraId="7A589E8C" w14:textId="77777777" w:rsidR="00430FE4" w:rsidRPr="00E814FD" w:rsidRDefault="0021607B" w:rsidP="00430FE4">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w:t>
            </w:r>
            <w:r w:rsidR="00430FE4" w:rsidRPr="00E814FD">
              <w:rPr>
                <w:rFonts w:asciiTheme="minorHAnsi" w:hAnsiTheme="minorHAnsi" w:cstheme="minorHAnsi"/>
                <w:b/>
                <w:sz w:val="18"/>
                <w:szCs w:val="18"/>
              </w:rPr>
              <w:t> :</w:t>
            </w:r>
          </w:p>
          <w:p w14:paraId="34C76123" w14:textId="77777777" w:rsidR="00430FE4" w:rsidRPr="00E814FD" w:rsidRDefault="00430FE4">
            <w:pPr>
              <w:pStyle w:val="Tableau"/>
              <w:numPr>
                <w:ilvl w:val="0"/>
                <w:numId w:val="39"/>
              </w:numPr>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S_bilan</w:t>
            </w:r>
            <w:proofErr w:type="spellEnd"/>
            <w:r w:rsidRPr="00E814FD">
              <w:rPr>
                <w:rFonts w:asciiTheme="minorHAnsi" w:hAnsiTheme="minorHAnsi" w:cstheme="minorHAnsi"/>
                <w:sz w:val="18"/>
                <w:szCs w:val="18"/>
                <w:lang w:val="en-AE"/>
              </w:rPr>
              <w:t>-diagnostic-</w:t>
            </w:r>
            <w:proofErr w:type="spellStart"/>
            <w:r w:rsidRPr="00E814FD">
              <w:rPr>
                <w:rFonts w:asciiTheme="minorHAnsi" w:hAnsiTheme="minorHAnsi" w:cstheme="minorHAnsi"/>
                <w:sz w:val="18"/>
                <w:szCs w:val="18"/>
                <w:lang w:val="en-AE"/>
              </w:rPr>
              <w:t>immediat_ANS.sch</w:t>
            </w:r>
            <w:proofErr w:type="spellEnd"/>
          </w:p>
          <w:p w14:paraId="5FE6545A" w14:textId="77777777" w:rsidR="00424C09" w:rsidRPr="00E814FD" w:rsidRDefault="00424C09">
            <w:pPr>
              <w:pStyle w:val="Tableau"/>
              <w:numPr>
                <w:ilvl w:val="0"/>
                <w:numId w:val="39"/>
              </w:numPr>
              <w:rPr>
                <w:rFonts w:asciiTheme="minorHAnsi" w:hAnsiTheme="minorHAnsi" w:cstheme="minorHAnsi"/>
                <w:sz w:val="18"/>
                <w:szCs w:val="18"/>
              </w:rPr>
            </w:pPr>
            <w:proofErr w:type="spellStart"/>
            <w:r w:rsidRPr="00E814FD">
              <w:rPr>
                <w:rFonts w:asciiTheme="minorHAnsi" w:hAnsiTheme="minorHAnsi" w:cstheme="minorHAnsi"/>
                <w:sz w:val="18"/>
                <w:szCs w:val="18"/>
              </w:rPr>
              <w:t>S_informationsAssure_ANS.sch</w:t>
            </w:r>
            <w:proofErr w:type="spellEnd"/>
          </w:p>
          <w:p w14:paraId="223EFC54" w14:textId="77777777" w:rsidR="00430FE4" w:rsidRPr="00E814FD" w:rsidRDefault="00430FE4" w:rsidP="00430FE4">
            <w:pPr>
              <w:pStyle w:val="Tableau"/>
              <w:rPr>
                <w:rFonts w:asciiTheme="minorHAnsi" w:hAnsiTheme="minorHAnsi" w:cstheme="minorHAnsi"/>
                <w:sz w:val="18"/>
                <w:szCs w:val="18"/>
              </w:rPr>
            </w:pPr>
          </w:p>
          <w:p w14:paraId="6562F11D" w14:textId="77777777" w:rsidR="00786927" w:rsidRPr="00E814FD" w:rsidRDefault="0021607B" w:rsidP="00786927">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entrees</w:t>
            </w:r>
            <w:proofErr w:type="spellEnd"/>
            <w:r w:rsidR="00430FE4" w:rsidRPr="00E814FD">
              <w:rPr>
                <w:rFonts w:asciiTheme="minorHAnsi" w:hAnsiTheme="minorHAnsi" w:cstheme="minorHAnsi"/>
                <w:b/>
                <w:sz w:val="18"/>
                <w:szCs w:val="18"/>
              </w:rPr>
              <w:t> :</w:t>
            </w:r>
          </w:p>
          <w:p w14:paraId="1FC8D422" w14:textId="77777777" w:rsidR="00430FE4" w:rsidRPr="00E814FD" w:rsidRDefault="00430FE4">
            <w:pPr>
              <w:pStyle w:val="Tableau"/>
              <w:numPr>
                <w:ilvl w:val="0"/>
                <w:numId w:val="39"/>
              </w:numPr>
              <w:rPr>
                <w:rFonts w:asciiTheme="minorHAnsi" w:hAnsiTheme="minorHAnsi" w:cstheme="minorHAnsi"/>
                <w:sz w:val="18"/>
                <w:szCs w:val="18"/>
              </w:rPr>
            </w:pPr>
            <w:proofErr w:type="spellStart"/>
            <w:r w:rsidRPr="00E814FD">
              <w:rPr>
                <w:rFonts w:asciiTheme="minorHAnsi" w:hAnsiTheme="minorHAnsi" w:cstheme="minorHAnsi"/>
                <w:sz w:val="18"/>
                <w:szCs w:val="18"/>
              </w:rPr>
              <w:t>E_observationRequest_int.sch</w:t>
            </w:r>
            <w:proofErr w:type="spellEnd"/>
          </w:p>
          <w:p w14:paraId="767ED3B8" w14:textId="77777777" w:rsidR="00180335" w:rsidRPr="00E814FD" w:rsidRDefault="00180335" w:rsidP="007E1B0C">
            <w:pPr>
              <w:pStyle w:val="Tableau"/>
              <w:rPr>
                <w:rFonts w:asciiTheme="minorHAnsi" w:hAnsiTheme="minorHAnsi" w:cstheme="minorHAnsi"/>
                <w:b/>
                <w:sz w:val="18"/>
                <w:szCs w:val="18"/>
              </w:rPr>
            </w:pPr>
          </w:p>
          <w:p w14:paraId="7A8D42F6" w14:textId="77777777" w:rsidR="00786927" w:rsidRPr="00E814FD" w:rsidRDefault="0021607B" w:rsidP="007E1B0C">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00786927" w:rsidRPr="00E814FD">
              <w:rPr>
                <w:rFonts w:asciiTheme="minorHAnsi" w:hAnsiTheme="minorHAnsi" w:cstheme="minorHAnsi"/>
                <w:b/>
                <w:sz w:val="18"/>
                <w:szCs w:val="18"/>
              </w:rPr>
              <w:t> :</w:t>
            </w:r>
          </w:p>
          <w:p w14:paraId="184EC0CB" w14:textId="77777777" w:rsidR="00786927" w:rsidRPr="00E814FD" w:rsidRDefault="0078692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JDV_administrativeGenderCode.sch</w:t>
            </w:r>
            <w:proofErr w:type="spellEnd"/>
            <w:r w:rsidRPr="00E814FD">
              <w:rPr>
                <w:rFonts w:asciiTheme="minorHAnsi" w:hAnsiTheme="minorHAnsi" w:cstheme="minorHAnsi"/>
                <w:sz w:val="18"/>
                <w:szCs w:val="18"/>
              </w:rPr>
              <w:t> : pour remplacement du code "U" par "UN"</w:t>
            </w:r>
          </w:p>
          <w:p w14:paraId="2046F51A"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5D35B99D"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CANCER-DL2M-FIN_2021.01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11EADB3"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OPH-BRE_2021.01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40FA9AEC"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PPS-PAERPA_2021.01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691622FA"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1148C975" w14:textId="77777777" w:rsidR="00AA7B36" w:rsidRPr="00E814FD" w:rsidRDefault="00AA7B36" w:rsidP="00AA7B36">
            <w:pPr>
              <w:pStyle w:val="Tableau"/>
              <w:rPr>
                <w:rFonts w:asciiTheme="minorHAnsi" w:hAnsiTheme="minorHAnsi" w:cstheme="minorHAnsi"/>
                <w:b/>
                <w:sz w:val="18"/>
                <w:szCs w:val="18"/>
              </w:rPr>
            </w:pPr>
          </w:p>
          <w:p w14:paraId="306551EA" w14:textId="77777777" w:rsidR="00AA7B36" w:rsidRPr="00E814FD" w:rsidRDefault="0021607B" w:rsidP="00AA7B36">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specificationsVolets</w:t>
            </w:r>
            <w:proofErr w:type="spellEnd"/>
            <w:r w:rsidR="00AA7B36" w:rsidRPr="00E814FD">
              <w:rPr>
                <w:rFonts w:asciiTheme="minorHAnsi" w:hAnsiTheme="minorHAnsi" w:cstheme="minorHAnsi"/>
                <w:b/>
                <w:sz w:val="18"/>
                <w:szCs w:val="18"/>
              </w:rPr>
              <w:t> :</w:t>
            </w:r>
          </w:p>
          <w:p w14:paraId="3A0451A1"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52BC5C3D" w14:textId="77777777" w:rsidR="00E078FA" w:rsidRPr="00E814FD" w:rsidRDefault="00E078FA">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suivants :</w:t>
            </w:r>
          </w:p>
          <w:p w14:paraId="1F2B6654"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235E69" w:rsidRPr="00E814FD">
              <w:rPr>
                <w:rFonts w:asciiTheme="minorHAnsi" w:hAnsiTheme="minorHAnsi" w:cstheme="minorHAnsi"/>
                <w:sz w:val="18"/>
                <w:szCs w:val="18"/>
              </w:rPr>
              <w:t xml:space="preserve"> </w:t>
            </w:r>
            <w:r w:rsidR="00235E69" w:rsidRPr="00E814FD">
              <w:rPr>
                <w:rFonts w:asciiTheme="minorHAnsi" w:hAnsiTheme="minorHAnsi" w:cstheme="minorHAnsi"/>
                <w:color w:val="548DD4" w:themeColor="text2" w:themeTint="99"/>
                <w:sz w:val="18"/>
                <w:szCs w:val="18"/>
              </w:rPr>
              <w:t>(nouveau)</w:t>
            </w:r>
          </w:p>
          <w:p w14:paraId="5F017A02"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CANCER-DL2M-FIN_2021.01 </w:t>
            </w:r>
            <w:r w:rsidRPr="00E814FD">
              <w:rPr>
                <w:rFonts w:asciiTheme="minorHAnsi" w:hAnsiTheme="minorHAnsi" w:cstheme="minorHAnsi"/>
                <w:color w:val="548DD4" w:themeColor="text2" w:themeTint="99"/>
                <w:sz w:val="18"/>
                <w:szCs w:val="18"/>
              </w:rPr>
              <w:t>(nouveau)</w:t>
            </w:r>
          </w:p>
          <w:p w14:paraId="56B2823B"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\E_abdomen_CSE-CS8.sch</w:t>
            </w:r>
          </w:p>
          <w:p w14:paraId="193AF3AB"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\Entrees\E_ears_CSE-CS8.sch</w:t>
            </w:r>
          </w:p>
          <w:p w14:paraId="05A29F9F"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 xml:space="preserve">\Entrees\E_generalApp_CSE-CS8.sch </w:t>
            </w:r>
          </w:p>
          <w:p w14:paraId="4AD24897" w14:textId="77777777" w:rsidR="007A695F"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CSE-CS8_2021.01</w:t>
            </w:r>
            <w:r w:rsidR="007A695F" w:rsidRPr="00E814FD">
              <w:rPr>
                <w:rFonts w:asciiTheme="minorHAnsi" w:hAnsiTheme="minorHAnsi" w:cstheme="minorHAnsi"/>
                <w:sz w:val="18"/>
                <w:szCs w:val="18"/>
                <w:lang w:val="it-IT"/>
              </w:rPr>
              <w:t>\Entrees\E_genitalia_CSE-CS8.sch</w:t>
            </w:r>
          </w:p>
          <w:p w14:paraId="00379AA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\Entrees\E_heart_CSE-CS8.sch</w:t>
            </w:r>
          </w:p>
          <w:p w14:paraId="7035C62C"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\E_musculo_CSE-CS8.sch</w:t>
            </w:r>
          </w:p>
          <w:p w14:paraId="5A007255"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\E_neurologic_CSE-CS8.sch</w:t>
            </w:r>
          </w:p>
          <w:p w14:paraId="5E2F01C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\Entrees\E_teeth_CSE-CS8.sch</w:t>
            </w:r>
          </w:p>
          <w:p w14:paraId="4C63A2B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\E_abdomen_CSE-CS9.sch</w:t>
            </w:r>
          </w:p>
          <w:p w14:paraId="2565BFD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w:t>
            </w:r>
            <w:r w:rsidR="00334C2E" w:rsidRPr="00E814FD">
              <w:rPr>
                <w:rFonts w:asciiTheme="minorHAnsi" w:hAnsiTheme="minorHAnsi" w:cstheme="minorHAnsi"/>
                <w:sz w:val="18"/>
                <w:szCs w:val="18"/>
                <w:lang w:val="en-AE"/>
              </w:rPr>
              <w:t>E_ears_CSE-CS9.sch</w:t>
            </w:r>
          </w:p>
          <w:p w14:paraId="4B7C6208"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w:t>
            </w:r>
            <w:r w:rsidR="00334C2E" w:rsidRPr="00E814FD">
              <w:rPr>
                <w:rFonts w:asciiTheme="minorHAnsi" w:hAnsiTheme="minorHAnsi" w:cstheme="minorHAnsi"/>
                <w:sz w:val="18"/>
                <w:szCs w:val="18"/>
              </w:rPr>
              <w:t>E_endocrine_CSE-CS9.sch</w:t>
            </w:r>
          </w:p>
          <w:p w14:paraId="7DC9B414"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 xml:space="preserve">\Entrees\E_eyes_CSE-CS9.sch </w:t>
            </w:r>
          </w:p>
          <w:p w14:paraId="3E0E680A"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lastRenderedPageBreak/>
              <w:t>CSE-CS9_2021.01</w:t>
            </w:r>
            <w:r w:rsidR="00334C2E" w:rsidRPr="00E814FD">
              <w:rPr>
                <w:rFonts w:asciiTheme="minorHAnsi" w:hAnsiTheme="minorHAnsi" w:cstheme="minorHAnsi"/>
                <w:sz w:val="18"/>
                <w:szCs w:val="18"/>
                <w:lang w:val="en-AE"/>
              </w:rPr>
              <w:t>\Entrees\E_generalApp_CSE-CS9.sch</w:t>
            </w:r>
          </w:p>
          <w:p w14:paraId="49BA1C6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CSE-CS9_2021.01</w:t>
            </w:r>
            <w:r w:rsidR="00334C2E" w:rsidRPr="00E814FD">
              <w:rPr>
                <w:rFonts w:asciiTheme="minorHAnsi" w:hAnsiTheme="minorHAnsi" w:cstheme="minorHAnsi"/>
                <w:sz w:val="18"/>
                <w:szCs w:val="18"/>
                <w:lang w:val="it-IT"/>
              </w:rPr>
              <w:t>\Entrees\E_genitalia_CSE-CS9.sch</w:t>
            </w:r>
          </w:p>
          <w:p w14:paraId="03DF796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334C2E" w:rsidRPr="00E814FD">
              <w:rPr>
                <w:rFonts w:asciiTheme="minorHAnsi" w:hAnsiTheme="minorHAnsi" w:cstheme="minorHAnsi"/>
                <w:sz w:val="18"/>
                <w:szCs w:val="18"/>
                <w:lang w:val="en-AE"/>
              </w:rPr>
              <w:t>\Entrees\E_heart_CSE-CS9.sch</w:t>
            </w:r>
          </w:p>
          <w:p w14:paraId="2F42095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\Entrees\E_integumentary_CSE-CS9.sch</w:t>
            </w:r>
          </w:p>
          <w:p w14:paraId="136C1D2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\Entrees\E_lymphatic_CSE-CS9.sch</w:t>
            </w:r>
          </w:p>
          <w:p w14:paraId="35A81C64"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\E_musculo_CSE-CS9.sch</w:t>
            </w:r>
          </w:p>
          <w:p w14:paraId="0D56086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\E_neurologic_CSE-CS9.sch</w:t>
            </w:r>
          </w:p>
          <w:p w14:paraId="388C928F"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w:t>
            </w:r>
            <w:r w:rsidR="00334C2E" w:rsidRPr="00E814FD">
              <w:rPr>
                <w:rFonts w:asciiTheme="minorHAnsi" w:hAnsiTheme="minorHAnsi" w:cstheme="minorHAnsi"/>
                <w:sz w:val="18"/>
                <w:szCs w:val="18"/>
              </w:rPr>
              <w:t>E_respiratory_CSE-CS9.sch</w:t>
            </w:r>
          </w:p>
          <w:p w14:paraId="03DF5491"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\Entrees\E_teeth_CSE-CS9.sch</w:t>
            </w:r>
          </w:p>
          <w:p w14:paraId="29BBDF45"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\E_abdomen_CSE-CS24.sch</w:t>
            </w:r>
          </w:p>
          <w:p w14:paraId="2771346F"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\Entrees\E_ears_CSE-CS24.sch</w:t>
            </w:r>
          </w:p>
          <w:p w14:paraId="3CF53C0C"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\E_endocrine_CSE-CS24.sch</w:t>
            </w:r>
          </w:p>
          <w:p w14:paraId="270D7B4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 xml:space="preserve">\Entrees\E_eyes_CSE-CS24.sch </w:t>
            </w:r>
          </w:p>
          <w:p w14:paraId="4B3EB08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\Entrees\E_generalApp_CSE-CS24.sch</w:t>
            </w:r>
          </w:p>
          <w:p w14:paraId="3F07EAB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CSE-CS24_2021.01</w:t>
            </w:r>
            <w:r w:rsidR="00334C2E" w:rsidRPr="00E814FD">
              <w:rPr>
                <w:rFonts w:asciiTheme="minorHAnsi" w:hAnsiTheme="minorHAnsi" w:cstheme="minorHAnsi"/>
                <w:sz w:val="18"/>
                <w:szCs w:val="18"/>
                <w:lang w:val="it-IT"/>
              </w:rPr>
              <w:t>\Entrees\E_genitalia_CSE-CS24.sch</w:t>
            </w:r>
          </w:p>
          <w:p w14:paraId="2DC33722"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\Entrees\E_heart_CSE-CS24.sch</w:t>
            </w:r>
          </w:p>
          <w:p w14:paraId="3526DAFC"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\Entrees\E_integumentary_CSE-CS24.sch</w:t>
            </w:r>
          </w:p>
          <w:p w14:paraId="2EABC1E6"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\Entrees\E_lymphatic_CSE-CS24.sch</w:t>
            </w:r>
          </w:p>
          <w:p w14:paraId="0E3A71EB"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\E_musculo_CSE-CS24.sch</w:t>
            </w:r>
          </w:p>
          <w:p w14:paraId="73310448"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\E_neurologic_CSE-CS24.sch</w:t>
            </w:r>
          </w:p>
          <w:p w14:paraId="3A7E3C09"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\E_respiratory_CSE-CS24.sch</w:t>
            </w:r>
          </w:p>
          <w:p w14:paraId="17D2051B" w14:textId="77777777" w:rsidR="00AA7B36"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\Entrees\E_teeth_CSE-CS24.sch</w:t>
            </w:r>
          </w:p>
          <w:p w14:paraId="6F1A9C7F" w14:textId="77777777" w:rsidR="009508D7" w:rsidRPr="00E814FD" w:rsidRDefault="00AA7B36">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OPH-BRE_2021.01 </w:t>
            </w:r>
            <w:r w:rsidRPr="00E814FD">
              <w:rPr>
                <w:rFonts w:asciiTheme="minorHAnsi" w:hAnsiTheme="minorHAnsi" w:cstheme="minorHAnsi"/>
                <w:color w:val="548DD4" w:themeColor="text2" w:themeTint="99"/>
                <w:sz w:val="18"/>
                <w:szCs w:val="18"/>
              </w:rPr>
              <w:t>(nouveau)</w:t>
            </w:r>
            <w:r w:rsidR="009508D7" w:rsidRPr="00E814FD">
              <w:rPr>
                <w:rFonts w:asciiTheme="minorHAnsi" w:hAnsiTheme="minorHAnsi" w:cstheme="minorHAnsi"/>
                <w:sz w:val="18"/>
                <w:szCs w:val="18"/>
              </w:rPr>
              <w:t xml:space="preserve"> </w:t>
            </w:r>
          </w:p>
          <w:p w14:paraId="6AF29D1C"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VAC_2021.01\</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\Entete_VAC_2021.01.sch</w:t>
            </w:r>
          </w:p>
          <w:p w14:paraId="34300606" w14:textId="3F66DB2D" w:rsidR="00786927" w:rsidRPr="004643CC" w:rsidRDefault="009508D7" w:rsidP="007E1B0C">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VAC-NOTE_2021.01\</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\Entete_VAC-NOTE_2021.01.sch</w:t>
            </w:r>
          </w:p>
        </w:tc>
      </w:tr>
      <w:tr w:rsidR="004A15C4" w:rsidRPr="00E814FD" w14:paraId="019B56DF" w14:textId="77777777" w:rsidTr="0052735B">
        <w:tc>
          <w:tcPr>
            <w:tcW w:w="1182" w:type="dxa"/>
            <w:vAlign w:val="center"/>
          </w:tcPr>
          <w:p w14:paraId="6039584D" w14:textId="77777777" w:rsidR="004A15C4" w:rsidRPr="00E814FD" w:rsidRDefault="00867E39"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07/10/2021</w:t>
            </w:r>
          </w:p>
        </w:tc>
        <w:tc>
          <w:tcPr>
            <w:tcW w:w="935" w:type="dxa"/>
            <w:vAlign w:val="center"/>
          </w:tcPr>
          <w:p w14:paraId="12FD5A04" w14:textId="77777777" w:rsidR="004A15C4" w:rsidRPr="00E814FD" w:rsidRDefault="004A15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2.35</w:t>
            </w:r>
          </w:p>
        </w:tc>
        <w:tc>
          <w:tcPr>
            <w:tcW w:w="7689" w:type="dxa"/>
            <w:vAlign w:val="center"/>
          </w:tcPr>
          <w:p w14:paraId="1C730F57"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052045D0" w14:textId="77777777" w:rsidR="004A15C4" w:rsidRPr="00E814FD" w:rsidRDefault="004A15C4" w:rsidP="004A15C4">
            <w:pPr>
              <w:pStyle w:val="Tableau"/>
              <w:rPr>
                <w:rFonts w:asciiTheme="minorHAnsi" w:hAnsiTheme="minorHAnsi" w:cstheme="minorHAnsi"/>
                <w:b/>
                <w:sz w:val="18"/>
                <w:szCs w:val="18"/>
              </w:rPr>
            </w:pPr>
          </w:p>
          <w:p w14:paraId="422301CC"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5408C2A7" w14:textId="77777777" w:rsidR="00B07D21" w:rsidRPr="00E814FD" w:rsidRDefault="00B07D21"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Tous les exemples CDA ont été mis à jour notamment </w:t>
            </w:r>
            <w:proofErr w:type="gramStart"/>
            <w:r w:rsidRPr="00E814FD">
              <w:rPr>
                <w:rFonts w:asciiTheme="minorHAnsi" w:hAnsiTheme="minorHAnsi" w:cstheme="minorHAnsi"/>
                <w:sz w:val="18"/>
                <w:szCs w:val="18"/>
              </w:rPr>
              <w:t>suite aux</w:t>
            </w:r>
            <w:proofErr w:type="gramEnd"/>
            <w:r w:rsidRPr="00E814FD">
              <w:rPr>
                <w:rFonts w:asciiTheme="minorHAnsi" w:hAnsiTheme="minorHAnsi" w:cstheme="minorHAnsi"/>
                <w:sz w:val="18"/>
                <w:szCs w:val="18"/>
              </w:rPr>
              <w:t xml:space="preserve"> nouveaux contrôles des terminologies.</w:t>
            </w:r>
          </w:p>
          <w:p w14:paraId="6F206ECF" w14:textId="77777777" w:rsidR="0059043C" w:rsidRPr="00E814FD" w:rsidRDefault="0059043C" w:rsidP="004A15C4">
            <w:pPr>
              <w:pStyle w:val="Tableau"/>
              <w:rPr>
                <w:rFonts w:asciiTheme="minorHAnsi" w:hAnsiTheme="minorHAnsi" w:cstheme="minorHAnsi"/>
                <w:sz w:val="18"/>
                <w:szCs w:val="18"/>
              </w:rPr>
            </w:pPr>
          </w:p>
          <w:p w14:paraId="4A47FBDA" w14:textId="77777777" w:rsidR="004A15C4" w:rsidRPr="00E814FD" w:rsidRDefault="004A15C4" w:rsidP="004A15C4">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Schématrons</w:t>
            </w:r>
            <w:proofErr w:type="spellEnd"/>
            <w:r w:rsidRPr="00E814FD">
              <w:rPr>
                <w:rFonts w:asciiTheme="minorHAnsi" w:hAnsiTheme="minorHAnsi" w:cstheme="minorHAnsi"/>
                <w:b/>
                <w:sz w:val="18"/>
                <w:szCs w:val="18"/>
              </w:rPr>
              <w:t xml:space="preserve"> principaux :</w:t>
            </w:r>
          </w:p>
          <w:p w14:paraId="4695AF64"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CI-SIS_OBP-SAP_2021.01.sch </w:t>
            </w:r>
            <w:r w:rsidR="00B90EEC" w:rsidRPr="00E814FD">
              <w:rPr>
                <w:rFonts w:asciiTheme="minorHAnsi" w:hAnsiTheme="minorHAnsi" w:cstheme="minorHAnsi"/>
                <w:color w:val="548DD4" w:themeColor="text2" w:themeTint="99"/>
                <w:sz w:val="18"/>
                <w:szCs w:val="18"/>
              </w:rPr>
              <w:t>(nouveau)</w:t>
            </w:r>
          </w:p>
          <w:p w14:paraId="777656F5"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1F2E7B9"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EB05B48"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EAAA00A"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2CA7307" w14:textId="77777777" w:rsidR="009A68B2"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CI-SIS_TLM-CR_2021.01.sch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BABB3C1" w14:textId="77777777" w:rsidR="0021607B"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CI-SIS_TLM-DA_2021.01.sch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51BAF48" w14:textId="77777777" w:rsidR="0021607B" w:rsidRPr="00E814FD" w:rsidRDefault="0021607B" w:rsidP="009A68B2">
            <w:pPr>
              <w:pStyle w:val="Tableau"/>
              <w:rPr>
                <w:rFonts w:asciiTheme="minorHAnsi" w:hAnsiTheme="minorHAnsi" w:cstheme="minorHAnsi"/>
                <w:sz w:val="18"/>
                <w:szCs w:val="18"/>
              </w:rPr>
            </w:pPr>
          </w:p>
          <w:p w14:paraId="32203187" w14:textId="77777777" w:rsidR="009A68B2" w:rsidRPr="00E814FD" w:rsidRDefault="0021607B" w:rsidP="009A68B2">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en-tete</w:t>
            </w:r>
            <w:proofErr w:type="spellEnd"/>
            <w:r w:rsidR="009A68B2" w:rsidRPr="00E814FD">
              <w:rPr>
                <w:rFonts w:asciiTheme="minorHAnsi" w:hAnsiTheme="minorHAnsi" w:cstheme="minorHAnsi"/>
                <w:b/>
                <w:sz w:val="18"/>
                <w:szCs w:val="18"/>
              </w:rPr>
              <w:t> :</w:t>
            </w:r>
          </w:p>
          <w:p w14:paraId="1818CFC1" w14:textId="77777777" w:rsidR="009A68B2" w:rsidRPr="00E814FD" w:rsidRDefault="009A68B2"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documentationOf_fr.sch</w:t>
            </w:r>
            <w:proofErr w:type="spellEnd"/>
          </w:p>
          <w:p w14:paraId="0AE6CC13" w14:textId="77777777" w:rsidR="009A68B2" w:rsidRPr="00E814FD" w:rsidRDefault="009A68B2" w:rsidP="004A15C4">
            <w:pPr>
              <w:pStyle w:val="Tableau"/>
              <w:rPr>
                <w:rFonts w:asciiTheme="minorHAnsi" w:hAnsiTheme="minorHAnsi" w:cstheme="minorHAnsi"/>
                <w:sz w:val="18"/>
                <w:szCs w:val="18"/>
              </w:rPr>
            </w:pPr>
          </w:p>
          <w:p w14:paraId="532FA7C7" w14:textId="77777777" w:rsidR="00506B11" w:rsidRPr="00E814FD" w:rsidRDefault="0021607B" w:rsidP="00506B11">
            <w:pPr>
              <w:pStyle w:val="Tableau"/>
              <w:rPr>
                <w:rFonts w:asciiTheme="minorHAnsi" w:hAnsiTheme="minorHAnsi" w:cstheme="minorHAnsi"/>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entrees</w:t>
            </w:r>
            <w:proofErr w:type="spellEnd"/>
            <w:r w:rsidR="000440B6" w:rsidRPr="00E814FD">
              <w:rPr>
                <w:rFonts w:asciiTheme="minorHAnsi" w:hAnsiTheme="minorHAnsi" w:cstheme="minorHAnsi"/>
                <w:b/>
                <w:sz w:val="18"/>
                <w:szCs w:val="18"/>
              </w:rPr>
              <w:t> :</w:t>
            </w:r>
            <w:r w:rsidR="00506B11" w:rsidRPr="00E814FD">
              <w:rPr>
                <w:rFonts w:asciiTheme="minorHAnsi" w:hAnsiTheme="minorHAnsi" w:cstheme="minorHAnsi"/>
                <w:sz w:val="18"/>
                <w:szCs w:val="18"/>
              </w:rPr>
              <w:t xml:space="preserve"> </w:t>
            </w:r>
          </w:p>
          <w:p w14:paraId="664463F1"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E_mesuresAcuiteVisuelle_int</w:t>
            </w:r>
            <w:proofErr w:type="spellEnd"/>
          </w:p>
          <w:p w14:paraId="68BB0EE8"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E_mesuresAcuiteVisuelleObservation_int</w:t>
            </w:r>
            <w:proofErr w:type="spellEnd"/>
          </w:p>
          <w:p w14:paraId="6B37CBDF" w14:textId="77777777" w:rsidR="00B07D21" w:rsidRPr="00E814FD" w:rsidRDefault="00B07D21"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E_mesuresDeRefractionOrganizer_int</w:t>
            </w:r>
            <w:proofErr w:type="spellEnd"/>
          </w:p>
          <w:p w14:paraId="569511F0" w14:textId="77777777" w:rsidR="00506B11" w:rsidRPr="00E814FD" w:rsidRDefault="00B07D2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E_mesureDeRefractionObservation_int</w:t>
            </w:r>
            <w:proofErr w:type="spellEnd"/>
          </w:p>
          <w:p w14:paraId="2FDDFBA1"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E_mesuresDispositifsOculaires_int</w:t>
            </w:r>
            <w:proofErr w:type="spellEnd"/>
          </w:p>
          <w:p w14:paraId="720B285A"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E_mesuresDispositifsOculairesObservation_int</w:t>
            </w:r>
            <w:proofErr w:type="spellEnd"/>
          </w:p>
          <w:p w14:paraId="3117EEDF" w14:textId="77777777" w:rsidR="00B07D21" w:rsidRPr="00C73643" w:rsidRDefault="00B07D21" w:rsidP="00B07D21">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E_vitalSignsObservation_int.sch</w:t>
            </w:r>
            <w:proofErr w:type="spellEnd"/>
          </w:p>
          <w:p w14:paraId="7E33A352" w14:textId="77777777" w:rsidR="001D0354" w:rsidRPr="00C73643" w:rsidRDefault="001D0354" w:rsidP="001D0354">
            <w:pPr>
              <w:pStyle w:val="Tableau"/>
              <w:rPr>
                <w:rFonts w:asciiTheme="minorHAnsi" w:hAnsiTheme="minorHAnsi" w:cstheme="minorHAnsi"/>
                <w:sz w:val="18"/>
                <w:szCs w:val="18"/>
                <w:lang w:val="en-US"/>
              </w:rPr>
            </w:pPr>
          </w:p>
          <w:p w14:paraId="1E0D777A" w14:textId="77777777" w:rsidR="00B07D21" w:rsidRPr="00C73643" w:rsidRDefault="001D0354" w:rsidP="001D0354">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w:t>
            </w:r>
            <w:proofErr w:type="gramStart"/>
            <w:r w:rsidRPr="00C73643">
              <w:rPr>
                <w:rFonts w:asciiTheme="minorHAnsi" w:hAnsiTheme="minorHAnsi" w:cstheme="minorHAnsi"/>
                <w:b/>
                <w:sz w:val="18"/>
                <w:szCs w:val="18"/>
                <w:lang w:val="en-US"/>
              </w:rPr>
              <w:t>\include\sections :</w:t>
            </w:r>
            <w:proofErr w:type="gramEnd"/>
          </w:p>
          <w:p w14:paraId="05AD5260" w14:textId="77777777" w:rsidR="001D0354" w:rsidRPr="00E814FD" w:rsidRDefault="001D0354"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S_analyseDesDispositifsOculaires</w:t>
            </w:r>
            <w:proofErr w:type="spellEnd"/>
          </w:p>
          <w:p w14:paraId="653DD230" w14:textId="77777777" w:rsidR="001D0354" w:rsidRPr="00E814FD" w:rsidRDefault="001D0354"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S_bilanOphtalmologique</w:t>
            </w:r>
            <w:proofErr w:type="spellEnd"/>
          </w:p>
          <w:p w14:paraId="0FB566D0" w14:textId="77777777" w:rsidR="001D0354" w:rsidRPr="00E814FD" w:rsidRDefault="001D0354"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S_examenPhysiqueOculaire</w:t>
            </w:r>
            <w:proofErr w:type="spellEnd"/>
          </w:p>
          <w:p w14:paraId="3D35F834" w14:textId="77777777" w:rsidR="001D0354" w:rsidRPr="00C73643" w:rsidRDefault="001D0354" w:rsidP="0021607B">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S_mesureDeLaRefraction</w:t>
            </w:r>
            <w:proofErr w:type="spellEnd"/>
          </w:p>
          <w:p w14:paraId="5A7FB709" w14:textId="77777777" w:rsidR="001D0354" w:rsidRPr="00C73643" w:rsidRDefault="001D0354" w:rsidP="0021607B">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S_scoreRankin_ANS</w:t>
            </w:r>
            <w:proofErr w:type="spellEnd"/>
          </w:p>
          <w:p w14:paraId="709DAD6E" w14:textId="77777777" w:rsidR="001D0354" w:rsidRPr="00C73643" w:rsidRDefault="001D0354" w:rsidP="0021607B">
            <w:pPr>
              <w:pStyle w:val="Tableau"/>
              <w:rPr>
                <w:rFonts w:asciiTheme="minorHAnsi" w:hAnsiTheme="minorHAnsi" w:cstheme="minorHAnsi"/>
                <w:sz w:val="18"/>
                <w:szCs w:val="18"/>
                <w:lang w:val="en-US"/>
              </w:rPr>
            </w:pPr>
          </w:p>
          <w:p w14:paraId="6C135B01" w14:textId="77777777" w:rsidR="0021607B" w:rsidRPr="00C73643" w:rsidRDefault="0021607B" w:rsidP="0021607B">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w:t>
            </w:r>
            <w:proofErr w:type="gramStart"/>
            <w:r w:rsidRPr="00C73643">
              <w:rPr>
                <w:rFonts w:asciiTheme="minorHAnsi" w:hAnsiTheme="minorHAnsi" w:cstheme="minorHAnsi"/>
                <w:b/>
                <w:sz w:val="18"/>
                <w:szCs w:val="18"/>
                <w:lang w:val="en-US"/>
              </w:rPr>
              <w:t>\include\</w:t>
            </w:r>
            <w:proofErr w:type="spellStart"/>
            <w:r w:rsidRPr="00C73643">
              <w:rPr>
                <w:rFonts w:asciiTheme="minorHAnsi" w:hAnsiTheme="minorHAnsi" w:cstheme="minorHAnsi"/>
                <w:b/>
                <w:sz w:val="18"/>
                <w:szCs w:val="18"/>
                <w:lang w:val="en-US"/>
              </w:rPr>
              <w:t>specificationsVolets</w:t>
            </w:r>
            <w:proofErr w:type="spellEnd"/>
            <w:r w:rsidRPr="00C73643">
              <w:rPr>
                <w:rFonts w:asciiTheme="minorHAnsi" w:hAnsiTheme="minorHAnsi" w:cstheme="minorHAnsi"/>
                <w:b/>
                <w:sz w:val="18"/>
                <w:szCs w:val="18"/>
                <w:lang w:val="en-US"/>
              </w:rPr>
              <w:t xml:space="preserve"> :</w:t>
            </w:r>
            <w:proofErr w:type="gramEnd"/>
          </w:p>
          <w:p w14:paraId="3D9733EB" w14:textId="77777777" w:rsidR="004A15C4"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TLM-CR_2021.01 </w:t>
            </w:r>
            <w:r w:rsidRPr="00E814FD">
              <w:rPr>
                <w:rFonts w:asciiTheme="minorHAnsi" w:hAnsiTheme="minorHAnsi" w:cstheme="minorHAnsi"/>
                <w:color w:val="548DD4" w:themeColor="text2" w:themeTint="99"/>
                <w:sz w:val="18"/>
                <w:szCs w:val="18"/>
              </w:rPr>
              <w:t>(nouveau)</w:t>
            </w:r>
          </w:p>
          <w:p w14:paraId="6CAF9044" w14:textId="77777777" w:rsidR="00B90EEC"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lastRenderedPageBreak/>
              <w:t xml:space="preserve">TLM-DA_2021.01 </w:t>
            </w:r>
            <w:r w:rsidRPr="00E814FD">
              <w:rPr>
                <w:rFonts w:asciiTheme="minorHAnsi" w:hAnsiTheme="minorHAnsi" w:cstheme="minorHAnsi"/>
                <w:color w:val="548DD4" w:themeColor="text2" w:themeTint="99"/>
                <w:sz w:val="18"/>
                <w:szCs w:val="18"/>
              </w:rPr>
              <w:t>(nouveau)</w:t>
            </w:r>
          </w:p>
          <w:p w14:paraId="263E6F00" w14:textId="77777777" w:rsidR="00E17EAD" w:rsidRPr="00E814FD" w:rsidRDefault="00B90EEC" w:rsidP="0083388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OBP_2021.01 </w:t>
            </w:r>
            <w:r w:rsidRPr="00E814FD">
              <w:rPr>
                <w:rFonts w:asciiTheme="minorHAnsi" w:hAnsiTheme="minorHAnsi" w:cstheme="minorHAnsi"/>
                <w:color w:val="548DD4" w:themeColor="text2" w:themeTint="99"/>
                <w:sz w:val="18"/>
                <w:szCs w:val="18"/>
              </w:rPr>
              <w:t>(nouveau)</w:t>
            </w:r>
          </w:p>
          <w:p w14:paraId="443514DD" w14:textId="77777777" w:rsidR="00833880" w:rsidRPr="00E814FD" w:rsidRDefault="00833880" w:rsidP="00E17EAD">
            <w:pPr>
              <w:pStyle w:val="Tableau"/>
              <w:rPr>
                <w:rFonts w:asciiTheme="minorHAnsi" w:hAnsiTheme="minorHAnsi" w:cstheme="minorHAnsi"/>
                <w:sz w:val="18"/>
                <w:szCs w:val="18"/>
              </w:rPr>
            </w:pPr>
          </w:p>
          <w:p w14:paraId="436E2F29" w14:textId="77777777" w:rsidR="00E17EAD" w:rsidRPr="00E814FD" w:rsidRDefault="00E17EAD" w:rsidP="00E17EAD">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\moteur :</w:t>
            </w:r>
          </w:p>
          <w:p w14:paraId="75141FAB" w14:textId="77777777" w:rsidR="00E17EAD" w:rsidRPr="00E814FD" w:rsidRDefault="00E17EAD" w:rsidP="00E17EAD">
            <w:pPr>
              <w:pStyle w:val="Tableau"/>
              <w:rPr>
                <w:rFonts w:asciiTheme="minorHAnsi" w:hAnsiTheme="minorHAnsi" w:cstheme="minorHAnsi"/>
                <w:sz w:val="18"/>
                <w:szCs w:val="18"/>
              </w:rPr>
            </w:pPr>
            <w:r w:rsidRPr="00E814FD">
              <w:rPr>
                <w:rFonts w:asciiTheme="minorHAnsi" w:hAnsiTheme="minorHAnsi" w:cstheme="minorHAnsi"/>
                <w:sz w:val="18"/>
                <w:szCs w:val="18"/>
              </w:rPr>
              <w:t>compilverif.bat pour ajout des contrôles des terminologies.</w:t>
            </w:r>
          </w:p>
          <w:p w14:paraId="200FD2EB" w14:textId="77777777" w:rsidR="00C06347" w:rsidRPr="00E814FD" w:rsidRDefault="00C06347" w:rsidP="00C06347">
            <w:pPr>
              <w:pStyle w:val="Tableau"/>
              <w:rPr>
                <w:rFonts w:asciiTheme="minorHAnsi" w:hAnsiTheme="minorHAnsi" w:cstheme="minorHAnsi"/>
                <w:sz w:val="18"/>
                <w:szCs w:val="18"/>
              </w:rPr>
            </w:pPr>
          </w:p>
          <w:p w14:paraId="1A1B3526" w14:textId="77777777" w:rsidR="00C06347" w:rsidRPr="00E814FD" w:rsidRDefault="00C06347" w:rsidP="00C06347">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\profils :</w:t>
            </w:r>
          </w:p>
          <w:p w14:paraId="20D2B9FD" w14:textId="77777777" w:rsidR="00C06347" w:rsidRPr="00E814FD" w:rsidRDefault="00C06347" w:rsidP="00C06347">
            <w:pPr>
              <w:pStyle w:val="Tableau"/>
              <w:rPr>
                <w:rFonts w:asciiTheme="minorHAnsi" w:hAnsiTheme="minorHAnsi" w:cstheme="minorHAnsi"/>
                <w:sz w:val="18"/>
                <w:szCs w:val="18"/>
              </w:rPr>
            </w:pPr>
            <w:r w:rsidRPr="00E814FD">
              <w:rPr>
                <w:rFonts w:asciiTheme="minorHAnsi" w:hAnsiTheme="minorHAnsi" w:cstheme="minorHAnsi"/>
                <w:sz w:val="18"/>
                <w:szCs w:val="18"/>
              </w:rPr>
              <w:t>Ajout d’un répertoire « Terminologies » contenant les éléments permettant le contrôle des codes utilisés dans les documents CDA pour les terminologies LOINC, CIM-10, ADICAP, CISP2</w:t>
            </w:r>
            <w:r w:rsidR="00745287" w:rsidRPr="00E814FD">
              <w:rPr>
                <w:rFonts w:asciiTheme="minorHAnsi" w:hAnsiTheme="minorHAnsi" w:cstheme="minorHAnsi"/>
                <w:sz w:val="18"/>
                <w:szCs w:val="18"/>
              </w:rPr>
              <w:t>, TA_ASIP</w:t>
            </w:r>
            <w:r w:rsidRPr="00E814FD">
              <w:rPr>
                <w:rFonts w:asciiTheme="minorHAnsi" w:hAnsiTheme="minorHAnsi" w:cstheme="minorHAnsi"/>
                <w:sz w:val="18"/>
                <w:szCs w:val="18"/>
              </w:rPr>
              <w:t>.</w:t>
            </w:r>
          </w:p>
          <w:p w14:paraId="4F35E7D1" w14:textId="77777777" w:rsidR="002E761F" w:rsidRPr="00E814FD" w:rsidRDefault="002E761F" w:rsidP="004A15C4">
            <w:pPr>
              <w:pStyle w:val="Tableau"/>
              <w:rPr>
                <w:rFonts w:asciiTheme="minorHAnsi" w:hAnsiTheme="minorHAnsi" w:cstheme="minorHAnsi"/>
                <w:sz w:val="18"/>
                <w:szCs w:val="18"/>
              </w:rPr>
            </w:pPr>
          </w:p>
          <w:p w14:paraId="620B0CA6" w14:textId="77777777" w:rsidR="002E761F" w:rsidRPr="00E814FD" w:rsidRDefault="002E761F" w:rsidP="004A15C4">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\rapports :</w:t>
            </w:r>
          </w:p>
          <w:p w14:paraId="5CF12055" w14:textId="77777777" w:rsidR="002E761F" w:rsidRPr="00E814FD" w:rsidRDefault="002E761F" w:rsidP="004A15C4">
            <w:pPr>
              <w:pStyle w:val="Tableau"/>
              <w:rPr>
                <w:rFonts w:asciiTheme="minorHAnsi" w:hAnsiTheme="minorHAnsi" w:cstheme="minorHAnsi"/>
                <w:sz w:val="18"/>
                <w:szCs w:val="18"/>
              </w:rPr>
            </w:pPr>
            <w:r w:rsidRPr="00E814FD">
              <w:rPr>
                <w:rFonts w:asciiTheme="minorHAnsi" w:hAnsiTheme="minorHAnsi" w:cstheme="minorHAnsi"/>
                <w:sz w:val="18"/>
                <w:szCs w:val="18"/>
              </w:rPr>
              <w:t>rapportSchematronToHtml4.xsl</w:t>
            </w:r>
            <w:r w:rsidR="00D92E13" w:rsidRPr="00E814FD">
              <w:rPr>
                <w:rFonts w:asciiTheme="minorHAnsi" w:hAnsiTheme="minorHAnsi" w:cstheme="minorHAnsi"/>
                <w:sz w:val="18"/>
                <w:szCs w:val="18"/>
              </w:rPr>
              <w:t xml:space="preserve"> (réintégration car avait été supprimé à tort)</w:t>
            </w:r>
          </w:p>
          <w:p w14:paraId="29724987" w14:textId="77777777" w:rsidR="00786C15" w:rsidRPr="00E814FD" w:rsidRDefault="00786C15" w:rsidP="00786C15">
            <w:pPr>
              <w:pStyle w:val="Tableau"/>
              <w:rPr>
                <w:rFonts w:asciiTheme="minorHAnsi" w:hAnsiTheme="minorHAnsi" w:cstheme="minorHAnsi"/>
                <w:sz w:val="18"/>
                <w:szCs w:val="18"/>
              </w:rPr>
            </w:pPr>
          </w:p>
          <w:p w14:paraId="207B820F" w14:textId="77777777" w:rsidR="00786C15" w:rsidRPr="00E814FD" w:rsidRDefault="00786C15" w:rsidP="00786C15">
            <w:pPr>
              <w:pStyle w:val="Tableau"/>
              <w:rPr>
                <w:rFonts w:asciiTheme="minorHAnsi" w:hAnsiTheme="minorHAnsi" w:cstheme="minorHAnsi"/>
                <w:b/>
                <w:sz w:val="18"/>
                <w:szCs w:val="18"/>
              </w:rPr>
            </w:pPr>
            <w:proofErr w:type="spellStart"/>
            <w:proofErr w:type="gram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w:t>
            </w:r>
            <w:proofErr w:type="gramEnd"/>
          </w:p>
          <w:p w14:paraId="3D392DE6" w14:textId="77777777" w:rsidR="00786C15" w:rsidRPr="00E814FD" w:rsidRDefault="00786C15" w:rsidP="004A15C4">
            <w:pPr>
              <w:pStyle w:val="Tableau"/>
              <w:rPr>
                <w:rFonts w:asciiTheme="minorHAnsi" w:hAnsiTheme="minorHAnsi" w:cstheme="minorHAnsi"/>
                <w:sz w:val="18"/>
                <w:szCs w:val="18"/>
              </w:rPr>
            </w:pPr>
            <w:r w:rsidRPr="00E814FD">
              <w:rPr>
                <w:rFonts w:asciiTheme="minorHAnsi" w:hAnsiTheme="minorHAnsi" w:cstheme="minorHAnsi"/>
                <w:sz w:val="18"/>
                <w:szCs w:val="18"/>
              </w:rPr>
              <w:t>SVS.xsd (réintégration car avait été supprimé à tort)</w:t>
            </w:r>
          </w:p>
          <w:p w14:paraId="5D4A2C88" w14:textId="378528A3" w:rsidR="008D5E84" w:rsidRPr="00E814FD" w:rsidRDefault="008D5E84" w:rsidP="004A15C4">
            <w:pPr>
              <w:pStyle w:val="Tableau"/>
              <w:rPr>
                <w:rFonts w:asciiTheme="minorHAnsi" w:hAnsiTheme="minorHAnsi" w:cstheme="minorHAnsi"/>
                <w:sz w:val="18"/>
                <w:szCs w:val="18"/>
              </w:rPr>
            </w:pPr>
            <w:r w:rsidRPr="00E814FD">
              <w:rPr>
                <w:rFonts w:asciiTheme="minorHAnsi" w:hAnsiTheme="minorHAnsi" w:cstheme="minorHAnsi"/>
                <w:sz w:val="18"/>
                <w:szCs w:val="18"/>
              </w:rPr>
              <w:t>Tous les JDV ont été régénérés</w:t>
            </w:r>
          </w:p>
        </w:tc>
      </w:tr>
      <w:tr w:rsidR="00D80AB5" w:rsidRPr="00E814FD" w14:paraId="4C809C82" w14:textId="77777777" w:rsidTr="0052735B">
        <w:tc>
          <w:tcPr>
            <w:tcW w:w="1182" w:type="dxa"/>
            <w:vAlign w:val="center"/>
          </w:tcPr>
          <w:p w14:paraId="3F6046FC" w14:textId="77777777" w:rsidR="00D80AB5" w:rsidRPr="00E814FD" w:rsidRDefault="00D80AB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19/10/2021</w:t>
            </w:r>
          </w:p>
        </w:tc>
        <w:tc>
          <w:tcPr>
            <w:tcW w:w="935" w:type="dxa"/>
            <w:vAlign w:val="center"/>
          </w:tcPr>
          <w:p w14:paraId="6B8FFE33" w14:textId="77777777" w:rsidR="00D80AB5" w:rsidRPr="00E814FD" w:rsidRDefault="00D80AB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2.36</w:t>
            </w:r>
          </w:p>
        </w:tc>
        <w:tc>
          <w:tcPr>
            <w:tcW w:w="7689" w:type="dxa"/>
            <w:vAlign w:val="center"/>
          </w:tcPr>
          <w:p w14:paraId="0E17C8D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1819423" w14:textId="77777777" w:rsidR="00757508" w:rsidRPr="00E814FD" w:rsidRDefault="00757508" w:rsidP="00757508">
            <w:pPr>
              <w:pStyle w:val="Tableau"/>
              <w:rPr>
                <w:rFonts w:asciiTheme="minorHAnsi" w:hAnsiTheme="minorHAnsi" w:cstheme="minorHAnsi"/>
                <w:b/>
                <w:sz w:val="18"/>
                <w:szCs w:val="18"/>
              </w:rPr>
            </w:pPr>
          </w:p>
          <w:p w14:paraId="231CD1F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3B0B77F" w14:textId="77777777" w:rsidR="00757508" w:rsidRPr="00E814FD" w:rsidRDefault="00B353A0" w:rsidP="00757508">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D7C3BC8" w14:textId="77777777" w:rsidR="00757508" w:rsidRPr="00E814FD" w:rsidRDefault="00757508" w:rsidP="004A15C4">
            <w:pPr>
              <w:pStyle w:val="Tableau"/>
              <w:rPr>
                <w:rFonts w:asciiTheme="minorHAnsi" w:hAnsiTheme="minorHAnsi" w:cstheme="minorHAnsi"/>
                <w:b/>
                <w:sz w:val="18"/>
                <w:szCs w:val="18"/>
              </w:rPr>
            </w:pPr>
          </w:p>
          <w:p w14:paraId="320E4DC9" w14:textId="77777777" w:rsidR="00757508" w:rsidRPr="00E814FD" w:rsidRDefault="00757508" w:rsidP="004A15C4">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Schématrons</w:t>
            </w:r>
            <w:proofErr w:type="spellEnd"/>
            <w:r w:rsidRPr="00E814FD">
              <w:rPr>
                <w:rFonts w:asciiTheme="minorHAnsi" w:hAnsiTheme="minorHAnsi" w:cstheme="minorHAnsi"/>
                <w:b/>
                <w:sz w:val="18"/>
                <w:szCs w:val="18"/>
              </w:rPr>
              <w:t xml:space="preserve"> principaux :</w:t>
            </w:r>
          </w:p>
          <w:p w14:paraId="69CAE199"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273D92A9" w14:textId="77777777" w:rsidR="00757508" w:rsidRPr="00E814FD" w:rsidRDefault="00757508" w:rsidP="004A15C4">
            <w:pPr>
              <w:pStyle w:val="Tableau"/>
              <w:rPr>
                <w:rFonts w:asciiTheme="minorHAnsi" w:hAnsiTheme="minorHAnsi" w:cstheme="minorHAnsi"/>
                <w:b/>
                <w:sz w:val="18"/>
                <w:szCs w:val="18"/>
              </w:rPr>
            </w:pPr>
          </w:p>
          <w:p w14:paraId="00301C57" w14:textId="77777777" w:rsidR="00757508" w:rsidRPr="00E814FD" w:rsidRDefault="00757508" w:rsidP="00757508">
            <w:pPr>
              <w:pStyle w:val="Tableau"/>
              <w:rPr>
                <w:rFonts w:asciiTheme="minorHAnsi" w:hAnsiTheme="minorHAnsi" w:cstheme="minorHAnsi"/>
                <w:b/>
                <w:sz w:val="18"/>
                <w:szCs w:val="18"/>
                <w:lang w:val="en-AE"/>
              </w:rPr>
            </w:pPr>
            <w:r w:rsidRPr="00E814FD">
              <w:rPr>
                <w:rFonts w:asciiTheme="minorHAnsi" w:hAnsiTheme="minorHAnsi" w:cstheme="minorHAnsi"/>
                <w:b/>
                <w:sz w:val="18"/>
                <w:szCs w:val="18"/>
                <w:lang w:val="en-AE"/>
              </w:rPr>
              <w:t>schematrons</w:t>
            </w:r>
            <w:proofErr w:type="gramStart"/>
            <w:r w:rsidRPr="00E814FD">
              <w:rPr>
                <w:rFonts w:asciiTheme="minorHAnsi" w:hAnsiTheme="minorHAnsi" w:cstheme="minorHAnsi"/>
                <w:b/>
                <w:sz w:val="18"/>
                <w:szCs w:val="18"/>
                <w:lang w:val="en-AE"/>
              </w:rPr>
              <w:t>\include\</w:t>
            </w:r>
            <w:proofErr w:type="spellStart"/>
            <w:r w:rsidRPr="00E814FD">
              <w:rPr>
                <w:rFonts w:asciiTheme="minorHAnsi" w:hAnsiTheme="minorHAnsi" w:cstheme="minorHAnsi"/>
                <w:b/>
                <w:sz w:val="18"/>
                <w:szCs w:val="18"/>
                <w:lang w:val="en-AE"/>
              </w:rPr>
              <w:t>en</w:t>
            </w:r>
            <w:proofErr w:type="spellEnd"/>
            <w:r w:rsidRPr="00E814FD">
              <w:rPr>
                <w:rFonts w:asciiTheme="minorHAnsi" w:hAnsiTheme="minorHAnsi" w:cstheme="minorHAnsi"/>
                <w:b/>
                <w:sz w:val="18"/>
                <w:szCs w:val="18"/>
                <w:lang w:val="en-AE"/>
              </w:rPr>
              <w:t>-tete :</w:t>
            </w:r>
            <w:proofErr w:type="gramEnd"/>
          </w:p>
          <w:p w14:paraId="50BBD8E5" w14:textId="77777777" w:rsidR="00757508" w:rsidRPr="00E814FD" w:rsidRDefault="00757508" w:rsidP="00757508">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assignedAuthor_fr.sch</w:t>
            </w:r>
            <w:proofErr w:type="spellEnd"/>
          </w:p>
          <w:p w14:paraId="517CB83C" w14:textId="77777777" w:rsidR="00757508" w:rsidRPr="00E814FD" w:rsidRDefault="00757508" w:rsidP="00757508">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assignedEntity_fr.sch</w:t>
            </w:r>
            <w:proofErr w:type="spellEnd"/>
          </w:p>
          <w:p w14:paraId="38B4C55E" w14:textId="77777777" w:rsidR="00757508" w:rsidRPr="00E814FD" w:rsidRDefault="00757508" w:rsidP="00757508">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associatedEntity_fr.sch</w:t>
            </w:r>
            <w:proofErr w:type="spellEnd"/>
          </w:p>
          <w:p w14:paraId="0A046C63" w14:textId="77777777" w:rsidR="00757508" w:rsidRPr="00E814FD" w:rsidRDefault="00757508" w:rsidP="00757508">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informationRecipient_fr.sch</w:t>
            </w:r>
            <w:proofErr w:type="spellEnd"/>
          </w:p>
          <w:p w14:paraId="66BEBF25" w14:textId="77777777" w:rsidR="00757508" w:rsidRPr="00E814FD" w:rsidRDefault="00757508"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participant_fr.sch</w:t>
            </w:r>
            <w:proofErr w:type="spellEnd"/>
          </w:p>
          <w:p w14:paraId="3EB7DC96" w14:textId="77777777" w:rsidR="00757508" w:rsidRPr="00E814FD" w:rsidRDefault="00757508" w:rsidP="004A15C4">
            <w:pPr>
              <w:pStyle w:val="Tableau"/>
              <w:rPr>
                <w:rFonts w:asciiTheme="minorHAnsi" w:hAnsiTheme="minorHAnsi" w:cstheme="minorHAnsi"/>
                <w:b/>
                <w:sz w:val="18"/>
                <w:szCs w:val="18"/>
              </w:rPr>
            </w:pPr>
          </w:p>
          <w:p w14:paraId="2E9640C8" w14:textId="77777777" w:rsidR="00757508" w:rsidRPr="00E814FD" w:rsidRDefault="00757508" w:rsidP="004A15C4">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w:t>
            </w:r>
          </w:p>
          <w:p w14:paraId="55400DC6" w14:textId="77777777" w:rsidR="00757508" w:rsidRPr="00E814FD" w:rsidRDefault="00757508"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JDV_administrativeGenderCode.sch</w:t>
            </w:r>
            <w:proofErr w:type="spellEnd"/>
          </w:p>
          <w:p w14:paraId="155D4BF6" w14:textId="77777777" w:rsidR="00757508" w:rsidRPr="00E814FD" w:rsidRDefault="00757508" w:rsidP="004A15C4">
            <w:pPr>
              <w:pStyle w:val="Tableau"/>
              <w:rPr>
                <w:rFonts w:asciiTheme="minorHAnsi" w:hAnsiTheme="minorHAnsi" w:cstheme="minorHAnsi"/>
                <w:b/>
                <w:sz w:val="18"/>
                <w:szCs w:val="18"/>
              </w:rPr>
            </w:pPr>
          </w:p>
          <w:p w14:paraId="3737C67A" w14:textId="77777777" w:rsidR="00757508" w:rsidRPr="00E814FD" w:rsidRDefault="00757508" w:rsidP="004A15C4">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\en-tête :</w:t>
            </w:r>
          </w:p>
          <w:p w14:paraId="71C6134E" w14:textId="77777777" w:rsidR="00757508" w:rsidRPr="00E814FD" w:rsidRDefault="00757508" w:rsidP="004A15C4">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JDV_encompassingEncounterCode.sch</w:t>
            </w:r>
            <w:proofErr w:type="spellEnd"/>
          </w:p>
          <w:p w14:paraId="56DF8122" w14:textId="77777777" w:rsidR="00757508" w:rsidRPr="00E814FD" w:rsidRDefault="00E80021" w:rsidP="004A15C4">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JDV_typeCode.sch</w:t>
            </w:r>
            <w:proofErr w:type="spellEnd"/>
          </w:p>
          <w:p w14:paraId="5769E179" w14:textId="77777777" w:rsidR="00E80021" w:rsidRPr="00E814FD" w:rsidRDefault="00E80021" w:rsidP="004A15C4">
            <w:pPr>
              <w:pStyle w:val="Tableau"/>
              <w:rPr>
                <w:rFonts w:asciiTheme="minorHAnsi" w:hAnsiTheme="minorHAnsi" w:cstheme="minorHAnsi"/>
                <w:b/>
                <w:sz w:val="18"/>
                <w:szCs w:val="18"/>
                <w:lang w:val="en-AE"/>
              </w:rPr>
            </w:pPr>
          </w:p>
          <w:p w14:paraId="13FBBCEC"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w:t>
            </w:r>
            <w:proofErr w:type="gramStart"/>
            <w:r w:rsidRPr="00C73643">
              <w:rPr>
                <w:rFonts w:asciiTheme="minorHAnsi" w:hAnsiTheme="minorHAnsi" w:cstheme="minorHAnsi"/>
                <w:b/>
                <w:sz w:val="18"/>
                <w:szCs w:val="18"/>
                <w:lang w:val="en-AE"/>
              </w:rPr>
              <w:t>\include\sections :</w:t>
            </w:r>
            <w:proofErr w:type="gramEnd"/>
          </w:p>
          <w:p w14:paraId="3B8B54AB" w14:textId="77777777" w:rsidR="00757508" w:rsidRPr="00C73643" w:rsidRDefault="00757508"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S_cadrePropositionTherapeutique_ANS.sch</w:t>
            </w:r>
            <w:proofErr w:type="spellEnd"/>
          </w:p>
          <w:p w14:paraId="6B3C0108" w14:textId="77777777" w:rsidR="00757508" w:rsidRPr="00C73643" w:rsidRDefault="00757508" w:rsidP="004A15C4">
            <w:pPr>
              <w:pStyle w:val="Tableau"/>
              <w:rPr>
                <w:rFonts w:asciiTheme="minorHAnsi" w:hAnsiTheme="minorHAnsi" w:cstheme="minorHAnsi"/>
                <w:b/>
                <w:sz w:val="18"/>
                <w:szCs w:val="18"/>
                <w:lang w:val="en-AE"/>
              </w:rPr>
            </w:pPr>
          </w:p>
          <w:p w14:paraId="780072BC"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w:t>
            </w:r>
            <w:proofErr w:type="gramStart"/>
            <w:r w:rsidRPr="00C73643">
              <w:rPr>
                <w:rFonts w:asciiTheme="minorHAnsi" w:hAnsiTheme="minorHAnsi" w:cstheme="minorHAnsi"/>
                <w:b/>
                <w:sz w:val="18"/>
                <w:szCs w:val="18"/>
                <w:lang w:val="en-AE"/>
              </w:rPr>
              <w:t>abstract :</w:t>
            </w:r>
            <w:proofErr w:type="gramEnd"/>
          </w:p>
          <w:p w14:paraId="443E869D" w14:textId="77777777" w:rsidR="00757508" w:rsidRPr="00C73643" w:rsidRDefault="00757508"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abstractEncompassingEncounterCode.sch</w:t>
            </w:r>
            <w:proofErr w:type="spellEnd"/>
          </w:p>
          <w:p w14:paraId="2DBF19AA" w14:textId="77777777" w:rsidR="00757508" w:rsidRPr="00C73643" w:rsidRDefault="00757508"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abstractHealthcareFacilityCode.sch</w:t>
            </w:r>
            <w:proofErr w:type="spellEnd"/>
          </w:p>
          <w:p w14:paraId="1748666D" w14:textId="77777777" w:rsidR="00E80021" w:rsidRPr="00C73643" w:rsidRDefault="00E80021"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abstractTypeCode.sch</w:t>
            </w:r>
            <w:proofErr w:type="spellEnd"/>
          </w:p>
          <w:p w14:paraId="4F8E2B01" w14:textId="77777777" w:rsidR="00757508" w:rsidRPr="00C73643" w:rsidRDefault="00757508" w:rsidP="004A15C4">
            <w:pPr>
              <w:pStyle w:val="Tableau"/>
              <w:rPr>
                <w:rFonts w:asciiTheme="minorHAnsi" w:hAnsiTheme="minorHAnsi" w:cstheme="minorHAnsi"/>
                <w:b/>
                <w:sz w:val="18"/>
                <w:szCs w:val="18"/>
                <w:lang w:val="en-AE"/>
              </w:rPr>
            </w:pPr>
          </w:p>
          <w:p w14:paraId="1C14A32D"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w:t>
            </w:r>
            <w:proofErr w:type="spellStart"/>
            <w:proofErr w:type="gramStart"/>
            <w:r w:rsidRPr="00C73643">
              <w:rPr>
                <w:rFonts w:asciiTheme="minorHAnsi" w:hAnsiTheme="minorHAnsi" w:cstheme="minorHAnsi"/>
                <w:b/>
                <w:sz w:val="18"/>
                <w:szCs w:val="18"/>
                <w:lang w:val="en-AE"/>
              </w:rPr>
              <w:t>profils</w:t>
            </w:r>
            <w:proofErr w:type="spellEnd"/>
            <w:r w:rsidRPr="00C73643">
              <w:rPr>
                <w:rFonts w:asciiTheme="minorHAnsi" w:hAnsiTheme="minorHAnsi" w:cstheme="minorHAnsi"/>
                <w:b/>
                <w:sz w:val="18"/>
                <w:szCs w:val="18"/>
                <w:lang w:val="en-AE"/>
              </w:rPr>
              <w:t> :</w:t>
            </w:r>
            <w:proofErr w:type="gramEnd"/>
          </w:p>
          <w:p w14:paraId="5EC4B8B5"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CI-</w:t>
            </w:r>
            <w:proofErr w:type="spellStart"/>
            <w:r w:rsidRPr="00C73643">
              <w:rPr>
                <w:rFonts w:asciiTheme="minorHAnsi" w:hAnsiTheme="minorHAnsi" w:cstheme="minorHAnsi"/>
                <w:sz w:val="18"/>
                <w:szCs w:val="18"/>
                <w:lang w:val="en-AE"/>
              </w:rPr>
              <w:t>SIS_Modeles_ANS.sch</w:t>
            </w:r>
            <w:proofErr w:type="spellEnd"/>
          </w:p>
          <w:p w14:paraId="3BEEDCE8"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SIS_StructurationMinimale.sch</w:t>
            </w:r>
            <w:proofErr w:type="spellEnd"/>
          </w:p>
          <w:p w14:paraId="559D925D" w14:textId="77777777" w:rsidR="00E80021" w:rsidRPr="00E814FD" w:rsidRDefault="00E80021" w:rsidP="004A15C4">
            <w:pPr>
              <w:pStyle w:val="Tableau"/>
              <w:rPr>
                <w:rFonts w:asciiTheme="minorHAnsi" w:hAnsiTheme="minorHAnsi" w:cstheme="minorHAnsi"/>
                <w:sz w:val="18"/>
                <w:szCs w:val="18"/>
              </w:rPr>
            </w:pPr>
          </w:p>
          <w:p w14:paraId="1904CAB6" w14:textId="77777777" w:rsidR="00E80021" w:rsidRPr="00E814FD" w:rsidRDefault="00E80021" w:rsidP="004A15C4">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\profils\terminologies\terminologie</w:t>
            </w:r>
          </w:p>
          <w:p w14:paraId="67E1622F" w14:textId="77777777" w:rsidR="00E80021" w:rsidRPr="00E814FD" w:rsidRDefault="00E80021" w:rsidP="00E80021">
            <w:pPr>
              <w:pStyle w:val="Tableau"/>
              <w:rPr>
                <w:rFonts w:asciiTheme="minorHAnsi" w:hAnsiTheme="minorHAnsi" w:cstheme="minorHAnsi"/>
                <w:b/>
                <w:sz w:val="18"/>
                <w:szCs w:val="18"/>
              </w:rPr>
            </w:pPr>
            <w:r w:rsidRPr="00E814FD">
              <w:rPr>
                <w:rFonts w:asciiTheme="minorHAnsi" w:hAnsiTheme="minorHAnsi" w:cstheme="minorHAnsi"/>
                <w:sz w:val="18"/>
                <w:szCs w:val="18"/>
              </w:rPr>
              <w:t>2.16.840.1.113883.6.1.rdf</w:t>
            </w:r>
          </w:p>
        </w:tc>
      </w:tr>
      <w:tr w:rsidR="00A45FEC" w:rsidRPr="00E814FD" w14:paraId="566A5267" w14:textId="77777777" w:rsidTr="0052735B">
        <w:tc>
          <w:tcPr>
            <w:tcW w:w="1182" w:type="dxa"/>
            <w:vAlign w:val="center"/>
          </w:tcPr>
          <w:p w14:paraId="7D011598" w14:textId="77777777" w:rsidR="00A45FEC" w:rsidRPr="00E814FD" w:rsidRDefault="00C93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w:t>
            </w:r>
            <w:r w:rsidR="003A1E35" w:rsidRPr="00E814FD">
              <w:rPr>
                <w:rFonts w:asciiTheme="minorHAnsi" w:hAnsiTheme="minorHAnsi" w:cstheme="minorHAnsi"/>
                <w:sz w:val="18"/>
                <w:szCs w:val="18"/>
              </w:rPr>
              <w:t>/11/2021</w:t>
            </w:r>
          </w:p>
        </w:tc>
        <w:tc>
          <w:tcPr>
            <w:tcW w:w="935" w:type="dxa"/>
            <w:vAlign w:val="center"/>
          </w:tcPr>
          <w:p w14:paraId="2DA6576A" w14:textId="77777777" w:rsidR="00A45FEC" w:rsidRPr="00E814FD" w:rsidRDefault="00A45FE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2.37</w:t>
            </w:r>
          </w:p>
        </w:tc>
        <w:tc>
          <w:tcPr>
            <w:tcW w:w="7689" w:type="dxa"/>
            <w:vAlign w:val="center"/>
          </w:tcPr>
          <w:p w14:paraId="61744643" w14:textId="77777777" w:rsidR="00A45FEC" w:rsidRPr="00E814FD" w:rsidRDefault="00A45FEC"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4B8607D" w14:textId="77777777" w:rsidR="00941A79" w:rsidRPr="00E814FD" w:rsidRDefault="00941A79" w:rsidP="00941A79">
            <w:pPr>
              <w:pStyle w:val="Tableau"/>
              <w:rPr>
                <w:rFonts w:asciiTheme="minorHAnsi" w:hAnsiTheme="minorHAnsi" w:cstheme="minorHAnsi"/>
                <w:b/>
                <w:sz w:val="18"/>
                <w:szCs w:val="18"/>
              </w:rPr>
            </w:pPr>
          </w:p>
          <w:p w14:paraId="705A87AE" w14:textId="77777777" w:rsidR="00941A79" w:rsidRPr="00E814FD" w:rsidRDefault="00941A79" w:rsidP="00941A79">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5C140A1B" w14:textId="77777777" w:rsidR="00941A79" w:rsidRPr="00E814FD" w:rsidRDefault="00941A79" w:rsidP="00941A79">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07D49D3B" w14:textId="77777777" w:rsidR="00941A79" w:rsidRPr="00E814FD" w:rsidRDefault="00941A79" w:rsidP="00A45FEC">
            <w:pPr>
              <w:pStyle w:val="Tableau"/>
              <w:rPr>
                <w:rFonts w:asciiTheme="minorHAnsi" w:hAnsiTheme="minorHAnsi" w:cstheme="minorHAnsi"/>
                <w:b/>
                <w:sz w:val="18"/>
                <w:szCs w:val="18"/>
              </w:rPr>
            </w:pPr>
          </w:p>
          <w:p w14:paraId="02A097BC" w14:textId="77777777" w:rsidR="00A45FEC" w:rsidRPr="00E814FD" w:rsidRDefault="00A45FEC" w:rsidP="00757508">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Schématrons</w:t>
            </w:r>
            <w:proofErr w:type="spellEnd"/>
            <w:r w:rsidRPr="00E814FD">
              <w:rPr>
                <w:rFonts w:asciiTheme="minorHAnsi" w:hAnsiTheme="minorHAnsi" w:cstheme="minorHAnsi"/>
                <w:b/>
                <w:sz w:val="18"/>
                <w:szCs w:val="18"/>
              </w:rPr>
              <w:t xml:space="preserve"> principaux :</w:t>
            </w:r>
          </w:p>
          <w:p w14:paraId="65E9BCB8" w14:textId="77777777" w:rsidR="00A45FEC" w:rsidRPr="00E814FD" w:rsidRDefault="00A45FEC" w:rsidP="003A1E35">
            <w:pPr>
              <w:pStyle w:val="Tableau"/>
              <w:rPr>
                <w:rFonts w:asciiTheme="minorHAnsi" w:hAnsiTheme="minorHAnsi" w:cstheme="minorHAnsi"/>
                <w:sz w:val="18"/>
                <w:szCs w:val="18"/>
              </w:rPr>
            </w:pPr>
            <w:r w:rsidRPr="00E814FD">
              <w:rPr>
                <w:rFonts w:asciiTheme="minorHAnsi" w:hAnsiTheme="minorHAnsi" w:cstheme="minorHAnsi"/>
                <w:sz w:val="18"/>
                <w:szCs w:val="18"/>
              </w:rPr>
              <w:t>CI-SIS_PPS-PAERPA_2021.01.sch</w:t>
            </w:r>
          </w:p>
          <w:p w14:paraId="52F9CC3E" w14:textId="77777777" w:rsidR="00941A79" w:rsidRPr="00E814FD" w:rsidRDefault="00941A79" w:rsidP="00757508">
            <w:pPr>
              <w:pStyle w:val="Tableau"/>
              <w:rPr>
                <w:rFonts w:asciiTheme="minorHAnsi" w:hAnsiTheme="minorHAnsi" w:cstheme="minorHAnsi"/>
                <w:color w:val="548DD4" w:themeColor="text2" w:themeTint="99"/>
                <w:sz w:val="18"/>
                <w:szCs w:val="18"/>
              </w:rPr>
            </w:pPr>
            <w:r w:rsidRPr="00E814FD">
              <w:rPr>
                <w:rFonts w:asciiTheme="minorHAnsi" w:hAnsiTheme="minorHAnsi" w:cstheme="minorHAnsi"/>
                <w:sz w:val="18"/>
                <w:szCs w:val="18"/>
              </w:rPr>
              <w:t xml:space="preserve">CI-SIS_OPH-CR-RTN_2021.01.sch </w:t>
            </w:r>
            <w:r w:rsidRPr="00E814FD">
              <w:rPr>
                <w:rFonts w:asciiTheme="minorHAnsi" w:hAnsiTheme="minorHAnsi" w:cstheme="minorHAnsi"/>
                <w:color w:val="548DD4" w:themeColor="text2" w:themeTint="99"/>
                <w:sz w:val="18"/>
                <w:szCs w:val="18"/>
              </w:rPr>
              <w:t>(nouveau)</w:t>
            </w:r>
          </w:p>
          <w:p w14:paraId="541D387E"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CI-SIS_SDM-MR_2021.01.sch </w:t>
            </w:r>
            <w:r w:rsidRPr="00E814FD">
              <w:rPr>
                <w:rFonts w:asciiTheme="minorHAnsi" w:hAnsiTheme="minorHAnsi" w:cstheme="minorHAnsi"/>
                <w:color w:val="548DD4" w:themeColor="text2" w:themeTint="99"/>
                <w:sz w:val="18"/>
                <w:szCs w:val="18"/>
              </w:rPr>
              <w:t>(nouveau)</w:t>
            </w:r>
          </w:p>
          <w:p w14:paraId="000D2F0A" w14:textId="77777777" w:rsidR="003A1E35" w:rsidRPr="00E814FD" w:rsidRDefault="003A1E35" w:rsidP="003A1E35">
            <w:pPr>
              <w:pStyle w:val="Tableau"/>
              <w:rPr>
                <w:rFonts w:asciiTheme="minorHAnsi" w:hAnsiTheme="minorHAnsi" w:cstheme="minorHAnsi"/>
                <w:b/>
                <w:sz w:val="18"/>
                <w:szCs w:val="18"/>
              </w:rPr>
            </w:pPr>
          </w:p>
          <w:p w14:paraId="14D25060"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lastRenderedPageBreak/>
              <w:t>schematrons</w:t>
            </w:r>
            <w:proofErr w:type="gramStart"/>
            <w:r w:rsidRPr="00C73643">
              <w:rPr>
                <w:rFonts w:asciiTheme="minorHAnsi" w:hAnsiTheme="minorHAnsi" w:cstheme="minorHAnsi"/>
                <w:b/>
                <w:sz w:val="18"/>
                <w:szCs w:val="18"/>
                <w:lang w:val="en-US"/>
              </w:rPr>
              <w:t>\include\sections :</w:t>
            </w:r>
            <w:proofErr w:type="gramEnd"/>
          </w:p>
          <w:p w14:paraId="63624020" w14:textId="77777777" w:rsidR="003A1E35" w:rsidRPr="00C73643" w:rsidRDefault="003A1E35" w:rsidP="003A1E35">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S_intravenousFluidsAdministered.sch</w:t>
            </w:r>
            <w:proofErr w:type="spellEnd"/>
          </w:p>
          <w:p w14:paraId="4B42FD89" w14:textId="77777777" w:rsidR="003A1E35" w:rsidRPr="00C73643" w:rsidRDefault="003A1E35" w:rsidP="003A1E35">
            <w:pPr>
              <w:pStyle w:val="Tableau"/>
              <w:rPr>
                <w:rFonts w:asciiTheme="minorHAnsi" w:hAnsiTheme="minorHAnsi" w:cstheme="minorHAnsi"/>
                <w:b/>
                <w:sz w:val="18"/>
                <w:szCs w:val="18"/>
                <w:lang w:val="en-US"/>
              </w:rPr>
            </w:pPr>
          </w:p>
          <w:p w14:paraId="64054656"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w:t>
            </w:r>
            <w:proofErr w:type="gramStart"/>
            <w:r w:rsidRPr="00C73643">
              <w:rPr>
                <w:rFonts w:asciiTheme="minorHAnsi" w:hAnsiTheme="minorHAnsi" w:cstheme="minorHAnsi"/>
                <w:b/>
                <w:sz w:val="18"/>
                <w:szCs w:val="18"/>
                <w:lang w:val="en-US"/>
              </w:rPr>
              <w:t>\include\entrees :</w:t>
            </w:r>
            <w:proofErr w:type="gramEnd"/>
          </w:p>
          <w:p w14:paraId="39683BB7" w14:textId="77777777" w:rsidR="00941A79" w:rsidRPr="00C73643" w:rsidRDefault="003A1E35" w:rsidP="00757508">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E_SimpleObservation_fr.sch</w:t>
            </w:r>
            <w:proofErr w:type="spellEnd"/>
          </w:p>
          <w:p w14:paraId="6EC7B996" w14:textId="77777777" w:rsidR="003A1E35" w:rsidRPr="00C73643" w:rsidRDefault="003A1E35" w:rsidP="003A1E35">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E_SimpleObservation_int.sch</w:t>
            </w:r>
            <w:proofErr w:type="spellEnd"/>
          </w:p>
          <w:p w14:paraId="7F27B516" w14:textId="77777777" w:rsidR="003A1E35" w:rsidRPr="00C73643" w:rsidRDefault="003A1E35" w:rsidP="003A1E35">
            <w:pPr>
              <w:pStyle w:val="Tableau"/>
              <w:rPr>
                <w:rFonts w:asciiTheme="minorHAnsi" w:hAnsiTheme="minorHAnsi" w:cstheme="minorHAnsi"/>
                <w:b/>
                <w:sz w:val="18"/>
                <w:szCs w:val="18"/>
                <w:lang w:val="en-US"/>
              </w:rPr>
            </w:pPr>
          </w:p>
          <w:p w14:paraId="315B081A"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schematrons\include\</w:t>
            </w:r>
            <w:proofErr w:type="spellStart"/>
            <w:r w:rsidRPr="00C73643">
              <w:rPr>
                <w:rFonts w:asciiTheme="minorHAnsi" w:hAnsiTheme="minorHAnsi" w:cstheme="minorHAnsi"/>
                <w:b/>
                <w:sz w:val="18"/>
                <w:szCs w:val="18"/>
                <w:lang w:val="en-US"/>
              </w:rPr>
              <w:t>specificationsVolets</w:t>
            </w:r>
            <w:proofErr w:type="spellEnd"/>
            <w:r w:rsidRPr="00C73643">
              <w:rPr>
                <w:rFonts w:asciiTheme="minorHAnsi" w:hAnsiTheme="minorHAnsi" w:cstheme="minorHAnsi"/>
                <w:b/>
                <w:sz w:val="18"/>
                <w:szCs w:val="18"/>
                <w:lang w:val="en-US"/>
              </w:rPr>
              <w:t>:</w:t>
            </w:r>
          </w:p>
          <w:p w14:paraId="0C5291B5"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OPH-CR-RTN_2021.01 </w:t>
            </w:r>
            <w:r w:rsidRPr="00E814FD">
              <w:rPr>
                <w:rFonts w:asciiTheme="minorHAnsi" w:hAnsiTheme="minorHAnsi" w:cstheme="minorHAnsi"/>
                <w:color w:val="548DD4" w:themeColor="text2" w:themeTint="99"/>
                <w:sz w:val="18"/>
                <w:szCs w:val="18"/>
              </w:rPr>
              <w:t>(nouveau)</w:t>
            </w:r>
          </w:p>
          <w:p w14:paraId="56AC9270"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SDM-MR_2021.01 </w:t>
            </w:r>
            <w:r w:rsidRPr="00E814FD">
              <w:rPr>
                <w:rFonts w:asciiTheme="minorHAnsi" w:hAnsiTheme="minorHAnsi" w:cstheme="minorHAnsi"/>
                <w:color w:val="548DD4" w:themeColor="text2" w:themeTint="99"/>
                <w:sz w:val="18"/>
                <w:szCs w:val="18"/>
              </w:rPr>
              <w:t>(nouveau)</w:t>
            </w:r>
          </w:p>
          <w:p w14:paraId="357AA9AE" w14:textId="77777777" w:rsidR="00941A79" w:rsidRPr="00E814FD" w:rsidRDefault="00941A79" w:rsidP="00757508">
            <w:pPr>
              <w:pStyle w:val="Tableau"/>
              <w:rPr>
                <w:rFonts w:asciiTheme="minorHAnsi" w:hAnsiTheme="minorHAnsi" w:cstheme="minorHAnsi"/>
                <w:sz w:val="18"/>
                <w:szCs w:val="18"/>
              </w:rPr>
            </w:pPr>
          </w:p>
          <w:p w14:paraId="3DCC4DA1" w14:textId="77777777" w:rsidR="00A45FEC" w:rsidRPr="00E814FD" w:rsidRDefault="00A45FEC"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61CAF606"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utility.xsl</w:t>
            </w:r>
          </w:p>
          <w:p w14:paraId="424D2A88"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headers.xsl</w:t>
            </w:r>
          </w:p>
          <w:p w14:paraId="256581E5" w14:textId="77777777" w:rsidR="003A1E35" w:rsidRPr="00E814FD" w:rsidRDefault="003A1E35" w:rsidP="00757508">
            <w:pPr>
              <w:pStyle w:val="Tableau"/>
              <w:rPr>
                <w:rFonts w:asciiTheme="minorHAnsi" w:hAnsiTheme="minorHAnsi" w:cstheme="minorHAnsi"/>
                <w:b/>
                <w:sz w:val="18"/>
                <w:szCs w:val="18"/>
              </w:rPr>
            </w:pPr>
          </w:p>
          <w:p w14:paraId="020A0B90" w14:textId="2825A9F4" w:rsidR="00C93B45" w:rsidRPr="00E814FD" w:rsidRDefault="00C93B45"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w:t>
            </w:r>
          </w:p>
        </w:tc>
      </w:tr>
      <w:tr w:rsidR="00E5249E" w:rsidRPr="00E814FD" w14:paraId="2E4161BA" w14:textId="77777777" w:rsidTr="0052735B">
        <w:tc>
          <w:tcPr>
            <w:tcW w:w="1182" w:type="dxa"/>
            <w:vAlign w:val="center"/>
          </w:tcPr>
          <w:p w14:paraId="47E81103" w14:textId="77777777" w:rsidR="00E5249E" w:rsidRPr="00E814FD" w:rsidRDefault="00E5249E"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02/12/2021</w:t>
            </w:r>
          </w:p>
        </w:tc>
        <w:tc>
          <w:tcPr>
            <w:tcW w:w="935" w:type="dxa"/>
            <w:vAlign w:val="center"/>
          </w:tcPr>
          <w:p w14:paraId="2CE17788" w14:textId="77777777" w:rsidR="00E5249E" w:rsidRPr="00E814FD" w:rsidRDefault="00E5249E"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2.38</w:t>
            </w:r>
          </w:p>
        </w:tc>
        <w:tc>
          <w:tcPr>
            <w:tcW w:w="7689" w:type="dxa"/>
            <w:vAlign w:val="center"/>
          </w:tcPr>
          <w:p w14:paraId="60B37545"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5FA6C23D" w14:textId="77777777" w:rsidR="00E5249E" w:rsidRPr="00E814FD" w:rsidRDefault="00E5249E" w:rsidP="00E5249E">
            <w:pPr>
              <w:pStyle w:val="Tableau"/>
              <w:rPr>
                <w:rFonts w:asciiTheme="minorHAnsi" w:hAnsiTheme="minorHAnsi" w:cstheme="minorHAnsi"/>
                <w:b/>
                <w:sz w:val="18"/>
                <w:szCs w:val="18"/>
              </w:rPr>
            </w:pPr>
          </w:p>
          <w:p w14:paraId="1B7686C3"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D1CB032"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0A04156" w14:textId="77777777" w:rsidR="00E5249E" w:rsidRPr="00E814FD" w:rsidRDefault="00E5249E" w:rsidP="00E5249E">
            <w:pPr>
              <w:pStyle w:val="Tableau"/>
              <w:rPr>
                <w:rFonts w:asciiTheme="minorHAnsi" w:hAnsiTheme="minorHAnsi" w:cstheme="minorHAnsi"/>
                <w:b/>
                <w:sz w:val="18"/>
                <w:szCs w:val="18"/>
              </w:rPr>
            </w:pPr>
          </w:p>
          <w:p w14:paraId="5EF74B8B" w14:textId="77777777" w:rsidR="00E5249E" w:rsidRPr="00E814FD" w:rsidRDefault="00E5249E" w:rsidP="00E5249E">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Schématrons</w:t>
            </w:r>
            <w:proofErr w:type="spellEnd"/>
            <w:r w:rsidRPr="00E814FD">
              <w:rPr>
                <w:rFonts w:asciiTheme="minorHAnsi" w:hAnsiTheme="minorHAnsi" w:cstheme="minorHAnsi"/>
                <w:b/>
                <w:sz w:val="18"/>
                <w:szCs w:val="18"/>
              </w:rPr>
              <w:t xml:space="preserve"> principaux :</w:t>
            </w:r>
          </w:p>
          <w:p w14:paraId="501A0264"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CI-SIS_CANCER-D2LM-FIDD_2021.01.sch</w:t>
            </w:r>
          </w:p>
          <w:p w14:paraId="10DA8994" w14:textId="77777777" w:rsidR="00E5249E" w:rsidRPr="00E814FD" w:rsidRDefault="00E5249E" w:rsidP="00A45FEC">
            <w:pPr>
              <w:pStyle w:val="Tableau"/>
              <w:rPr>
                <w:rFonts w:asciiTheme="minorHAnsi" w:hAnsiTheme="minorHAnsi" w:cstheme="minorHAnsi"/>
                <w:b/>
                <w:sz w:val="18"/>
                <w:szCs w:val="18"/>
              </w:rPr>
            </w:pPr>
          </w:p>
          <w:p w14:paraId="2ADC9EAD" w14:textId="77777777" w:rsidR="00E5249E" w:rsidRPr="00E814FD" w:rsidRDefault="00E5249E" w:rsidP="00A45FEC">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w:t>
            </w:r>
            <w:proofErr w:type="spellEnd"/>
            <w:r w:rsidRPr="00E814FD">
              <w:rPr>
                <w:rFonts w:asciiTheme="minorHAnsi" w:hAnsiTheme="minorHAnsi" w:cstheme="minorHAnsi"/>
                <w:b/>
                <w:sz w:val="18"/>
                <w:szCs w:val="18"/>
              </w:rPr>
              <w:t xml:space="preserve"> :</w:t>
            </w:r>
          </w:p>
          <w:p w14:paraId="6CC01741"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CANCER-D2LM-FIN_2021.01</w:t>
            </w:r>
          </w:p>
          <w:p w14:paraId="20491299"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CANCER-D2LM-FIDD_2021.01</w:t>
            </w:r>
          </w:p>
          <w:p w14:paraId="2E5B4655" w14:textId="77777777" w:rsidR="00E5249E" w:rsidRPr="00E814FD" w:rsidRDefault="00E5249E" w:rsidP="00A45FEC">
            <w:pPr>
              <w:pStyle w:val="Tableau"/>
              <w:rPr>
                <w:rFonts w:asciiTheme="minorHAnsi" w:hAnsiTheme="minorHAnsi" w:cstheme="minorHAnsi"/>
                <w:b/>
                <w:sz w:val="18"/>
                <w:szCs w:val="18"/>
              </w:rPr>
            </w:pPr>
          </w:p>
          <w:p w14:paraId="7EA6010B" w14:textId="77777777" w:rsidR="00976D95" w:rsidRPr="00E814FD" w:rsidRDefault="00976D95" w:rsidP="00A45FEC">
            <w:pPr>
              <w:pStyle w:val="Tableau"/>
              <w:rPr>
                <w:rFonts w:asciiTheme="minorHAnsi" w:hAnsiTheme="minorHAnsi" w:cstheme="minorHAnsi"/>
                <w:b/>
                <w:sz w:val="18"/>
                <w:szCs w:val="18"/>
              </w:rPr>
            </w:pPr>
            <w:proofErr w:type="spellStart"/>
            <w:proofErr w:type="gramStart"/>
            <w:r w:rsidRPr="00E814FD">
              <w:rPr>
                <w:rFonts w:asciiTheme="minorHAnsi" w:hAnsiTheme="minorHAnsi" w:cstheme="minorHAnsi"/>
                <w:b/>
                <w:sz w:val="18"/>
                <w:szCs w:val="18"/>
              </w:rPr>
              <w:t>jeuxDeValeurs</w:t>
            </w:r>
            <w:proofErr w:type="spellEnd"/>
            <w:proofErr w:type="gramEnd"/>
            <w:r w:rsidRPr="00E814FD">
              <w:rPr>
                <w:rFonts w:asciiTheme="minorHAnsi" w:hAnsiTheme="minorHAnsi" w:cstheme="minorHAnsi"/>
                <w:b/>
                <w:sz w:val="18"/>
                <w:szCs w:val="18"/>
              </w:rPr>
              <w:t xml:space="preserve"> :</w:t>
            </w:r>
          </w:p>
          <w:p w14:paraId="4182FEDA" w14:textId="77777777" w:rsidR="00976D95" w:rsidRPr="00E814FD"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JDV_J48-ProfessionNonPS-CISIS.xml</w:t>
            </w:r>
          </w:p>
          <w:p w14:paraId="652A9921" w14:textId="47F5B09C" w:rsidR="00E5249E" w:rsidRPr="004643CC"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JDV_J07-XdsTypeCode-CISIS.xml</w:t>
            </w:r>
          </w:p>
        </w:tc>
      </w:tr>
      <w:tr w:rsidR="00776ECC" w:rsidRPr="00E814FD" w14:paraId="03968826" w14:textId="77777777" w:rsidTr="0052735B">
        <w:tc>
          <w:tcPr>
            <w:tcW w:w="1182" w:type="dxa"/>
            <w:vAlign w:val="center"/>
          </w:tcPr>
          <w:p w14:paraId="1D4EF523" w14:textId="77777777" w:rsidR="00776ECC" w:rsidRPr="00E814FD" w:rsidRDefault="00776ECC"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27/01/2022</w:t>
            </w:r>
          </w:p>
        </w:tc>
        <w:tc>
          <w:tcPr>
            <w:tcW w:w="935" w:type="dxa"/>
            <w:vAlign w:val="center"/>
          </w:tcPr>
          <w:p w14:paraId="791F0E03" w14:textId="77777777" w:rsidR="00776ECC" w:rsidRPr="00E814FD" w:rsidRDefault="00776EC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2.39</w:t>
            </w:r>
          </w:p>
        </w:tc>
        <w:tc>
          <w:tcPr>
            <w:tcW w:w="7689" w:type="dxa"/>
            <w:vAlign w:val="center"/>
          </w:tcPr>
          <w:p w14:paraId="3769822D"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5B3C034" w14:textId="77777777" w:rsidR="00776ECC" w:rsidRPr="00E814FD" w:rsidRDefault="00776ECC" w:rsidP="00776ECC">
            <w:pPr>
              <w:pStyle w:val="Tableau"/>
              <w:rPr>
                <w:rFonts w:asciiTheme="minorHAnsi" w:hAnsiTheme="minorHAnsi" w:cstheme="minorHAnsi"/>
                <w:b/>
                <w:sz w:val="18"/>
                <w:szCs w:val="18"/>
              </w:rPr>
            </w:pPr>
          </w:p>
          <w:p w14:paraId="3BE16C26" w14:textId="77777777" w:rsidR="00776ECC" w:rsidRPr="00E814FD" w:rsidRDefault="00776ECC" w:rsidP="00776ECC">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tableau du paragraphe 3.2.1</w:t>
            </w:r>
          </w:p>
          <w:p w14:paraId="34EAA5E0"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IHE_XDM.ZIP</w:t>
            </w:r>
          </w:p>
          <w:p w14:paraId="44A569DD" w14:textId="57323828" w:rsidR="00EF021E" w:rsidRPr="00E814FD" w:rsidRDefault="00EF021E" w:rsidP="00EF021E">
            <w:pPr>
              <w:pStyle w:val="Tableau"/>
              <w:rPr>
                <w:rFonts w:asciiTheme="minorHAnsi" w:hAnsiTheme="minorHAnsi" w:cstheme="minorHAnsi"/>
                <w:sz w:val="18"/>
                <w:szCs w:val="18"/>
              </w:rPr>
            </w:pPr>
            <w:proofErr w:type="spellStart"/>
            <w:r w:rsidRPr="00E814FD">
              <w:rPr>
                <w:rFonts w:asciiTheme="minorHAnsi" w:hAnsiTheme="minorHAnsi" w:cstheme="minorHAnsi"/>
                <w:b/>
                <w:sz w:val="18"/>
                <w:szCs w:val="18"/>
              </w:rPr>
              <w:t>Schématrons</w:t>
            </w:r>
            <w:proofErr w:type="spellEnd"/>
            <w:r w:rsidRPr="00E814FD">
              <w:rPr>
                <w:rFonts w:asciiTheme="minorHAnsi" w:hAnsiTheme="minorHAnsi" w:cstheme="minorHAnsi"/>
                <w:b/>
                <w:sz w:val="18"/>
                <w:szCs w:val="18"/>
              </w:rPr>
              <w:t xml:space="preserve"> principaux :</w:t>
            </w:r>
            <w:r w:rsidR="00831DF7" w:rsidRPr="00E814FD">
              <w:rPr>
                <w:rFonts w:asciiTheme="minorHAnsi" w:hAnsiTheme="minorHAnsi" w:cstheme="minorHAnsi"/>
                <w:b/>
                <w:sz w:val="18"/>
                <w:szCs w:val="18"/>
              </w:rPr>
              <w:t xml:space="preserve"> </w:t>
            </w:r>
            <w:r w:rsidR="00DF4E27" w:rsidRPr="00E814FD">
              <w:rPr>
                <w:rFonts w:asciiTheme="minorHAnsi" w:hAnsiTheme="minorHAnsi" w:cstheme="minorHAnsi"/>
                <w:sz w:val="18"/>
                <w:szCs w:val="18"/>
              </w:rPr>
              <w:t>CI-SIS_EP-MED_2022.01.sch</w:t>
            </w:r>
          </w:p>
          <w:p w14:paraId="29130522" w14:textId="77777777" w:rsidR="00EF021E" w:rsidRPr="00E814FD" w:rsidRDefault="00EF021E" w:rsidP="00EF021E">
            <w:pPr>
              <w:pStyle w:val="Tableau"/>
              <w:rPr>
                <w:rFonts w:asciiTheme="minorHAnsi" w:hAnsiTheme="minorHAnsi" w:cstheme="minorHAnsi"/>
                <w:b/>
                <w:sz w:val="18"/>
                <w:szCs w:val="18"/>
              </w:rPr>
            </w:pPr>
            <w:r w:rsidRPr="00E814FD">
              <w:rPr>
                <w:rFonts w:asciiTheme="minorHAnsi" w:hAnsiTheme="minorHAnsi" w:cstheme="minorHAnsi"/>
                <w:b/>
                <w:sz w:val="18"/>
                <w:szCs w:val="18"/>
              </w:rPr>
              <w:t>Infrastructure :</w:t>
            </w:r>
          </w:p>
          <w:p w14:paraId="59B8C403" w14:textId="77777777" w:rsidR="00776ECC" w:rsidRPr="00E814FD" w:rsidRDefault="00EF021E" w:rsidP="00776ECC">
            <w:pPr>
              <w:pStyle w:val="Tableau"/>
              <w:rPr>
                <w:rFonts w:asciiTheme="minorHAnsi" w:hAnsiTheme="minorHAnsi" w:cstheme="minorHAnsi"/>
                <w:b/>
                <w:sz w:val="18"/>
                <w:szCs w:val="18"/>
              </w:rPr>
            </w:pPr>
            <w:r w:rsidRPr="00E814FD">
              <w:rPr>
                <w:rFonts w:asciiTheme="minorHAnsi" w:hAnsiTheme="minorHAnsi" w:cstheme="minorHAnsi"/>
                <w:sz w:val="18"/>
                <w:szCs w:val="18"/>
              </w:rPr>
              <w:t>Nouveau schéma</w:t>
            </w:r>
            <w:r w:rsidR="0071310D" w:rsidRPr="00E814FD">
              <w:rPr>
                <w:rFonts w:asciiTheme="minorHAnsi" w:hAnsiTheme="minorHAnsi" w:cstheme="minorHAnsi"/>
                <w:sz w:val="18"/>
                <w:szCs w:val="18"/>
              </w:rPr>
              <w:t xml:space="preserve"> unique</w:t>
            </w:r>
            <w:r w:rsidRPr="00E814FD">
              <w:rPr>
                <w:rFonts w:asciiTheme="minorHAnsi" w:hAnsiTheme="minorHAnsi" w:cstheme="minorHAnsi"/>
                <w:b/>
                <w:sz w:val="18"/>
                <w:szCs w:val="18"/>
              </w:rPr>
              <w:t xml:space="preserve"> CDA_extended.xsd </w:t>
            </w:r>
            <w:r w:rsidR="0071310D" w:rsidRPr="00E814FD">
              <w:rPr>
                <w:rFonts w:asciiTheme="minorHAnsi" w:hAnsiTheme="minorHAnsi" w:cstheme="minorHAnsi"/>
                <w:sz w:val="18"/>
                <w:szCs w:val="18"/>
              </w:rPr>
              <w:t>produit par l'ANS</w:t>
            </w:r>
            <w:r w:rsidR="0071310D"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w:t>
            </w:r>
            <w:r w:rsidR="0071310D" w:rsidRPr="00E814FD">
              <w:rPr>
                <w:rFonts w:asciiTheme="minorHAnsi" w:hAnsiTheme="minorHAnsi" w:cstheme="minorHAnsi"/>
                <w:sz w:val="18"/>
                <w:szCs w:val="18"/>
              </w:rPr>
              <w:t>regroupe</w:t>
            </w:r>
            <w:r w:rsidRPr="00E814FD">
              <w:rPr>
                <w:rFonts w:asciiTheme="minorHAnsi" w:hAnsiTheme="minorHAnsi" w:cstheme="minorHAnsi"/>
                <w:sz w:val="18"/>
                <w:szCs w:val="18"/>
              </w:rPr>
              <w:t xml:space="preserve"> désormais </w:t>
            </w:r>
            <w:r w:rsidR="0071310D" w:rsidRPr="00E814FD">
              <w:rPr>
                <w:rFonts w:asciiTheme="minorHAnsi" w:hAnsiTheme="minorHAnsi" w:cstheme="minorHAnsi"/>
                <w:sz w:val="18"/>
                <w:szCs w:val="18"/>
              </w:rPr>
              <w:t xml:space="preserve">le schéma CDA de l’édition normative CDA release 2 de 2005 et les </w:t>
            </w:r>
            <w:r w:rsidRPr="00E814FD">
              <w:rPr>
                <w:rFonts w:asciiTheme="minorHAnsi" w:hAnsiTheme="minorHAnsi" w:cstheme="minorHAnsi"/>
                <w:sz w:val="18"/>
                <w:szCs w:val="18"/>
              </w:rPr>
              <w:t xml:space="preserve">extensions </w:t>
            </w:r>
            <w:proofErr w:type="spellStart"/>
            <w:r w:rsidR="00DB48C1" w:rsidRPr="00E814FD">
              <w:rPr>
                <w:rFonts w:asciiTheme="minorHAnsi" w:hAnsiTheme="minorHAnsi" w:cstheme="minorHAnsi"/>
                <w:sz w:val="18"/>
                <w:szCs w:val="18"/>
              </w:rPr>
              <w:t>lab</w:t>
            </w:r>
            <w:proofErr w:type="spellEnd"/>
            <w:r w:rsidR="00DB48C1" w:rsidRPr="00E814FD">
              <w:rPr>
                <w:rFonts w:asciiTheme="minorHAnsi" w:hAnsiTheme="minorHAnsi" w:cstheme="minorHAnsi"/>
                <w:sz w:val="18"/>
                <w:szCs w:val="18"/>
              </w:rPr>
              <w:t>(</w:t>
            </w:r>
            <w:r w:rsidR="0071310D" w:rsidRPr="00E814FD">
              <w:rPr>
                <w:rFonts w:asciiTheme="minorHAnsi" w:hAnsiTheme="minorHAnsi" w:cstheme="minorHAnsi"/>
                <w:sz w:val="18"/>
                <w:szCs w:val="18"/>
              </w:rPr>
              <w:t>biologie</w:t>
            </w:r>
            <w:r w:rsidR="00DB48C1" w:rsidRPr="00E814FD">
              <w:rPr>
                <w:rFonts w:asciiTheme="minorHAnsi" w:hAnsiTheme="minorHAnsi" w:cstheme="minorHAnsi"/>
                <w:sz w:val="18"/>
                <w:szCs w:val="18"/>
              </w:rPr>
              <w:t>)</w:t>
            </w:r>
            <w:r w:rsidR="0071310D" w:rsidRPr="00E814FD">
              <w:rPr>
                <w:rFonts w:asciiTheme="minorHAnsi" w:hAnsiTheme="minorHAnsi" w:cstheme="minorHAnsi"/>
                <w:sz w:val="18"/>
                <w:szCs w:val="18"/>
              </w:rPr>
              <w:t xml:space="preserve">, </w:t>
            </w:r>
            <w:r w:rsidRPr="00E814FD">
              <w:rPr>
                <w:rFonts w:asciiTheme="minorHAnsi" w:hAnsiTheme="minorHAnsi" w:cstheme="minorHAnsi"/>
                <w:sz w:val="18"/>
                <w:szCs w:val="18"/>
              </w:rPr>
              <w:t xml:space="preserve">SDCT et </w:t>
            </w:r>
            <w:proofErr w:type="spellStart"/>
            <w:r w:rsidRPr="00E814FD">
              <w:rPr>
                <w:rFonts w:asciiTheme="minorHAnsi" w:hAnsiTheme="minorHAnsi" w:cstheme="minorHAnsi"/>
                <w:sz w:val="18"/>
                <w:szCs w:val="18"/>
              </w:rPr>
              <w:t>pharm</w:t>
            </w:r>
            <w:r w:rsidR="0071310D" w:rsidRPr="00E814FD">
              <w:rPr>
                <w:rFonts w:asciiTheme="minorHAnsi" w:hAnsiTheme="minorHAnsi" w:cstheme="minorHAnsi"/>
                <w:sz w:val="18"/>
                <w:szCs w:val="18"/>
              </w:rPr>
              <w:t>acy</w:t>
            </w:r>
            <w:proofErr w:type="spellEnd"/>
            <w:r w:rsidR="0071310D" w:rsidRPr="00E814FD">
              <w:rPr>
                <w:rFonts w:asciiTheme="minorHAnsi" w:hAnsiTheme="minorHAnsi" w:cstheme="minorHAnsi"/>
                <w:sz w:val="18"/>
                <w:szCs w:val="18"/>
              </w:rPr>
              <w:t>.</w:t>
            </w:r>
          </w:p>
          <w:p w14:paraId="20449F0D" w14:textId="77777777" w:rsidR="00776ECC" w:rsidRPr="00E814FD" w:rsidRDefault="00776ECC" w:rsidP="00E5249E">
            <w:pPr>
              <w:pStyle w:val="Tableau"/>
              <w:rPr>
                <w:rFonts w:asciiTheme="minorHAnsi" w:hAnsiTheme="minorHAnsi" w:cstheme="minorHAnsi"/>
                <w:b/>
                <w:sz w:val="18"/>
                <w:szCs w:val="18"/>
              </w:rPr>
            </w:pPr>
          </w:p>
        </w:tc>
      </w:tr>
      <w:tr w:rsidR="009229C4" w:rsidRPr="00E814FD" w14:paraId="5D589307" w14:textId="77777777" w:rsidTr="0052735B">
        <w:tc>
          <w:tcPr>
            <w:tcW w:w="1182" w:type="dxa"/>
            <w:vAlign w:val="center"/>
          </w:tcPr>
          <w:p w14:paraId="40F1C5CA" w14:textId="77777777" w:rsidR="009229C4" w:rsidRPr="00E814FD" w:rsidRDefault="00C02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10/03</w:t>
            </w:r>
            <w:r w:rsidR="009229C4" w:rsidRPr="00E814FD">
              <w:rPr>
                <w:rFonts w:asciiTheme="minorHAnsi" w:hAnsiTheme="minorHAnsi" w:cstheme="minorHAnsi"/>
                <w:sz w:val="18"/>
                <w:szCs w:val="18"/>
              </w:rPr>
              <w:t>/2022</w:t>
            </w:r>
          </w:p>
        </w:tc>
        <w:tc>
          <w:tcPr>
            <w:tcW w:w="935" w:type="dxa"/>
            <w:vAlign w:val="center"/>
          </w:tcPr>
          <w:p w14:paraId="163DA1C3" w14:textId="77777777" w:rsidR="009229C4" w:rsidRPr="00E814FD" w:rsidRDefault="009229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2.40</w:t>
            </w:r>
          </w:p>
        </w:tc>
        <w:tc>
          <w:tcPr>
            <w:tcW w:w="7689" w:type="dxa"/>
            <w:vAlign w:val="center"/>
          </w:tcPr>
          <w:p w14:paraId="55738556"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BCF29BB" w14:textId="77777777" w:rsidR="009229C4" w:rsidRPr="00E814FD" w:rsidRDefault="009229C4" w:rsidP="009229C4">
            <w:pPr>
              <w:pStyle w:val="Tableau"/>
              <w:rPr>
                <w:rFonts w:asciiTheme="minorHAnsi" w:hAnsiTheme="minorHAnsi" w:cstheme="minorHAnsi"/>
                <w:b/>
                <w:sz w:val="18"/>
                <w:szCs w:val="18"/>
              </w:rPr>
            </w:pPr>
          </w:p>
          <w:p w14:paraId="6580BD94"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2 répertoires sous la racine pour :</w:t>
            </w:r>
          </w:p>
          <w:p w14:paraId="16F5BE05" w14:textId="77777777" w:rsidR="009229C4" w:rsidRPr="00E814FD" w:rsidRDefault="009229C4">
            <w:pPr>
              <w:pStyle w:val="Tableau"/>
              <w:numPr>
                <w:ilvl w:val="0"/>
                <w:numId w:val="43"/>
              </w:numPr>
              <w:rPr>
                <w:rFonts w:asciiTheme="minorHAnsi" w:hAnsiTheme="minorHAnsi" w:cstheme="minorHAnsi"/>
                <w:sz w:val="18"/>
                <w:szCs w:val="18"/>
              </w:rPr>
            </w:pPr>
            <w:proofErr w:type="spellStart"/>
            <w:r w:rsidRPr="00E814FD">
              <w:rPr>
                <w:rFonts w:asciiTheme="minorHAnsi" w:hAnsiTheme="minorHAnsi" w:cstheme="minorHAnsi"/>
                <w:sz w:val="18"/>
                <w:szCs w:val="18"/>
              </w:rPr>
              <w:t>ExemplesCDA</w:t>
            </w:r>
            <w:proofErr w:type="spellEnd"/>
          </w:p>
          <w:p w14:paraId="6C8784D4" w14:textId="77777777" w:rsidR="009229C4" w:rsidRPr="00E814FD" w:rsidRDefault="009229C4">
            <w:pPr>
              <w:pStyle w:val="Tableau"/>
              <w:numPr>
                <w:ilvl w:val="0"/>
                <w:numId w:val="43"/>
              </w:numPr>
              <w:rPr>
                <w:rFonts w:asciiTheme="minorHAnsi" w:hAnsiTheme="minorHAnsi" w:cstheme="minorHAnsi"/>
                <w:sz w:val="18"/>
                <w:szCs w:val="18"/>
              </w:rPr>
            </w:pPr>
            <w:proofErr w:type="spellStart"/>
            <w:r w:rsidRPr="00E814FD">
              <w:rPr>
                <w:rFonts w:asciiTheme="minorHAnsi" w:hAnsiTheme="minorHAnsi" w:cstheme="minorHAnsi"/>
                <w:sz w:val="18"/>
                <w:szCs w:val="18"/>
              </w:rPr>
              <w:t>FeuilleDeStyle</w:t>
            </w:r>
            <w:proofErr w:type="spellEnd"/>
          </w:p>
          <w:p w14:paraId="25FFB001" w14:textId="77777777" w:rsidR="009229C4" w:rsidRPr="00E814FD" w:rsidRDefault="009229C4" w:rsidP="009229C4">
            <w:pPr>
              <w:pStyle w:val="Tableau"/>
              <w:rPr>
                <w:rFonts w:asciiTheme="minorHAnsi" w:hAnsiTheme="minorHAnsi" w:cstheme="minorHAnsi"/>
                <w:b/>
                <w:sz w:val="18"/>
                <w:szCs w:val="18"/>
              </w:rPr>
            </w:pPr>
          </w:p>
          <w:p w14:paraId="444E714B" w14:textId="5F0DFE0D" w:rsidR="009229C4" w:rsidRPr="00E814FD" w:rsidRDefault="009229C4" w:rsidP="009229C4">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 xml:space="preserve">voir dans le répertoire </w:t>
            </w:r>
            <w:proofErr w:type="spellStart"/>
            <w:r w:rsidRPr="00E814FD">
              <w:rPr>
                <w:rFonts w:asciiTheme="minorHAnsi" w:hAnsiTheme="minorHAnsi" w:cstheme="minorHAnsi"/>
                <w:sz w:val="18"/>
                <w:szCs w:val="18"/>
              </w:rPr>
              <w:t>ExemplesCDA</w:t>
            </w:r>
            <w:proofErr w:type="spellEnd"/>
          </w:p>
          <w:p w14:paraId="105D10C2" w14:textId="77777777" w:rsidR="009229C4" w:rsidRPr="00E814FD" w:rsidRDefault="009229C4" w:rsidP="009229C4">
            <w:pPr>
              <w:pStyle w:val="Tableau"/>
              <w:rPr>
                <w:rFonts w:asciiTheme="minorHAnsi" w:hAnsiTheme="minorHAnsi" w:cstheme="minorHAnsi"/>
                <w:b/>
                <w:sz w:val="18"/>
                <w:szCs w:val="18"/>
              </w:rPr>
            </w:pPr>
          </w:p>
        </w:tc>
      </w:tr>
      <w:tr w:rsidR="00F45347" w:rsidRPr="00E814FD" w14:paraId="44588787" w14:textId="77777777" w:rsidTr="0052735B">
        <w:tc>
          <w:tcPr>
            <w:tcW w:w="1182" w:type="dxa"/>
            <w:vAlign w:val="center"/>
          </w:tcPr>
          <w:p w14:paraId="00EF1FAF" w14:textId="2F767584" w:rsidR="00F45347" w:rsidRPr="00E814FD" w:rsidRDefault="00F45347"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07/07/2022</w:t>
            </w:r>
          </w:p>
        </w:tc>
        <w:tc>
          <w:tcPr>
            <w:tcW w:w="935" w:type="dxa"/>
            <w:vAlign w:val="center"/>
          </w:tcPr>
          <w:p w14:paraId="709F3598" w14:textId="78B89C96" w:rsidR="00F45347" w:rsidRPr="00E814FD" w:rsidRDefault="00F4534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2.41</w:t>
            </w:r>
          </w:p>
        </w:tc>
        <w:tc>
          <w:tcPr>
            <w:tcW w:w="7689" w:type="dxa"/>
            <w:vAlign w:val="center"/>
          </w:tcPr>
          <w:p w14:paraId="544B6BD4" w14:textId="77777777" w:rsidR="00680211" w:rsidRPr="00E814FD" w:rsidRDefault="00680211" w:rsidP="00680211">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80CE23" w14:textId="77777777" w:rsidR="00F45347"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Correction de différentes erreurs sur les exemples et les schematrons</w:t>
            </w:r>
          </w:p>
          <w:p w14:paraId="618C0CB3" w14:textId="741454F8" w:rsidR="00F70976"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Mise à jour de la feuille de style</w:t>
            </w:r>
          </w:p>
          <w:p w14:paraId="14B66420" w14:textId="77777777" w:rsidR="00F70976" w:rsidRPr="00E814FD" w:rsidRDefault="00680211">
            <w:pPr>
              <w:pStyle w:val="Tableau"/>
              <w:numPr>
                <w:ilvl w:val="0"/>
                <w:numId w:val="44"/>
              </w:numPr>
              <w:rPr>
                <w:rFonts w:asciiTheme="minorHAnsi" w:hAnsiTheme="minorHAnsi" w:cstheme="minorHAnsi"/>
                <w:b/>
                <w:sz w:val="18"/>
                <w:szCs w:val="18"/>
              </w:rPr>
            </w:pPr>
            <w:r w:rsidRPr="00E814FD">
              <w:rPr>
                <w:rFonts w:asciiTheme="minorHAnsi" w:hAnsiTheme="minorHAnsi" w:cstheme="minorHAnsi"/>
                <w:bCs/>
                <w:sz w:val="18"/>
                <w:szCs w:val="18"/>
              </w:rPr>
              <w:t xml:space="preserve">Mise à jour des schémas et suppression du dossier </w:t>
            </w:r>
            <w:r w:rsidR="008B08B0" w:rsidRPr="00E814FD">
              <w:rPr>
                <w:rFonts w:asciiTheme="minorHAnsi" w:hAnsiTheme="minorHAnsi" w:cstheme="minorHAnsi"/>
                <w:bCs/>
                <w:sz w:val="18"/>
                <w:szCs w:val="18"/>
              </w:rPr>
              <w:t>« </w:t>
            </w:r>
            <w:proofErr w:type="spellStart"/>
            <w:r w:rsidRPr="00E814FD">
              <w:rPr>
                <w:rFonts w:asciiTheme="minorHAnsi" w:hAnsiTheme="minorHAnsi" w:cstheme="minorHAnsi"/>
                <w:bCs/>
                <w:sz w:val="18"/>
                <w:szCs w:val="18"/>
              </w:rPr>
              <w:t>processable</w:t>
            </w:r>
            <w:proofErr w:type="spellEnd"/>
            <w:r w:rsidR="008B08B0" w:rsidRPr="00E814FD">
              <w:rPr>
                <w:rFonts w:asciiTheme="minorHAnsi" w:hAnsiTheme="minorHAnsi" w:cstheme="minorHAnsi"/>
                <w:bCs/>
                <w:sz w:val="18"/>
                <w:szCs w:val="18"/>
              </w:rPr>
              <w:t> »</w:t>
            </w:r>
          </w:p>
          <w:p w14:paraId="26D7EAD4" w14:textId="2B05C929" w:rsidR="00526D3C" w:rsidRPr="00E814FD" w:rsidRDefault="00EB7579">
            <w:pPr>
              <w:pStyle w:val="Tableau"/>
              <w:numPr>
                <w:ilvl w:val="0"/>
                <w:numId w:val="44"/>
              </w:numPr>
              <w:rPr>
                <w:rFonts w:asciiTheme="minorHAnsi" w:hAnsiTheme="minorHAnsi" w:cstheme="minorHAnsi"/>
                <w:b/>
                <w:sz w:val="18"/>
                <w:szCs w:val="18"/>
              </w:rPr>
            </w:pPr>
            <w:r w:rsidRPr="00E814FD">
              <w:rPr>
                <w:rFonts w:asciiTheme="minorHAnsi" w:hAnsiTheme="minorHAnsi" w:cstheme="minorHAnsi"/>
                <w:sz w:val="18"/>
                <w:szCs w:val="18"/>
              </w:rPr>
              <w:t>Ajout de la partie feuille de style testContenuCDA</w:t>
            </w:r>
          </w:p>
        </w:tc>
      </w:tr>
      <w:tr w:rsidR="00014AE3" w:rsidRPr="00E814FD" w14:paraId="4AB236D8" w14:textId="77777777" w:rsidTr="0052735B">
        <w:tc>
          <w:tcPr>
            <w:tcW w:w="1182" w:type="dxa"/>
            <w:vAlign w:val="center"/>
          </w:tcPr>
          <w:p w14:paraId="5ECBCC05" w14:textId="01A01B63" w:rsidR="00014AE3" w:rsidRPr="00E814FD" w:rsidRDefault="00EA419F"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15/12</w:t>
            </w:r>
            <w:r w:rsidR="00014AE3" w:rsidRPr="00E814FD">
              <w:rPr>
                <w:rFonts w:asciiTheme="minorHAnsi" w:hAnsiTheme="minorHAnsi" w:cstheme="minorHAnsi"/>
                <w:sz w:val="18"/>
                <w:szCs w:val="18"/>
              </w:rPr>
              <w:t>/2022</w:t>
            </w:r>
          </w:p>
        </w:tc>
        <w:tc>
          <w:tcPr>
            <w:tcW w:w="935" w:type="dxa"/>
            <w:vAlign w:val="center"/>
          </w:tcPr>
          <w:p w14:paraId="4B5ED473" w14:textId="3B882449" w:rsidR="00014AE3" w:rsidRPr="00E814FD" w:rsidRDefault="00014AE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3.0</w:t>
            </w:r>
          </w:p>
        </w:tc>
        <w:tc>
          <w:tcPr>
            <w:tcW w:w="7689" w:type="dxa"/>
            <w:vAlign w:val="center"/>
          </w:tcPr>
          <w:p w14:paraId="7EE4386F" w14:textId="77777777" w:rsidR="00014AE3" w:rsidRDefault="00165E22" w:rsidP="00680211">
            <w:pPr>
              <w:pStyle w:val="Tableau"/>
              <w:rPr>
                <w:rFonts w:asciiTheme="minorHAnsi" w:hAnsiTheme="minorHAnsi" w:cstheme="minorHAnsi"/>
                <w:color w:val="242424"/>
                <w:sz w:val="18"/>
                <w:szCs w:val="18"/>
                <w:shd w:val="clear" w:color="auto" w:fill="FFFFFF"/>
              </w:rPr>
            </w:pPr>
            <w:r w:rsidRPr="00E814FD">
              <w:rPr>
                <w:rFonts w:asciiTheme="minorHAnsi" w:hAnsiTheme="minorHAnsi" w:cstheme="minorHAnsi"/>
                <w:b/>
                <w:bCs/>
                <w:color w:val="242424"/>
                <w:sz w:val="18"/>
                <w:szCs w:val="18"/>
                <w:shd w:val="clear" w:color="auto" w:fill="FFFFFF"/>
              </w:rPr>
              <w:t xml:space="preserve">Version 2022.01 des exemples CDA et des </w:t>
            </w:r>
            <w:proofErr w:type="spellStart"/>
            <w:r w:rsidRPr="00E814FD">
              <w:rPr>
                <w:rFonts w:asciiTheme="minorHAnsi" w:hAnsiTheme="minorHAnsi" w:cstheme="minorHAnsi"/>
                <w:b/>
                <w:bCs/>
                <w:color w:val="242424"/>
                <w:sz w:val="18"/>
                <w:szCs w:val="18"/>
                <w:shd w:val="clear" w:color="auto" w:fill="FFFFFF"/>
              </w:rPr>
              <w:t>schématrons</w:t>
            </w:r>
            <w:proofErr w:type="spellEnd"/>
            <w:r w:rsidRPr="00E814FD">
              <w:rPr>
                <w:rFonts w:asciiTheme="minorHAnsi" w:hAnsiTheme="minorHAnsi" w:cstheme="minorHAnsi"/>
                <w:color w:val="242424"/>
                <w:sz w:val="18"/>
                <w:szCs w:val="18"/>
                <w:shd w:val="clear" w:color="auto" w:fill="FFFFFF"/>
              </w:rPr>
              <w:t xml:space="preserve"> </w:t>
            </w:r>
            <w:proofErr w:type="gramStart"/>
            <w:r w:rsidRPr="00E814FD">
              <w:rPr>
                <w:rFonts w:asciiTheme="minorHAnsi" w:hAnsiTheme="minorHAnsi" w:cstheme="minorHAnsi"/>
                <w:color w:val="242424"/>
                <w:sz w:val="18"/>
                <w:szCs w:val="18"/>
                <w:shd w:val="clear" w:color="auto" w:fill="FFFFFF"/>
              </w:rPr>
              <w:t>suite à</w:t>
            </w:r>
            <w:proofErr w:type="gramEnd"/>
            <w:r w:rsidRPr="00E814FD">
              <w:rPr>
                <w:rFonts w:asciiTheme="minorHAnsi" w:hAnsiTheme="minorHAnsi" w:cstheme="minorHAnsi"/>
                <w:color w:val="242424"/>
                <w:sz w:val="18"/>
                <w:szCs w:val="18"/>
                <w:shd w:val="clear" w:color="auto" w:fill="FFFFFF"/>
              </w:rPr>
              <w:t xml:space="preserve"> la concertation pour la Modification des </w:t>
            </w:r>
            <w:r w:rsidR="00014AE3" w:rsidRPr="00E814FD">
              <w:rPr>
                <w:rFonts w:asciiTheme="minorHAnsi" w:hAnsiTheme="minorHAnsi" w:cstheme="minorHAnsi"/>
                <w:color w:val="242424"/>
                <w:sz w:val="18"/>
                <w:szCs w:val="18"/>
                <w:shd w:val="clear" w:color="auto" w:fill="FFFFFF"/>
              </w:rPr>
              <w:t xml:space="preserve">terminologies </w:t>
            </w:r>
            <w:r w:rsidRPr="00E814FD">
              <w:rPr>
                <w:rFonts w:asciiTheme="minorHAnsi" w:hAnsiTheme="minorHAnsi" w:cstheme="minorHAnsi"/>
                <w:color w:val="242424"/>
                <w:sz w:val="18"/>
                <w:szCs w:val="18"/>
                <w:shd w:val="clear" w:color="auto" w:fill="FFFFFF"/>
              </w:rPr>
              <w:t>et jeux de valeurs dans les volets de contenus.</w:t>
            </w:r>
          </w:p>
          <w:p w14:paraId="6FB92473" w14:textId="264109E7" w:rsidR="004643CC" w:rsidRPr="004643CC" w:rsidRDefault="004643CC" w:rsidP="00680211">
            <w:pPr>
              <w:pStyle w:val="Tableau"/>
              <w:rPr>
                <w:rFonts w:asciiTheme="minorHAnsi" w:hAnsiTheme="minorHAnsi" w:cstheme="minorHAnsi"/>
                <w:bCs/>
                <w:color w:val="242424"/>
                <w:sz w:val="18"/>
                <w:szCs w:val="18"/>
                <w:shd w:val="clear" w:color="auto" w:fill="FFFFFF"/>
              </w:rPr>
            </w:pPr>
            <w:r>
              <w:rPr>
                <w:rFonts w:asciiTheme="minorHAnsi" w:hAnsiTheme="minorHAnsi" w:cstheme="minorHAnsi"/>
                <w:b/>
                <w:color w:val="242424"/>
                <w:sz w:val="18"/>
                <w:szCs w:val="18"/>
                <w:shd w:val="clear" w:color="auto" w:fill="FFFFFF"/>
              </w:rPr>
              <w:t xml:space="preserve">Mise à jour du Lisez-moi </w:t>
            </w:r>
            <w:r w:rsidRPr="004643CC">
              <w:rPr>
                <w:rFonts w:asciiTheme="minorHAnsi" w:hAnsiTheme="minorHAnsi" w:cstheme="minorHAnsi"/>
                <w:bCs/>
                <w:color w:val="242424"/>
                <w:sz w:val="18"/>
                <w:szCs w:val="18"/>
                <w:shd w:val="clear" w:color="auto" w:fill="FFFFFF"/>
              </w:rPr>
              <w:t>en y intégrant la procédure des schematrons et la sémantique des tests sur les terminologies.</w:t>
            </w:r>
          </w:p>
          <w:p w14:paraId="10092A8E" w14:textId="59C20FF1" w:rsidR="004643CC" w:rsidRPr="00E814FD" w:rsidRDefault="004643CC" w:rsidP="00680211">
            <w:pPr>
              <w:pStyle w:val="Tableau"/>
              <w:rPr>
                <w:rFonts w:asciiTheme="minorHAnsi" w:hAnsiTheme="minorHAnsi" w:cstheme="minorHAnsi"/>
                <w:b/>
                <w:sz w:val="18"/>
                <w:szCs w:val="18"/>
              </w:rPr>
            </w:pPr>
            <w:r>
              <w:rPr>
                <w:rFonts w:asciiTheme="minorHAnsi" w:hAnsiTheme="minorHAnsi" w:cstheme="minorHAnsi"/>
                <w:b/>
                <w:sz w:val="18"/>
                <w:szCs w:val="18"/>
              </w:rPr>
              <w:t>Suppression de la référence au SVS.xsd dans les JDV</w:t>
            </w:r>
          </w:p>
        </w:tc>
      </w:tr>
    </w:tbl>
    <w:p w14:paraId="2A0D685C" w14:textId="77777777" w:rsidR="00246C05" w:rsidRPr="00E814FD" w:rsidRDefault="00246C05" w:rsidP="00A479AE">
      <w:pPr>
        <w:rPr>
          <w:rFonts w:asciiTheme="minorHAnsi" w:hAnsiTheme="minorHAnsi" w:cstheme="minorHAnsi"/>
          <w:sz w:val="18"/>
          <w:szCs w:val="18"/>
        </w:rPr>
      </w:pPr>
    </w:p>
    <w:p w14:paraId="658A9175" w14:textId="339646B4" w:rsidR="0071310D" w:rsidRPr="004643CC" w:rsidRDefault="00A33056" w:rsidP="004643CC">
      <w:pPr>
        <w:jc w:val="center"/>
        <w:rPr>
          <w:rFonts w:asciiTheme="minorHAnsi" w:hAnsiTheme="minorHAnsi" w:cstheme="minorHAnsi"/>
          <w:b/>
          <w:sz w:val="18"/>
          <w:szCs w:val="18"/>
        </w:rPr>
      </w:pPr>
      <w:r w:rsidRPr="00E814FD">
        <w:rPr>
          <w:rFonts w:asciiTheme="minorHAnsi" w:hAnsiTheme="minorHAnsi" w:cstheme="minorHAnsi"/>
          <w:b/>
          <w:sz w:val="18"/>
          <w:szCs w:val="18"/>
        </w:rPr>
        <w:t>*** FIN DU DOCUMENT ***</w:t>
      </w:r>
    </w:p>
    <w:sectPr w:rsidR="0071310D" w:rsidRPr="004643CC" w:rsidSect="00740C3C">
      <w:headerReference w:type="default" r:id="rId45"/>
      <w:footerReference w:type="default" r:id="rId46"/>
      <w:footerReference w:type="first" r:id="rId47"/>
      <w:pgSz w:w="11906" w:h="16838"/>
      <w:pgMar w:top="1417" w:right="1417" w:bottom="1134"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C6F54" w14:textId="77777777" w:rsidR="0066626C" w:rsidRDefault="0066626C" w:rsidP="00B576BD">
      <w:pPr>
        <w:spacing w:after="0"/>
      </w:pPr>
      <w:r>
        <w:separator/>
      </w:r>
    </w:p>
  </w:endnote>
  <w:endnote w:type="continuationSeparator" w:id="0">
    <w:p w14:paraId="6C828BEE" w14:textId="77777777" w:rsidR="0066626C" w:rsidRDefault="0066626C" w:rsidP="00B576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1383E" w14:textId="77777777" w:rsidR="009229C4" w:rsidRPr="004E34E7" w:rsidRDefault="009229C4" w:rsidP="004E34E7">
    <w:pPr>
      <w:pStyle w:val="Pieddepage"/>
      <w:pBdr>
        <w:top w:val="single" w:sz="8" w:space="1" w:color="0070C0"/>
      </w:pBdr>
      <w:rPr>
        <w:rFonts w:asciiTheme="minorHAnsi" w:hAnsiTheme="minorHAnsi"/>
        <w:color w:val="0070C0"/>
        <w:sz w:val="20"/>
        <w:szCs w:val="20"/>
      </w:rPr>
    </w:pPr>
    <w:r w:rsidRPr="004E34E7">
      <w:rPr>
        <w:rFonts w:asciiTheme="minorHAnsi" w:hAnsiTheme="minorHAnsi"/>
        <w:color w:val="0070C0"/>
        <w:sz w:val="20"/>
        <w:szCs w:val="20"/>
      </w:rPr>
      <w:t xml:space="preserve">Notice </w:t>
    </w:r>
    <w:r w:rsidRPr="004E34E7">
      <w:rPr>
        <w:rFonts w:asciiTheme="minorHAnsi" w:hAnsiTheme="minorHAnsi"/>
        <w:b/>
        <w:i/>
        <w:color w:val="0070C0"/>
        <w:sz w:val="20"/>
        <w:szCs w:val="20"/>
      </w:rPr>
      <w:t>testContenuCDA</w:t>
    </w:r>
    <w:r w:rsidRPr="004E34E7">
      <w:rPr>
        <w:rFonts w:asciiTheme="minorHAnsi" w:hAnsiTheme="minorHAnsi"/>
        <w:color w:val="0070C0"/>
        <w:sz w:val="20"/>
        <w:szCs w:val="20"/>
      </w:rPr>
      <w:tab/>
    </w:r>
    <w:r w:rsidRPr="004E34E7">
      <w:rPr>
        <w:rFonts w:asciiTheme="minorHAnsi" w:hAnsiTheme="minorHAnsi"/>
        <w:color w:val="0070C0"/>
        <w:sz w:val="20"/>
        <w:szCs w:val="20"/>
      </w:rPr>
      <w:tab/>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PAGE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r w:rsidRPr="004E34E7">
      <w:rPr>
        <w:rFonts w:asciiTheme="minorHAnsi" w:hAnsiTheme="minorHAnsi"/>
        <w:color w:val="0070C0"/>
        <w:sz w:val="20"/>
        <w:szCs w:val="20"/>
      </w:rPr>
      <w:t xml:space="preserve"> / </w:t>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NUMPAGES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2278" w14:textId="77777777" w:rsidR="009229C4" w:rsidRDefault="009229C4" w:rsidP="00087FD6">
    <w:pPr>
      <w:pStyle w:val="Pieddepag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3C5AB" w14:textId="77777777" w:rsidR="0066626C" w:rsidRDefault="0066626C" w:rsidP="00B576BD">
      <w:pPr>
        <w:spacing w:after="0"/>
      </w:pPr>
      <w:r>
        <w:separator/>
      </w:r>
    </w:p>
  </w:footnote>
  <w:footnote w:type="continuationSeparator" w:id="0">
    <w:p w14:paraId="5B070769" w14:textId="77777777" w:rsidR="0066626C" w:rsidRDefault="0066626C" w:rsidP="00B576BD">
      <w:pPr>
        <w:spacing w:after="0"/>
      </w:pPr>
      <w:r>
        <w:continuationSeparator/>
      </w:r>
    </w:p>
  </w:footnote>
  <w:footnote w:id="1">
    <w:p w14:paraId="0C01C411" w14:textId="77777777" w:rsidR="009229C4" w:rsidRDefault="009229C4">
      <w:pPr>
        <w:pStyle w:val="Notedebasdepage"/>
      </w:pPr>
      <w:r>
        <w:rPr>
          <w:rStyle w:val="Appelnotedebasdep"/>
        </w:rPr>
        <w:footnoteRef/>
      </w:r>
      <w:r>
        <w:t xml:space="preserve"> </w:t>
      </w:r>
      <w:hyperlink r:id="rId1" w:history="1">
        <w:r w:rsidRPr="001122B8">
          <w:rPr>
            <w:rStyle w:val="Lienhypertexte"/>
          </w:rPr>
          <w:t>http://standards.iso.org/ittf/PubliclyAvailableStandards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250"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58"/>
      <w:gridCol w:w="6377"/>
      <w:gridCol w:w="1191"/>
    </w:tblGrid>
    <w:tr w:rsidR="009229C4" w:rsidRPr="0093377F" w14:paraId="58F3F0C3" w14:textId="77777777" w:rsidTr="004E34E7">
      <w:trPr>
        <w:trHeight w:val="821"/>
        <w:jc w:val="center"/>
      </w:trPr>
      <w:tc>
        <w:tcPr>
          <w:tcW w:w="1028" w:type="pct"/>
          <w:vAlign w:val="center"/>
        </w:tcPr>
        <w:p w14:paraId="2EC1C68C" w14:textId="77777777" w:rsidR="009229C4" w:rsidRPr="0093377F" w:rsidRDefault="009229C4" w:rsidP="004E34E7">
          <w:pPr>
            <w:jc w:val="center"/>
            <w:rPr>
              <w:bCs/>
              <w:color w:val="006AB2"/>
            </w:rPr>
          </w:pPr>
          <w:r w:rsidRPr="0093377F">
            <w:rPr>
              <w:bCs/>
              <w:noProof/>
              <w:color w:val="006AB2"/>
              <w:lang w:eastAsia="fr-FR" w:bidi="ar-SA"/>
            </w:rPr>
            <w:drawing>
              <wp:inline distT="0" distB="0" distL="0" distR="0" wp14:anchorId="47029EB9" wp14:editId="4A8FEF15">
                <wp:extent cx="1325540" cy="264159"/>
                <wp:effectExtent l="0" t="0" r="0" b="3175"/>
                <wp:docPr id="6296" name="Image 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ANS_2020_Largeur.jpg"/>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347" w:type="pct"/>
          <w:vAlign w:val="center"/>
        </w:tcPr>
        <w:p w14:paraId="5AEAA70C" w14:textId="77777777" w:rsidR="009229C4" w:rsidRPr="0063315B" w:rsidRDefault="009229C4" w:rsidP="004E34E7">
          <w:pPr>
            <w:jc w:val="center"/>
            <w:rPr>
              <w:color w:val="006AB2"/>
            </w:rPr>
          </w:pPr>
          <w:r w:rsidRPr="004E34E7">
            <w:rPr>
              <w:color w:val="006AB2"/>
            </w:rPr>
            <w:t>CI-</w:t>
          </w:r>
          <w:proofErr w:type="spellStart"/>
          <w:r w:rsidRPr="004E34E7">
            <w:rPr>
              <w:color w:val="006AB2"/>
            </w:rPr>
            <w:t>SIS_T</w:t>
          </w:r>
          <w:r>
            <w:rPr>
              <w:color w:val="006AB2"/>
            </w:rPr>
            <w:t>estContenu</w:t>
          </w:r>
          <w:r w:rsidRPr="004E34E7">
            <w:rPr>
              <w:color w:val="006AB2"/>
            </w:rPr>
            <w:t>CDA</w:t>
          </w:r>
          <w:proofErr w:type="spellEnd"/>
          <w:r w:rsidRPr="004E34E7">
            <w:rPr>
              <w:color w:val="006AB2"/>
            </w:rPr>
            <w:t>-LISEZ-MOI</w:t>
          </w:r>
        </w:p>
      </w:tc>
      <w:tc>
        <w:tcPr>
          <w:tcW w:w="625" w:type="pct"/>
          <w:vAlign w:val="center"/>
        </w:tcPr>
        <w:p w14:paraId="77176E6B" w14:textId="491D4DF6" w:rsidR="009229C4" w:rsidRPr="00814E84" w:rsidRDefault="003735F3" w:rsidP="00B52AE9">
          <w:pPr>
            <w:jc w:val="center"/>
            <w:rPr>
              <w:color w:val="006AB2"/>
              <w:sz w:val="18"/>
            </w:rPr>
          </w:pPr>
          <w:r>
            <w:rPr>
              <w:color w:val="006AB2"/>
              <w:sz w:val="18"/>
            </w:rPr>
            <w:t>15/12</w:t>
          </w:r>
          <w:r w:rsidR="00B1177B">
            <w:rPr>
              <w:color w:val="006AB2"/>
              <w:sz w:val="18"/>
            </w:rPr>
            <w:t>/2022</w:t>
          </w:r>
        </w:p>
      </w:tc>
    </w:tr>
  </w:tbl>
  <w:p w14:paraId="21684647" w14:textId="77777777" w:rsidR="009229C4" w:rsidRPr="00E71056" w:rsidRDefault="009229C4" w:rsidP="004E34E7">
    <w:pPr>
      <w:pStyle w:val="En-tte"/>
      <w:pBdr>
        <w:bottom w:val="none" w:sz="0" w:space="0" w:color="auto"/>
      </w:pBdr>
      <w:rPr>
        <w:rFonts w:asciiTheme="minorHAnsi" w:hAnsiTheme="minorHAns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0D"/>
    <w:multiLevelType w:val="hybridMultilevel"/>
    <w:tmpl w:val="7B76BDD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4B67750"/>
    <w:multiLevelType w:val="hybridMultilevel"/>
    <w:tmpl w:val="F74A53D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06121213"/>
    <w:multiLevelType w:val="hybridMultilevel"/>
    <w:tmpl w:val="3E8859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8857494"/>
    <w:multiLevelType w:val="hybridMultilevel"/>
    <w:tmpl w:val="3AB6D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90103C"/>
    <w:multiLevelType w:val="hybridMultilevel"/>
    <w:tmpl w:val="4F3E9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EB7811"/>
    <w:multiLevelType w:val="hybridMultilevel"/>
    <w:tmpl w:val="5AB402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833425"/>
    <w:multiLevelType w:val="hybridMultilevel"/>
    <w:tmpl w:val="3A5C5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DEA701E"/>
    <w:multiLevelType w:val="hybridMultilevel"/>
    <w:tmpl w:val="F3A0D0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F073022"/>
    <w:multiLevelType w:val="hybridMultilevel"/>
    <w:tmpl w:val="05CA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561129"/>
    <w:multiLevelType w:val="hybridMultilevel"/>
    <w:tmpl w:val="E4760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A903B9"/>
    <w:multiLevelType w:val="hybridMultilevel"/>
    <w:tmpl w:val="AE5452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5F2DE9"/>
    <w:multiLevelType w:val="hybridMultilevel"/>
    <w:tmpl w:val="D7DEE0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3F30375"/>
    <w:multiLevelType w:val="hybridMultilevel"/>
    <w:tmpl w:val="525E6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6574548"/>
    <w:multiLevelType w:val="hybridMultilevel"/>
    <w:tmpl w:val="40B24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C4D72E9"/>
    <w:multiLevelType w:val="hybridMultilevel"/>
    <w:tmpl w:val="4FCCB0E4"/>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D8708BE"/>
    <w:multiLevelType w:val="hybridMultilevel"/>
    <w:tmpl w:val="025CC890"/>
    <w:lvl w:ilvl="0" w:tplc="040C0001">
      <w:start w:val="1"/>
      <w:numFmt w:val="bullet"/>
      <w:lvlText w:val=""/>
      <w:lvlJc w:val="left"/>
      <w:pPr>
        <w:ind w:left="785"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FE96DAE"/>
    <w:multiLevelType w:val="hybridMultilevel"/>
    <w:tmpl w:val="D1F2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5018AB"/>
    <w:multiLevelType w:val="hybridMultilevel"/>
    <w:tmpl w:val="30E08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3B50084"/>
    <w:multiLevelType w:val="hybridMultilevel"/>
    <w:tmpl w:val="D6669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3DC6BED"/>
    <w:multiLevelType w:val="hybridMultilevel"/>
    <w:tmpl w:val="62AE3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79020C"/>
    <w:multiLevelType w:val="hybridMultilevel"/>
    <w:tmpl w:val="8E061168"/>
    <w:lvl w:ilvl="0" w:tplc="245AF04C">
      <w:start w:val="1"/>
      <w:numFmt w:val="bullet"/>
      <w:pStyle w:val="Grandelistepuces"/>
      <w:lvlText w:val=""/>
      <w:lvlJc w:val="left"/>
      <w:pPr>
        <w:ind w:left="720" w:hanging="360"/>
      </w:pPr>
      <w:rPr>
        <w:rFonts w:ascii="Wingdings" w:hAnsi="Wingdings" w:hint="default"/>
        <w:color w:val="4F81BD" w:themeColor="accen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C7968AB"/>
    <w:multiLevelType w:val="hybridMultilevel"/>
    <w:tmpl w:val="487E7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EA41717"/>
    <w:multiLevelType w:val="hybridMultilevel"/>
    <w:tmpl w:val="085A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161E73"/>
    <w:multiLevelType w:val="hybridMultilevel"/>
    <w:tmpl w:val="B6DA5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FB97AF0"/>
    <w:multiLevelType w:val="hybridMultilevel"/>
    <w:tmpl w:val="52B2EB36"/>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A6B61"/>
    <w:multiLevelType w:val="multilevel"/>
    <w:tmpl w:val="6BD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E463D9"/>
    <w:multiLevelType w:val="hybridMultilevel"/>
    <w:tmpl w:val="AC04B7E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38E7230E"/>
    <w:multiLevelType w:val="hybridMultilevel"/>
    <w:tmpl w:val="208E6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B12CF4"/>
    <w:multiLevelType w:val="hybridMultilevel"/>
    <w:tmpl w:val="90826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46FA5"/>
    <w:multiLevelType w:val="hybridMultilevel"/>
    <w:tmpl w:val="CF302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2E2681"/>
    <w:multiLevelType w:val="hybridMultilevel"/>
    <w:tmpl w:val="D402F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5BD25AC"/>
    <w:multiLevelType w:val="hybridMultilevel"/>
    <w:tmpl w:val="CB980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5EA53BD"/>
    <w:multiLevelType w:val="hybridMultilevel"/>
    <w:tmpl w:val="5DAC16C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46BF51F5"/>
    <w:multiLevelType w:val="hybridMultilevel"/>
    <w:tmpl w:val="CDB8C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8261745"/>
    <w:multiLevelType w:val="hybridMultilevel"/>
    <w:tmpl w:val="C6D0C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8AE03C7"/>
    <w:multiLevelType w:val="hybridMultilevel"/>
    <w:tmpl w:val="171615F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4A4C1AAB"/>
    <w:multiLevelType w:val="hybridMultilevel"/>
    <w:tmpl w:val="969ED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D336D4"/>
    <w:multiLevelType w:val="hybridMultilevel"/>
    <w:tmpl w:val="1E8892C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4BC91DD1"/>
    <w:multiLevelType w:val="hybridMultilevel"/>
    <w:tmpl w:val="08A85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C0D5EE2"/>
    <w:multiLevelType w:val="hybridMultilevel"/>
    <w:tmpl w:val="9B9C5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F0E1F75"/>
    <w:multiLevelType w:val="hybridMultilevel"/>
    <w:tmpl w:val="E2240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FD450C7"/>
    <w:multiLevelType w:val="hybridMultilevel"/>
    <w:tmpl w:val="381047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05F036C"/>
    <w:multiLevelType w:val="hybridMultilevel"/>
    <w:tmpl w:val="0A26B2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11A2BE9"/>
    <w:multiLevelType w:val="hybridMultilevel"/>
    <w:tmpl w:val="2D6A8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1305421"/>
    <w:multiLevelType w:val="hybridMultilevel"/>
    <w:tmpl w:val="881AB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31D4D0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6" w15:restartNumberingAfterBreak="0">
    <w:nsid w:val="539A0415"/>
    <w:multiLevelType w:val="hybridMultilevel"/>
    <w:tmpl w:val="AF304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4160863"/>
    <w:multiLevelType w:val="hybridMultilevel"/>
    <w:tmpl w:val="CC28C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63A280B"/>
    <w:multiLevelType w:val="hybridMultilevel"/>
    <w:tmpl w:val="12582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1333BE1"/>
    <w:multiLevelType w:val="hybridMultilevel"/>
    <w:tmpl w:val="B7EA3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35200CA"/>
    <w:multiLevelType w:val="hybridMultilevel"/>
    <w:tmpl w:val="E6C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4F25C26"/>
    <w:multiLevelType w:val="hybridMultilevel"/>
    <w:tmpl w:val="38183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51C203F"/>
    <w:multiLevelType w:val="hybridMultilevel"/>
    <w:tmpl w:val="938C03F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15:restartNumberingAfterBreak="0">
    <w:nsid w:val="667D0AA7"/>
    <w:multiLevelType w:val="hybridMultilevel"/>
    <w:tmpl w:val="D5A0E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8A96998"/>
    <w:multiLevelType w:val="hybridMultilevel"/>
    <w:tmpl w:val="79E4A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A0F2083"/>
    <w:multiLevelType w:val="hybridMultilevel"/>
    <w:tmpl w:val="0D389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B3D62C4"/>
    <w:multiLevelType w:val="hybridMultilevel"/>
    <w:tmpl w:val="DBA624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B5A19E0"/>
    <w:multiLevelType w:val="hybridMultilevel"/>
    <w:tmpl w:val="9B6862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59" w15:restartNumberingAfterBreak="0">
    <w:nsid w:val="770A039E"/>
    <w:multiLevelType w:val="hybridMultilevel"/>
    <w:tmpl w:val="D9760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7A83F2E"/>
    <w:multiLevelType w:val="hybridMultilevel"/>
    <w:tmpl w:val="23FA92D8"/>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96A396E"/>
    <w:multiLevelType w:val="hybridMultilevel"/>
    <w:tmpl w:val="C5D65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97957E0"/>
    <w:multiLevelType w:val="multilevel"/>
    <w:tmpl w:val="F7CE22B4"/>
    <w:lvl w:ilvl="0">
      <w:start w:val="1"/>
      <w:numFmt w:val="bullet"/>
      <w:lvlText w:val=""/>
      <w:lvlJc w:val="left"/>
      <w:pPr>
        <w:ind w:left="432" w:hanging="432"/>
      </w:pPr>
      <w:rPr>
        <w:rFonts w:ascii="Wingdings" w:hAnsi="Wingdings" w:hint="default"/>
      </w:rPr>
    </w:lvl>
    <w:lvl w:ilvl="1">
      <w:start w:val="1"/>
      <w:numFmt w:val="decimal"/>
      <w:lvlText w:val="%1.%2"/>
      <w:lvlJc w:val="left"/>
      <w:pPr>
        <w:ind w:left="-585" w:hanging="576"/>
      </w:pPr>
    </w:lvl>
    <w:lvl w:ilvl="2">
      <w:start w:val="1"/>
      <w:numFmt w:val="decimal"/>
      <w:lvlText w:val="%1.%2.%3"/>
      <w:lvlJc w:val="left"/>
      <w:pPr>
        <w:ind w:left="-441" w:hanging="720"/>
      </w:pPr>
    </w:lvl>
    <w:lvl w:ilvl="3">
      <w:start w:val="1"/>
      <w:numFmt w:val="decimal"/>
      <w:lvlText w:val="%1.%2.%3.%4"/>
      <w:lvlJc w:val="left"/>
      <w:pPr>
        <w:ind w:left="-297" w:hanging="864"/>
      </w:pPr>
    </w:lvl>
    <w:lvl w:ilvl="4">
      <w:start w:val="1"/>
      <w:numFmt w:val="decimal"/>
      <w:lvlText w:val="%1.%2.%3.%4.%5"/>
      <w:lvlJc w:val="left"/>
      <w:pPr>
        <w:ind w:left="-153" w:hanging="1008"/>
      </w:pPr>
    </w:lvl>
    <w:lvl w:ilvl="5">
      <w:start w:val="1"/>
      <w:numFmt w:val="decimal"/>
      <w:lvlText w:val="%1.%2.%3.%4.%5.%6"/>
      <w:lvlJc w:val="left"/>
      <w:pPr>
        <w:ind w:left="-9" w:hanging="1152"/>
      </w:pPr>
    </w:lvl>
    <w:lvl w:ilvl="6">
      <w:start w:val="1"/>
      <w:numFmt w:val="decimal"/>
      <w:lvlText w:val="%1.%2.%3.%4.%5.%6.%7"/>
      <w:lvlJc w:val="left"/>
      <w:pPr>
        <w:ind w:left="135" w:hanging="1296"/>
      </w:pPr>
    </w:lvl>
    <w:lvl w:ilvl="7">
      <w:start w:val="1"/>
      <w:numFmt w:val="decimal"/>
      <w:lvlText w:val="%1.%2.%3.%4.%5.%6.%7.%8"/>
      <w:lvlJc w:val="left"/>
      <w:pPr>
        <w:ind w:left="279" w:hanging="1440"/>
      </w:pPr>
    </w:lvl>
    <w:lvl w:ilvl="8">
      <w:start w:val="1"/>
      <w:numFmt w:val="decimal"/>
      <w:lvlText w:val="%1.%2.%3.%4.%5.%6.%7.%8.%9"/>
      <w:lvlJc w:val="left"/>
      <w:pPr>
        <w:ind w:left="423" w:hanging="1584"/>
      </w:pPr>
    </w:lvl>
  </w:abstractNum>
  <w:abstractNum w:abstractNumId="63" w15:restartNumberingAfterBreak="0">
    <w:nsid w:val="79FD2D3E"/>
    <w:multiLevelType w:val="hybridMultilevel"/>
    <w:tmpl w:val="DFF44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F4E3431"/>
    <w:multiLevelType w:val="hybridMultilevel"/>
    <w:tmpl w:val="09AC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5"/>
  </w:num>
  <w:num w:numId="2">
    <w:abstractNumId w:val="26"/>
  </w:num>
  <w:num w:numId="3">
    <w:abstractNumId w:val="52"/>
  </w:num>
  <w:num w:numId="4">
    <w:abstractNumId w:val="15"/>
  </w:num>
  <w:num w:numId="5">
    <w:abstractNumId w:val="42"/>
  </w:num>
  <w:num w:numId="6">
    <w:abstractNumId w:val="11"/>
  </w:num>
  <w:num w:numId="7">
    <w:abstractNumId w:val="20"/>
  </w:num>
  <w:num w:numId="8">
    <w:abstractNumId w:val="62"/>
  </w:num>
  <w:num w:numId="9">
    <w:abstractNumId w:val="14"/>
  </w:num>
  <w:num w:numId="10">
    <w:abstractNumId w:val="28"/>
  </w:num>
  <w:num w:numId="11">
    <w:abstractNumId w:val="0"/>
  </w:num>
  <w:num w:numId="12">
    <w:abstractNumId w:val="39"/>
  </w:num>
  <w:num w:numId="13">
    <w:abstractNumId w:val="22"/>
  </w:num>
  <w:num w:numId="14">
    <w:abstractNumId w:val="2"/>
  </w:num>
  <w:num w:numId="15">
    <w:abstractNumId w:val="56"/>
  </w:num>
  <w:num w:numId="16">
    <w:abstractNumId w:val="21"/>
  </w:num>
  <w:num w:numId="17">
    <w:abstractNumId w:val="43"/>
  </w:num>
  <w:num w:numId="18">
    <w:abstractNumId w:val="34"/>
  </w:num>
  <w:num w:numId="19">
    <w:abstractNumId w:val="53"/>
  </w:num>
  <w:num w:numId="20">
    <w:abstractNumId w:val="6"/>
  </w:num>
  <w:num w:numId="21">
    <w:abstractNumId w:val="61"/>
  </w:num>
  <w:num w:numId="22">
    <w:abstractNumId w:val="64"/>
  </w:num>
  <w:num w:numId="23">
    <w:abstractNumId w:val="59"/>
  </w:num>
  <w:num w:numId="24">
    <w:abstractNumId w:val="10"/>
  </w:num>
  <w:num w:numId="25">
    <w:abstractNumId w:val="13"/>
  </w:num>
  <w:num w:numId="26">
    <w:abstractNumId w:val="17"/>
  </w:num>
  <w:num w:numId="27">
    <w:abstractNumId w:val="48"/>
  </w:num>
  <w:num w:numId="28">
    <w:abstractNumId w:val="54"/>
  </w:num>
  <w:num w:numId="29">
    <w:abstractNumId w:val="50"/>
  </w:num>
  <w:num w:numId="30">
    <w:abstractNumId w:val="55"/>
  </w:num>
  <w:num w:numId="31">
    <w:abstractNumId w:val="40"/>
  </w:num>
  <w:num w:numId="32">
    <w:abstractNumId w:val="49"/>
  </w:num>
  <w:num w:numId="33">
    <w:abstractNumId w:val="31"/>
  </w:num>
  <w:num w:numId="34">
    <w:abstractNumId w:val="4"/>
  </w:num>
  <w:num w:numId="35">
    <w:abstractNumId w:val="18"/>
  </w:num>
  <w:num w:numId="36">
    <w:abstractNumId w:val="46"/>
  </w:num>
  <w:num w:numId="37">
    <w:abstractNumId w:val="3"/>
  </w:num>
  <w:num w:numId="38">
    <w:abstractNumId w:val="16"/>
  </w:num>
  <w:num w:numId="39">
    <w:abstractNumId w:val="8"/>
  </w:num>
  <w:num w:numId="40">
    <w:abstractNumId w:val="33"/>
  </w:num>
  <w:num w:numId="41">
    <w:abstractNumId w:val="63"/>
  </w:num>
  <w:num w:numId="42">
    <w:abstractNumId w:val="19"/>
  </w:num>
  <w:num w:numId="43">
    <w:abstractNumId w:val="38"/>
  </w:num>
  <w:num w:numId="44">
    <w:abstractNumId w:val="7"/>
  </w:num>
  <w:num w:numId="45">
    <w:abstractNumId w:val="25"/>
  </w:num>
  <w:num w:numId="46">
    <w:abstractNumId w:val="41"/>
  </w:num>
  <w:num w:numId="47">
    <w:abstractNumId w:val="57"/>
  </w:num>
  <w:num w:numId="48">
    <w:abstractNumId w:val="9"/>
  </w:num>
  <w:num w:numId="49">
    <w:abstractNumId w:val="51"/>
  </w:num>
  <w:num w:numId="50">
    <w:abstractNumId w:val="47"/>
  </w:num>
  <w:num w:numId="51">
    <w:abstractNumId w:val="37"/>
  </w:num>
  <w:num w:numId="52">
    <w:abstractNumId w:val="27"/>
  </w:num>
  <w:num w:numId="53">
    <w:abstractNumId w:val="29"/>
  </w:num>
  <w:num w:numId="54">
    <w:abstractNumId w:val="5"/>
  </w:num>
  <w:num w:numId="55">
    <w:abstractNumId w:val="32"/>
  </w:num>
  <w:num w:numId="56">
    <w:abstractNumId w:val="60"/>
  </w:num>
  <w:num w:numId="57">
    <w:abstractNumId w:val="24"/>
  </w:num>
  <w:num w:numId="58">
    <w:abstractNumId w:val="58"/>
  </w:num>
  <w:num w:numId="59">
    <w:abstractNumId w:val="36"/>
  </w:num>
  <w:num w:numId="60">
    <w:abstractNumId w:val="12"/>
  </w:num>
  <w:num w:numId="61">
    <w:abstractNumId w:val="23"/>
  </w:num>
  <w:num w:numId="62">
    <w:abstractNumId w:val="1"/>
  </w:num>
  <w:num w:numId="63">
    <w:abstractNumId w:val="35"/>
  </w:num>
  <w:num w:numId="64">
    <w:abstractNumId w:val="30"/>
  </w:num>
  <w:num w:numId="65">
    <w:abstractNumId w:val="44"/>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uad BEN MUSTAPHA (EXT)">
    <w15:presenceInfo w15:providerId="None" w15:userId="Souad BEN MUSTAPHA (EX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activeWritingStyle w:appName="MSWord" w:lang="fr-FR"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fr-FR" w:vendorID="64" w:dllVersion="0" w:nlCheck="1" w:checkStyle="0"/>
  <w:activeWritingStyle w:appName="MSWord" w:lang="en-US" w:vendorID="64" w:dllVersion="0" w:nlCheck="1" w:checkStyle="0"/>
  <w:activeWritingStyle w:appName="MSWord" w:lang="en-AE" w:vendorID="64" w:dllVersion="0" w:nlCheck="1" w:checkStyle="0"/>
  <w:activeWritingStyle w:appName="MSWord" w:lang="de-DE" w:vendorID="64" w:dllVersion="0" w:nlCheck="1" w:checkStyle="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992"/>
    <w:rsid w:val="00001435"/>
    <w:rsid w:val="00001CDB"/>
    <w:rsid w:val="00001FDF"/>
    <w:rsid w:val="00007132"/>
    <w:rsid w:val="000135CE"/>
    <w:rsid w:val="00014AE3"/>
    <w:rsid w:val="00016523"/>
    <w:rsid w:val="000205A0"/>
    <w:rsid w:val="000211E4"/>
    <w:rsid w:val="00022FDC"/>
    <w:rsid w:val="0002625B"/>
    <w:rsid w:val="00026A5F"/>
    <w:rsid w:val="00026DA3"/>
    <w:rsid w:val="00027866"/>
    <w:rsid w:val="000279AB"/>
    <w:rsid w:val="000303BB"/>
    <w:rsid w:val="00030BD4"/>
    <w:rsid w:val="00032948"/>
    <w:rsid w:val="000355EE"/>
    <w:rsid w:val="00035DE2"/>
    <w:rsid w:val="00041B7B"/>
    <w:rsid w:val="000440B6"/>
    <w:rsid w:val="0004546E"/>
    <w:rsid w:val="0004710E"/>
    <w:rsid w:val="000520A9"/>
    <w:rsid w:val="000531B3"/>
    <w:rsid w:val="00054E1F"/>
    <w:rsid w:val="000562F3"/>
    <w:rsid w:val="0005724B"/>
    <w:rsid w:val="0006124B"/>
    <w:rsid w:val="00062073"/>
    <w:rsid w:val="00062B27"/>
    <w:rsid w:val="00062E6E"/>
    <w:rsid w:val="00064ACC"/>
    <w:rsid w:val="000710F8"/>
    <w:rsid w:val="00075E60"/>
    <w:rsid w:val="00075FFE"/>
    <w:rsid w:val="00076379"/>
    <w:rsid w:val="000766E0"/>
    <w:rsid w:val="0007683C"/>
    <w:rsid w:val="00077ABC"/>
    <w:rsid w:val="0008139D"/>
    <w:rsid w:val="00081F4F"/>
    <w:rsid w:val="00084922"/>
    <w:rsid w:val="00085142"/>
    <w:rsid w:val="00087847"/>
    <w:rsid w:val="00087FD6"/>
    <w:rsid w:val="00093E71"/>
    <w:rsid w:val="00094A97"/>
    <w:rsid w:val="0009567C"/>
    <w:rsid w:val="000A0C2E"/>
    <w:rsid w:val="000A3FAB"/>
    <w:rsid w:val="000A52AD"/>
    <w:rsid w:val="000A64C8"/>
    <w:rsid w:val="000B0078"/>
    <w:rsid w:val="000B1F11"/>
    <w:rsid w:val="000B23A9"/>
    <w:rsid w:val="000B277C"/>
    <w:rsid w:val="000C10E1"/>
    <w:rsid w:val="000C3D60"/>
    <w:rsid w:val="000C7C2E"/>
    <w:rsid w:val="000D09D8"/>
    <w:rsid w:val="000D0E42"/>
    <w:rsid w:val="000D12FE"/>
    <w:rsid w:val="000D1A0E"/>
    <w:rsid w:val="000D5C45"/>
    <w:rsid w:val="000D7F79"/>
    <w:rsid w:val="000E05CB"/>
    <w:rsid w:val="000E279B"/>
    <w:rsid w:val="000E4A66"/>
    <w:rsid w:val="000E7593"/>
    <w:rsid w:val="000F580E"/>
    <w:rsid w:val="00100ADF"/>
    <w:rsid w:val="00101B1A"/>
    <w:rsid w:val="00102B94"/>
    <w:rsid w:val="0010488C"/>
    <w:rsid w:val="001066B3"/>
    <w:rsid w:val="00110A82"/>
    <w:rsid w:val="00110B63"/>
    <w:rsid w:val="00112E3B"/>
    <w:rsid w:val="001142B0"/>
    <w:rsid w:val="00114735"/>
    <w:rsid w:val="00114D5E"/>
    <w:rsid w:val="00120B62"/>
    <w:rsid w:val="001244C4"/>
    <w:rsid w:val="00125774"/>
    <w:rsid w:val="00130C3E"/>
    <w:rsid w:val="00134180"/>
    <w:rsid w:val="001451DA"/>
    <w:rsid w:val="00146A9F"/>
    <w:rsid w:val="00151F52"/>
    <w:rsid w:val="00154B28"/>
    <w:rsid w:val="0015561F"/>
    <w:rsid w:val="001571FB"/>
    <w:rsid w:val="00161D90"/>
    <w:rsid w:val="00165E22"/>
    <w:rsid w:val="00166014"/>
    <w:rsid w:val="0017093D"/>
    <w:rsid w:val="00170BA4"/>
    <w:rsid w:val="00171AF5"/>
    <w:rsid w:val="00171CF0"/>
    <w:rsid w:val="00173AB1"/>
    <w:rsid w:val="00173C84"/>
    <w:rsid w:val="00174F5C"/>
    <w:rsid w:val="001763AF"/>
    <w:rsid w:val="00176784"/>
    <w:rsid w:val="00177EB0"/>
    <w:rsid w:val="00180335"/>
    <w:rsid w:val="00181953"/>
    <w:rsid w:val="00182529"/>
    <w:rsid w:val="00185402"/>
    <w:rsid w:val="001865E8"/>
    <w:rsid w:val="001911D7"/>
    <w:rsid w:val="00191843"/>
    <w:rsid w:val="00191FDE"/>
    <w:rsid w:val="0019218D"/>
    <w:rsid w:val="0019587F"/>
    <w:rsid w:val="00196CA8"/>
    <w:rsid w:val="00197CBF"/>
    <w:rsid w:val="001A2BB4"/>
    <w:rsid w:val="001A3407"/>
    <w:rsid w:val="001B1ECF"/>
    <w:rsid w:val="001C031E"/>
    <w:rsid w:val="001C7388"/>
    <w:rsid w:val="001C75CC"/>
    <w:rsid w:val="001C7F3A"/>
    <w:rsid w:val="001D0354"/>
    <w:rsid w:val="001D3ECD"/>
    <w:rsid w:val="001D7630"/>
    <w:rsid w:val="001E213C"/>
    <w:rsid w:val="001E2CB4"/>
    <w:rsid w:val="001E2EF2"/>
    <w:rsid w:val="001E3C26"/>
    <w:rsid w:val="001E51A1"/>
    <w:rsid w:val="001E57C5"/>
    <w:rsid w:val="001F5A09"/>
    <w:rsid w:val="001F668F"/>
    <w:rsid w:val="001F74FE"/>
    <w:rsid w:val="001F7E03"/>
    <w:rsid w:val="0020298C"/>
    <w:rsid w:val="002049E0"/>
    <w:rsid w:val="00210514"/>
    <w:rsid w:val="00210A35"/>
    <w:rsid w:val="00212368"/>
    <w:rsid w:val="002131AC"/>
    <w:rsid w:val="00214D11"/>
    <w:rsid w:val="0021607B"/>
    <w:rsid w:val="00217FD1"/>
    <w:rsid w:val="002200F4"/>
    <w:rsid w:val="002213C7"/>
    <w:rsid w:val="00221478"/>
    <w:rsid w:val="002346C7"/>
    <w:rsid w:val="00235E69"/>
    <w:rsid w:val="00237C66"/>
    <w:rsid w:val="002401DE"/>
    <w:rsid w:val="00241ADB"/>
    <w:rsid w:val="00244BE6"/>
    <w:rsid w:val="00244EB1"/>
    <w:rsid w:val="00246C05"/>
    <w:rsid w:val="00250509"/>
    <w:rsid w:val="002505DD"/>
    <w:rsid w:val="00255C55"/>
    <w:rsid w:val="002631B4"/>
    <w:rsid w:val="0026400E"/>
    <w:rsid w:val="00264D76"/>
    <w:rsid w:val="00270AD0"/>
    <w:rsid w:val="002724C1"/>
    <w:rsid w:val="00274FD0"/>
    <w:rsid w:val="00280023"/>
    <w:rsid w:val="00283B97"/>
    <w:rsid w:val="00286CAD"/>
    <w:rsid w:val="00295EC6"/>
    <w:rsid w:val="0029653F"/>
    <w:rsid w:val="002A0718"/>
    <w:rsid w:val="002A1281"/>
    <w:rsid w:val="002A593F"/>
    <w:rsid w:val="002A68AB"/>
    <w:rsid w:val="002B3619"/>
    <w:rsid w:val="002B72B9"/>
    <w:rsid w:val="002C1DA9"/>
    <w:rsid w:val="002C4B0E"/>
    <w:rsid w:val="002C75E9"/>
    <w:rsid w:val="002D1188"/>
    <w:rsid w:val="002D2F32"/>
    <w:rsid w:val="002D51A8"/>
    <w:rsid w:val="002D5EBE"/>
    <w:rsid w:val="002D79D6"/>
    <w:rsid w:val="002E09E8"/>
    <w:rsid w:val="002E761F"/>
    <w:rsid w:val="002E79B0"/>
    <w:rsid w:val="002F0445"/>
    <w:rsid w:val="002F4A56"/>
    <w:rsid w:val="00300752"/>
    <w:rsid w:val="00301DD6"/>
    <w:rsid w:val="00301E2D"/>
    <w:rsid w:val="00302029"/>
    <w:rsid w:val="00302035"/>
    <w:rsid w:val="00306870"/>
    <w:rsid w:val="00306C7C"/>
    <w:rsid w:val="00306FD8"/>
    <w:rsid w:val="0031050B"/>
    <w:rsid w:val="00312639"/>
    <w:rsid w:val="0031288F"/>
    <w:rsid w:val="00312B49"/>
    <w:rsid w:val="00312FD4"/>
    <w:rsid w:val="003161FD"/>
    <w:rsid w:val="00322020"/>
    <w:rsid w:val="0032527A"/>
    <w:rsid w:val="00327381"/>
    <w:rsid w:val="003278EB"/>
    <w:rsid w:val="003308C6"/>
    <w:rsid w:val="00330C87"/>
    <w:rsid w:val="003333F7"/>
    <w:rsid w:val="00333E00"/>
    <w:rsid w:val="00334C2E"/>
    <w:rsid w:val="00337F25"/>
    <w:rsid w:val="00341097"/>
    <w:rsid w:val="0034142C"/>
    <w:rsid w:val="00341E3D"/>
    <w:rsid w:val="003420F8"/>
    <w:rsid w:val="00342D31"/>
    <w:rsid w:val="00345CF9"/>
    <w:rsid w:val="00345DC0"/>
    <w:rsid w:val="00351FC5"/>
    <w:rsid w:val="003521BA"/>
    <w:rsid w:val="00353D9D"/>
    <w:rsid w:val="00356C8C"/>
    <w:rsid w:val="0036169C"/>
    <w:rsid w:val="0036239B"/>
    <w:rsid w:val="00364B74"/>
    <w:rsid w:val="00365E67"/>
    <w:rsid w:val="0036784B"/>
    <w:rsid w:val="0037153F"/>
    <w:rsid w:val="00371ADA"/>
    <w:rsid w:val="003735F3"/>
    <w:rsid w:val="00374909"/>
    <w:rsid w:val="00376F59"/>
    <w:rsid w:val="00382405"/>
    <w:rsid w:val="00382419"/>
    <w:rsid w:val="00383791"/>
    <w:rsid w:val="00384734"/>
    <w:rsid w:val="00395006"/>
    <w:rsid w:val="00395D1B"/>
    <w:rsid w:val="00397BC9"/>
    <w:rsid w:val="003A1E35"/>
    <w:rsid w:val="003A1F9F"/>
    <w:rsid w:val="003A248C"/>
    <w:rsid w:val="003A3B1F"/>
    <w:rsid w:val="003B4490"/>
    <w:rsid w:val="003B6013"/>
    <w:rsid w:val="003C037E"/>
    <w:rsid w:val="003C0409"/>
    <w:rsid w:val="003C1342"/>
    <w:rsid w:val="003C27BF"/>
    <w:rsid w:val="003C4016"/>
    <w:rsid w:val="003C46CD"/>
    <w:rsid w:val="003C4793"/>
    <w:rsid w:val="003C62A4"/>
    <w:rsid w:val="003C7966"/>
    <w:rsid w:val="003D2CE9"/>
    <w:rsid w:val="003D65B0"/>
    <w:rsid w:val="003F1D24"/>
    <w:rsid w:val="003F44DF"/>
    <w:rsid w:val="003F5472"/>
    <w:rsid w:val="003F70FD"/>
    <w:rsid w:val="003F79A1"/>
    <w:rsid w:val="00402D0E"/>
    <w:rsid w:val="0040573D"/>
    <w:rsid w:val="00411D82"/>
    <w:rsid w:val="00412CE0"/>
    <w:rsid w:val="004170AF"/>
    <w:rsid w:val="00421197"/>
    <w:rsid w:val="00421520"/>
    <w:rsid w:val="00424414"/>
    <w:rsid w:val="00424C09"/>
    <w:rsid w:val="00427459"/>
    <w:rsid w:val="00430FE4"/>
    <w:rsid w:val="00431412"/>
    <w:rsid w:val="004330A8"/>
    <w:rsid w:val="00433F4A"/>
    <w:rsid w:val="004345DE"/>
    <w:rsid w:val="00436213"/>
    <w:rsid w:val="00440492"/>
    <w:rsid w:val="00440B3C"/>
    <w:rsid w:val="00441245"/>
    <w:rsid w:val="00441E44"/>
    <w:rsid w:val="00443FB3"/>
    <w:rsid w:val="0044425A"/>
    <w:rsid w:val="004458C7"/>
    <w:rsid w:val="00457279"/>
    <w:rsid w:val="00460EDD"/>
    <w:rsid w:val="0046182C"/>
    <w:rsid w:val="004623D6"/>
    <w:rsid w:val="00462411"/>
    <w:rsid w:val="004625B6"/>
    <w:rsid w:val="004636DB"/>
    <w:rsid w:val="004643CC"/>
    <w:rsid w:val="00464565"/>
    <w:rsid w:val="00470C6B"/>
    <w:rsid w:val="0047272E"/>
    <w:rsid w:val="00472856"/>
    <w:rsid w:val="00475046"/>
    <w:rsid w:val="00475394"/>
    <w:rsid w:val="00475F45"/>
    <w:rsid w:val="004835CE"/>
    <w:rsid w:val="00484702"/>
    <w:rsid w:val="00486736"/>
    <w:rsid w:val="00487395"/>
    <w:rsid w:val="00492366"/>
    <w:rsid w:val="0049426F"/>
    <w:rsid w:val="0049549D"/>
    <w:rsid w:val="004A15C4"/>
    <w:rsid w:val="004A3C6C"/>
    <w:rsid w:val="004A7294"/>
    <w:rsid w:val="004B230B"/>
    <w:rsid w:val="004B6669"/>
    <w:rsid w:val="004C4D89"/>
    <w:rsid w:val="004C5C88"/>
    <w:rsid w:val="004C6461"/>
    <w:rsid w:val="004C6607"/>
    <w:rsid w:val="004D3F6A"/>
    <w:rsid w:val="004E0B0B"/>
    <w:rsid w:val="004E1FDB"/>
    <w:rsid w:val="004E2764"/>
    <w:rsid w:val="004E34E7"/>
    <w:rsid w:val="004E648A"/>
    <w:rsid w:val="004F0112"/>
    <w:rsid w:val="004F0ADA"/>
    <w:rsid w:val="004F2860"/>
    <w:rsid w:val="004F379E"/>
    <w:rsid w:val="004F41FD"/>
    <w:rsid w:val="004F56DC"/>
    <w:rsid w:val="0050555F"/>
    <w:rsid w:val="0050649D"/>
    <w:rsid w:val="00506B11"/>
    <w:rsid w:val="005102F3"/>
    <w:rsid w:val="00512CA2"/>
    <w:rsid w:val="00516206"/>
    <w:rsid w:val="00523E48"/>
    <w:rsid w:val="00525FC3"/>
    <w:rsid w:val="0052650E"/>
    <w:rsid w:val="00526D3C"/>
    <w:rsid w:val="0052735B"/>
    <w:rsid w:val="00527617"/>
    <w:rsid w:val="00530FC0"/>
    <w:rsid w:val="00531663"/>
    <w:rsid w:val="00537D28"/>
    <w:rsid w:val="00543889"/>
    <w:rsid w:val="00543A66"/>
    <w:rsid w:val="00543E8C"/>
    <w:rsid w:val="00544CD4"/>
    <w:rsid w:val="0055057D"/>
    <w:rsid w:val="0055058E"/>
    <w:rsid w:val="00550E17"/>
    <w:rsid w:val="0056320D"/>
    <w:rsid w:val="0056406B"/>
    <w:rsid w:val="005651EB"/>
    <w:rsid w:val="005667B6"/>
    <w:rsid w:val="00573C49"/>
    <w:rsid w:val="005741C5"/>
    <w:rsid w:val="005751E9"/>
    <w:rsid w:val="0058004E"/>
    <w:rsid w:val="00582B03"/>
    <w:rsid w:val="00583B36"/>
    <w:rsid w:val="00583CFA"/>
    <w:rsid w:val="00585CBF"/>
    <w:rsid w:val="0059043C"/>
    <w:rsid w:val="00590FD5"/>
    <w:rsid w:val="00593DFB"/>
    <w:rsid w:val="00595374"/>
    <w:rsid w:val="005958F4"/>
    <w:rsid w:val="005A111E"/>
    <w:rsid w:val="005A6922"/>
    <w:rsid w:val="005A6CED"/>
    <w:rsid w:val="005A6EC4"/>
    <w:rsid w:val="005A7669"/>
    <w:rsid w:val="005B17F6"/>
    <w:rsid w:val="005B18FB"/>
    <w:rsid w:val="005B45BE"/>
    <w:rsid w:val="005C04D6"/>
    <w:rsid w:val="005C3CED"/>
    <w:rsid w:val="005C58FE"/>
    <w:rsid w:val="005C785C"/>
    <w:rsid w:val="005D254A"/>
    <w:rsid w:val="005D3AFB"/>
    <w:rsid w:val="005D5025"/>
    <w:rsid w:val="005E05DC"/>
    <w:rsid w:val="005E1658"/>
    <w:rsid w:val="005E24AE"/>
    <w:rsid w:val="005E254B"/>
    <w:rsid w:val="005E3052"/>
    <w:rsid w:val="005E4AEA"/>
    <w:rsid w:val="005E535F"/>
    <w:rsid w:val="005E6DB8"/>
    <w:rsid w:val="005E75AF"/>
    <w:rsid w:val="005E75DB"/>
    <w:rsid w:val="005F01E7"/>
    <w:rsid w:val="005F2A6C"/>
    <w:rsid w:val="00602707"/>
    <w:rsid w:val="00604A76"/>
    <w:rsid w:val="00604FC5"/>
    <w:rsid w:val="00605710"/>
    <w:rsid w:val="00605D49"/>
    <w:rsid w:val="006106D8"/>
    <w:rsid w:val="00610AB3"/>
    <w:rsid w:val="00615959"/>
    <w:rsid w:val="00616073"/>
    <w:rsid w:val="00621BA4"/>
    <w:rsid w:val="00624D26"/>
    <w:rsid w:val="00631222"/>
    <w:rsid w:val="00633A0E"/>
    <w:rsid w:val="00637713"/>
    <w:rsid w:val="00640322"/>
    <w:rsid w:val="00642216"/>
    <w:rsid w:val="00643CEE"/>
    <w:rsid w:val="006450C7"/>
    <w:rsid w:val="006455E6"/>
    <w:rsid w:val="00647779"/>
    <w:rsid w:val="00650107"/>
    <w:rsid w:val="0065298F"/>
    <w:rsid w:val="00657117"/>
    <w:rsid w:val="00661762"/>
    <w:rsid w:val="006654A4"/>
    <w:rsid w:val="0066626C"/>
    <w:rsid w:val="006671F7"/>
    <w:rsid w:val="006677CF"/>
    <w:rsid w:val="006678D6"/>
    <w:rsid w:val="006730BB"/>
    <w:rsid w:val="00677E85"/>
    <w:rsid w:val="00680211"/>
    <w:rsid w:val="00680699"/>
    <w:rsid w:val="00680B48"/>
    <w:rsid w:val="00681CC3"/>
    <w:rsid w:val="0068464C"/>
    <w:rsid w:val="00690019"/>
    <w:rsid w:val="0069022A"/>
    <w:rsid w:val="00692603"/>
    <w:rsid w:val="0069305E"/>
    <w:rsid w:val="0069585F"/>
    <w:rsid w:val="00696565"/>
    <w:rsid w:val="00696CA3"/>
    <w:rsid w:val="006A0CA4"/>
    <w:rsid w:val="006A625B"/>
    <w:rsid w:val="006A744C"/>
    <w:rsid w:val="006B00F5"/>
    <w:rsid w:val="006B42E5"/>
    <w:rsid w:val="006B4AB2"/>
    <w:rsid w:val="006B626B"/>
    <w:rsid w:val="006B68F5"/>
    <w:rsid w:val="006C03F1"/>
    <w:rsid w:val="006C1629"/>
    <w:rsid w:val="006C2B80"/>
    <w:rsid w:val="006C579C"/>
    <w:rsid w:val="006D0DC4"/>
    <w:rsid w:val="006D1ABB"/>
    <w:rsid w:val="006D2B69"/>
    <w:rsid w:val="006D46B6"/>
    <w:rsid w:val="006D5143"/>
    <w:rsid w:val="006E3D8D"/>
    <w:rsid w:val="006F0B2B"/>
    <w:rsid w:val="006F14FE"/>
    <w:rsid w:val="006F2199"/>
    <w:rsid w:val="006F2735"/>
    <w:rsid w:val="006F62F8"/>
    <w:rsid w:val="00705881"/>
    <w:rsid w:val="00705A89"/>
    <w:rsid w:val="00705D63"/>
    <w:rsid w:val="007105A8"/>
    <w:rsid w:val="00710923"/>
    <w:rsid w:val="00710AAB"/>
    <w:rsid w:val="0071310D"/>
    <w:rsid w:val="00720D69"/>
    <w:rsid w:val="00721D0E"/>
    <w:rsid w:val="00726A77"/>
    <w:rsid w:val="00727C2F"/>
    <w:rsid w:val="007314A1"/>
    <w:rsid w:val="007328D7"/>
    <w:rsid w:val="00734B23"/>
    <w:rsid w:val="00734DAB"/>
    <w:rsid w:val="0073682F"/>
    <w:rsid w:val="00740C3C"/>
    <w:rsid w:val="007414A0"/>
    <w:rsid w:val="00742CE8"/>
    <w:rsid w:val="00742E25"/>
    <w:rsid w:val="00743F61"/>
    <w:rsid w:val="00745287"/>
    <w:rsid w:val="00745395"/>
    <w:rsid w:val="007559D1"/>
    <w:rsid w:val="00756C2F"/>
    <w:rsid w:val="00757508"/>
    <w:rsid w:val="007631F8"/>
    <w:rsid w:val="007711C2"/>
    <w:rsid w:val="00771742"/>
    <w:rsid w:val="00772DEA"/>
    <w:rsid w:val="00774A6B"/>
    <w:rsid w:val="00774DC7"/>
    <w:rsid w:val="00775F48"/>
    <w:rsid w:val="00776ECC"/>
    <w:rsid w:val="00777439"/>
    <w:rsid w:val="00780452"/>
    <w:rsid w:val="007821FA"/>
    <w:rsid w:val="00782728"/>
    <w:rsid w:val="00786927"/>
    <w:rsid w:val="00786C15"/>
    <w:rsid w:val="00786FFC"/>
    <w:rsid w:val="00791225"/>
    <w:rsid w:val="007940F8"/>
    <w:rsid w:val="00794AFD"/>
    <w:rsid w:val="007A1A4D"/>
    <w:rsid w:val="007A20B8"/>
    <w:rsid w:val="007A535E"/>
    <w:rsid w:val="007A695F"/>
    <w:rsid w:val="007B604B"/>
    <w:rsid w:val="007B635D"/>
    <w:rsid w:val="007B6F5F"/>
    <w:rsid w:val="007C1AF3"/>
    <w:rsid w:val="007C5F25"/>
    <w:rsid w:val="007C6007"/>
    <w:rsid w:val="007D1337"/>
    <w:rsid w:val="007D19A5"/>
    <w:rsid w:val="007D23D6"/>
    <w:rsid w:val="007D409A"/>
    <w:rsid w:val="007D5653"/>
    <w:rsid w:val="007E12E0"/>
    <w:rsid w:val="007E1481"/>
    <w:rsid w:val="007E1B0C"/>
    <w:rsid w:val="007E3316"/>
    <w:rsid w:val="007E6D08"/>
    <w:rsid w:val="007E6E3A"/>
    <w:rsid w:val="007E7432"/>
    <w:rsid w:val="007F1279"/>
    <w:rsid w:val="007F2530"/>
    <w:rsid w:val="007F4F63"/>
    <w:rsid w:val="007F5148"/>
    <w:rsid w:val="007F774E"/>
    <w:rsid w:val="008026A8"/>
    <w:rsid w:val="00802713"/>
    <w:rsid w:val="00804514"/>
    <w:rsid w:val="0081459C"/>
    <w:rsid w:val="00814B34"/>
    <w:rsid w:val="00814E84"/>
    <w:rsid w:val="00820BAA"/>
    <w:rsid w:val="00822D82"/>
    <w:rsid w:val="00825E0B"/>
    <w:rsid w:val="00825FCC"/>
    <w:rsid w:val="008275BE"/>
    <w:rsid w:val="0083029F"/>
    <w:rsid w:val="00831DF7"/>
    <w:rsid w:val="0083235F"/>
    <w:rsid w:val="00833880"/>
    <w:rsid w:val="00834FB6"/>
    <w:rsid w:val="00835418"/>
    <w:rsid w:val="00836737"/>
    <w:rsid w:val="00841AF9"/>
    <w:rsid w:val="00844D09"/>
    <w:rsid w:val="00850274"/>
    <w:rsid w:val="00850E88"/>
    <w:rsid w:val="0085393D"/>
    <w:rsid w:val="00854530"/>
    <w:rsid w:val="00856079"/>
    <w:rsid w:val="00862FA6"/>
    <w:rsid w:val="00863E20"/>
    <w:rsid w:val="00866023"/>
    <w:rsid w:val="008660DA"/>
    <w:rsid w:val="00866736"/>
    <w:rsid w:val="00867819"/>
    <w:rsid w:val="00867E39"/>
    <w:rsid w:val="00870865"/>
    <w:rsid w:val="00870CDD"/>
    <w:rsid w:val="00875BF0"/>
    <w:rsid w:val="008762FB"/>
    <w:rsid w:val="00887906"/>
    <w:rsid w:val="00894837"/>
    <w:rsid w:val="00895357"/>
    <w:rsid w:val="00896383"/>
    <w:rsid w:val="00897588"/>
    <w:rsid w:val="008A13C4"/>
    <w:rsid w:val="008A55C5"/>
    <w:rsid w:val="008A66EB"/>
    <w:rsid w:val="008B08B0"/>
    <w:rsid w:val="008B2D2D"/>
    <w:rsid w:val="008B2E1F"/>
    <w:rsid w:val="008B3C9F"/>
    <w:rsid w:val="008B4E05"/>
    <w:rsid w:val="008B5433"/>
    <w:rsid w:val="008B54CA"/>
    <w:rsid w:val="008B562B"/>
    <w:rsid w:val="008B58DE"/>
    <w:rsid w:val="008B62EE"/>
    <w:rsid w:val="008B6940"/>
    <w:rsid w:val="008B75CC"/>
    <w:rsid w:val="008C051C"/>
    <w:rsid w:val="008C051F"/>
    <w:rsid w:val="008C34AB"/>
    <w:rsid w:val="008C39F2"/>
    <w:rsid w:val="008C7BD3"/>
    <w:rsid w:val="008C7E6A"/>
    <w:rsid w:val="008C7F3B"/>
    <w:rsid w:val="008D216A"/>
    <w:rsid w:val="008D2896"/>
    <w:rsid w:val="008D35A9"/>
    <w:rsid w:val="008D5E84"/>
    <w:rsid w:val="008D6045"/>
    <w:rsid w:val="008E0992"/>
    <w:rsid w:val="008E306F"/>
    <w:rsid w:val="008E5998"/>
    <w:rsid w:val="008E5A87"/>
    <w:rsid w:val="008F2FC8"/>
    <w:rsid w:val="008F4AB2"/>
    <w:rsid w:val="008F5A6F"/>
    <w:rsid w:val="0090270A"/>
    <w:rsid w:val="00903FB0"/>
    <w:rsid w:val="0090517E"/>
    <w:rsid w:val="00906D9A"/>
    <w:rsid w:val="009117B4"/>
    <w:rsid w:val="009117D9"/>
    <w:rsid w:val="009119F7"/>
    <w:rsid w:val="00920496"/>
    <w:rsid w:val="009213D6"/>
    <w:rsid w:val="00921A61"/>
    <w:rsid w:val="009229C4"/>
    <w:rsid w:val="00922F9B"/>
    <w:rsid w:val="00925898"/>
    <w:rsid w:val="009262DA"/>
    <w:rsid w:val="00930431"/>
    <w:rsid w:val="00930E88"/>
    <w:rsid w:val="00931A37"/>
    <w:rsid w:val="00932F5F"/>
    <w:rsid w:val="00937EF8"/>
    <w:rsid w:val="00940292"/>
    <w:rsid w:val="00940480"/>
    <w:rsid w:val="00941A79"/>
    <w:rsid w:val="00942499"/>
    <w:rsid w:val="0094340F"/>
    <w:rsid w:val="00946EF5"/>
    <w:rsid w:val="009508D7"/>
    <w:rsid w:val="0095179D"/>
    <w:rsid w:val="00951FF7"/>
    <w:rsid w:val="0095266C"/>
    <w:rsid w:val="00952854"/>
    <w:rsid w:val="00952C4A"/>
    <w:rsid w:val="00953F9D"/>
    <w:rsid w:val="00956F4B"/>
    <w:rsid w:val="0095759F"/>
    <w:rsid w:val="009601CF"/>
    <w:rsid w:val="00960647"/>
    <w:rsid w:val="009648E5"/>
    <w:rsid w:val="00966E1B"/>
    <w:rsid w:val="00970ACE"/>
    <w:rsid w:val="0097527A"/>
    <w:rsid w:val="009759E3"/>
    <w:rsid w:val="00976D95"/>
    <w:rsid w:val="00977D1B"/>
    <w:rsid w:val="0098055F"/>
    <w:rsid w:val="00981111"/>
    <w:rsid w:val="009906EC"/>
    <w:rsid w:val="00996478"/>
    <w:rsid w:val="009A1B78"/>
    <w:rsid w:val="009A23BF"/>
    <w:rsid w:val="009A3887"/>
    <w:rsid w:val="009A4B20"/>
    <w:rsid w:val="009A6616"/>
    <w:rsid w:val="009A68B2"/>
    <w:rsid w:val="009B339D"/>
    <w:rsid w:val="009B3C63"/>
    <w:rsid w:val="009B61FB"/>
    <w:rsid w:val="009B6DCA"/>
    <w:rsid w:val="009B772F"/>
    <w:rsid w:val="009C1ACE"/>
    <w:rsid w:val="009D0E86"/>
    <w:rsid w:val="009D1ECF"/>
    <w:rsid w:val="009D2093"/>
    <w:rsid w:val="009D30D9"/>
    <w:rsid w:val="009D6652"/>
    <w:rsid w:val="009E1A47"/>
    <w:rsid w:val="009E5469"/>
    <w:rsid w:val="009E7AF5"/>
    <w:rsid w:val="009F222F"/>
    <w:rsid w:val="009F24A0"/>
    <w:rsid w:val="009F310B"/>
    <w:rsid w:val="009F3D56"/>
    <w:rsid w:val="009F4915"/>
    <w:rsid w:val="00A01AF7"/>
    <w:rsid w:val="00A03249"/>
    <w:rsid w:val="00A05444"/>
    <w:rsid w:val="00A0741A"/>
    <w:rsid w:val="00A079BD"/>
    <w:rsid w:val="00A22115"/>
    <w:rsid w:val="00A31F49"/>
    <w:rsid w:val="00A32464"/>
    <w:rsid w:val="00A33056"/>
    <w:rsid w:val="00A34024"/>
    <w:rsid w:val="00A3506A"/>
    <w:rsid w:val="00A3741E"/>
    <w:rsid w:val="00A4250F"/>
    <w:rsid w:val="00A4317A"/>
    <w:rsid w:val="00A45FEC"/>
    <w:rsid w:val="00A4618B"/>
    <w:rsid w:val="00A479AE"/>
    <w:rsid w:val="00A52BAB"/>
    <w:rsid w:val="00A53076"/>
    <w:rsid w:val="00A5568F"/>
    <w:rsid w:val="00A55AEA"/>
    <w:rsid w:val="00A60DAD"/>
    <w:rsid w:val="00A60DF6"/>
    <w:rsid w:val="00A61B07"/>
    <w:rsid w:val="00A6342F"/>
    <w:rsid w:val="00A64E69"/>
    <w:rsid w:val="00A654FF"/>
    <w:rsid w:val="00A67D13"/>
    <w:rsid w:val="00A74800"/>
    <w:rsid w:val="00A7728D"/>
    <w:rsid w:val="00A80337"/>
    <w:rsid w:val="00A861AA"/>
    <w:rsid w:val="00A8678D"/>
    <w:rsid w:val="00A86EF6"/>
    <w:rsid w:val="00A87A40"/>
    <w:rsid w:val="00A906D0"/>
    <w:rsid w:val="00A9153B"/>
    <w:rsid w:val="00A97F27"/>
    <w:rsid w:val="00AA3702"/>
    <w:rsid w:val="00AA49ED"/>
    <w:rsid w:val="00AA54CD"/>
    <w:rsid w:val="00AA69BC"/>
    <w:rsid w:val="00AA7B36"/>
    <w:rsid w:val="00AB1BD0"/>
    <w:rsid w:val="00AB21A9"/>
    <w:rsid w:val="00AB3032"/>
    <w:rsid w:val="00AB64B6"/>
    <w:rsid w:val="00AC02F6"/>
    <w:rsid w:val="00AC044F"/>
    <w:rsid w:val="00AC0503"/>
    <w:rsid w:val="00AC0913"/>
    <w:rsid w:val="00AC2AFD"/>
    <w:rsid w:val="00AC2CC8"/>
    <w:rsid w:val="00AC2FAE"/>
    <w:rsid w:val="00AC6E97"/>
    <w:rsid w:val="00AD0D9C"/>
    <w:rsid w:val="00AD48A4"/>
    <w:rsid w:val="00AD4B46"/>
    <w:rsid w:val="00AE034E"/>
    <w:rsid w:val="00AE4CF7"/>
    <w:rsid w:val="00AE5D42"/>
    <w:rsid w:val="00AE7B91"/>
    <w:rsid w:val="00AF28A4"/>
    <w:rsid w:val="00AF455B"/>
    <w:rsid w:val="00AF7F18"/>
    <w:rsid w:val="00B00725"/>
    <w:rsid w:val="00B03801"/>
    <w:rsid w:val="00B07CFE"/>
    <w:rsid w:val="00B07D21"/>
    <w:rsid w:val="00B1177B"/>
    <w:rsid w:val="00B14DE2"/>
    <w:rsid w:val="00B1512E"/>
    <w:rsid w:val="00B21733"/>
    <w:rsid w:val="00B22731"/>
    <w:rsid w:val="00B247CF"/>
    <w:rsid w:val="00B24992"/>
    <w:rsid w:val="00B2523D"/>
    <w:rsid w:val="00B27B8C"/>
    <w:rsid w:val="00B3488D"/>
    <w:rsid w:val="00B353A0"/>
    <w:rsid w:val="00B3571C"/>
    <w:rsid w:val="00B35EBF"/>
    <w:rsid w:val="00B43126"/>
    <w:rsid w:val="00B45473"/>
    <w:rsid w:val="00B45ABA"/>
    <w:rsid w:val="00B469EC"/>
    <w:rsid w:val="00B4717E"/>
    <w:rsid w:val="00B50A6A"/>
    <w:rsid w:val="00B51C65"/>
    <w:rsid w:val="00B52AE9"/>
    <w:rsid w:val="00B52FB0"/>
    <w:rsid w:val="00B54653"/>
    <w:rsid w:val="00B576BD"/>
    <w:rsid w:val="00B63D12"/>
    <w:rsid w:val="00B64158"/>
    <w:rsid w:val="00B668E0"/>
    <w:rsid w:val="00B7044A"/>
    <w:rsid w:val="00B71CFA"/>
    <w:rsid w:val="00B71E45"/>
    <w:rsid w:val="00B74A86"/>
    <w:rsid w:val="00B7525D"/>
    <w:rsid w:val="00B75853"/>
    <w:rsid w:val="00B7708C"/>
    <w:rsid w:val="00B7723A"/>
    <w:rsid w:val="00B77DBE"/>
    <w:rsid w:val="00B82215"/>
    <w:rsid w:val="00B829EF"/>
    <w:rsid w:val="00B82BB6"/>
    <w:rsid w:val="00B8604C"/>
    <w:rsid w:val="00B86E82"/>
    <w:rsid w:val="00B87C27"/>
    <w:rsid w:val="00B9028D"/>
    <w:rsid w:val="00B90326"/>
    <w:rsid w:val="00B90EEC"/>
    <w:rsid w:val="00B942B1"/>
    <w:rsid w:val="00B9442B"/>
    <w:rsid w:val="00B94919"/>
    <w:rsid w:val="00B9550A"/>
    <w:rsid w:val="00BA4D23"/>
    <w:rsid w:val="00BA7D74"/>
    <w:rsid w:val="00BB0111"/>
    <w:rsid w:val="00BB1543"/>
    <w:rsid w:val="00BB32B0"/>
    <w:rsid w:val="00BB4035"/>
    <w:rsid w:val="00BB5460"/>
    <w:rsid w:val="00BB7CAB"/>
    <w:rsid w:val="00BC018D"/>
    <w:rsid w:val="00BC2A8B"/>
    <w:rsid w:val="00BC549D"/>
    <w:rsid w:val="00BC5D37"/>
    <w:rsid w:val="00BC61AF"/>
    <w:rsid w:val="00BC6333"/>
    <w:rsid w:val="00BC6E8F"/>
    <w:rsid w:val="00BC7FB5"/>
    <w:rsid w:val="00BD0E85"/>
    <w:rsid w:val="00BD1428"/>
    <w:rsid w:val="00BD3148"/>
    <w:rsid w:val="00BD51D6"/>
    <w:rsid w:val="00BD57FB"/>
    <w:rsid w:val="00BD5C80"/>
    <w:rsid w:val="00BD7928"/>
    <w:rsid w:val="00BE3BB3"/>
    <w:rsid w:val="00BE543A"/>
    <w:rsid w:val="00BF28D1"/>
    <w:rsid w:val="00BF2C33"/>
    <w:rsid w:val="00BF2DE6"/>
    <w:rsid w:val="00BF5627"/>
    <w:rsid w:val="00BF61F8"/>
    <w:rsid w:val="00BF6D22"/>
    <w:rsid w:val="00C0046A"/>
    <w:rsid w:val="00C01EAC"/>
    <w:rsid w:val="00C021B2"/>
    <w:rsid w:val="00C02687"/>
    <w:rsid w:val="00C02B45"/>
    <w:rsid w:val="00C02CD8"/>
    <w:rsid w:val="00C034B7"/>
    <w:rsid w:val="00C039BE"/>
    <w:rsid w:val="00C03EA8"/>
    <w:rsid w:val="00C06347"/>
    <w:rsid w:val="00C0749E"/>
    <w:rsid w:val="00C075DF"/>
    <w:rsid w:val="00C07A7A"/>
    <w:rsid w:val="00C126CB"/>
    <w:rsid w:val="00C16721"/>
    <w:rsid w:val="00C21654"/>
    <w:rsid w:val="00C22184"/>
    <w:rsid w:val="00C24824"/>
    <w:rsid w:val="00C254BE"/>
    <w:rsid w:val="00C26E2E"/>
    <w:rsid w:val="00C313BC"/>
    <w:rsid w:val="00C3162F"/>
    <w:rsid w:val="00C3189B"/>
    <w:rsid w:val="00C31DC6"/>
    <w:rsid w:val="00C33F85"/>
    <w:rsid w:val="00C3414B"/>
    <w:rsid w:val="00C36065"/>
    <w:rsid w:val="00C365BC"/>
    <w:rsid w:val="00C3716A"/>
    <w:rsid w:val="00C406B4"/>
    <w:rsid w:val="00C41A36"/>
    <w:rsid w:val="00C4334A"/>
    <w:rsid w:val="00C43D48"/>
    <w:rsid w:val="00C47292"/>
    <w:rsid w:val="00C47402"/>
    <w:rsid w:val="00C476DF"/>
    <w:rsid w:val="00C503C0"/>
    <w:rsid w:val="00C51D37"/>
    <w:rsid w:val="00C5293B"/>
    <w:rsid w:val="00C52980"/>
    <w:rsid w:val="00C615B8"/>
    <w:rsid w:val="00C64425"/>
    <w:rsid w:val="00C66EAF"/>
    <w:rsid w:val="00C71541"/>
    <w:rsid w:val="00C71569"/>
    <w:rsid w:val="00C73043"/>
    <w:rsid w:val="00C73139"/>
    <w:rsid w:val="00C73643"/>
    <w:rsid w:val="00C822D9"/>
    <w:rsid w:val="00C8291E"/>
    <w:rsid w:val="00C85BF0"/>
    <w:rsid w:val="00C86A7B"/>
    <w:rsid w:val="00C90423"/>
    <w:rsid w:val="00C9238C"/>
    <w:rsid w:val="00C9355C"/>
    <w:rsid w:val="00C939BF"/>
    <w:rsid w:val="00C93B45"/>
    <w:rsid w:val="00C94A19"/>
    <w:rsid w:val="00C9639D"/>
    <w:rsid w:val="00CA0286"/>
    <w:rsid w:val="00CA02A6"/>
    <w:rsid w:val="00CA0671"/>
    <w:rsid w:val="00CA2DA8"/>
    <w:rsid w:val="00CA3E9E"/>
    <w:rsid w:val="00CA4896"/>
    <w:rsid w:val="00CA5958"/>
    <w:rsid w:val="00CA6A83"/>
    <w:rsid w:val="00CB1FB3"/>
    <w:rsid w:val="00CB2828"/>
    <w:rsid w:val="00CB5F98"/>
    <w:rsid w:val="00CB774E"/>
    <w:rsid w:val="00CB7FB7"/>
    <w:rsid w:val="00CC3076"/>
    <w:rsid w:val="00CC5F3C"/>
    <w:rsid w:val="00CC6F2A"/>
    <w:rsid w:val="00CD16C2"/>
    <w:rsid w:val="00CD1FF3"/>
    <w:rsid w:val="00CD4BF5"/>
    <w:rsid w:val="00CD6362"/>
    <w:rsid w:val="00CE0028"/>
    <w:rsid w:val="00CE0D95"/>
    <w:rsid w:val="00CE138B"/>
    <w:rsid w:val="00CE22EC"/>
    <w:rsid w:val="00CE7A42"/>
    <w:rsid w:val="00CF2C6E"/>
    <w:rsid w:val="00CF2F6C"/>
    <w:rsid w:val="00CF3C5F"/>
    <w:rsid w:val="00CF4F7E"/>
    <w:rsid w:val="00CF5000"/>
    <w:rsid w:val="00CF5CAC"/>
    <w:rsid w:val="00CF6955"/>
    <w:rsid w:val="00D051FD"/>
    <w:rsid w:val="00D115F3"/>
    <w:rsid w:val="00D13E49"/>
    <w:rsid w:val="00D14DD7"/>
    <w:rsid w:val="00D172CA"/>
    <w:rsid w:val="00D200D3"/>
    <w:rsid w:val="00D22668"/>
    <w:rsid w:val="00D23989"/>
    <w:rsid w:val="00D24882"/>
    <w:rsid w:val="00D31CA3"/>
    <w:rsid w:val="00D33614"/>
    <w:rsid w:val="00D351DF"/>
    <w:rsid w:val="00D36D17"/>
    <w:rsid w:val="00D36F4D"/>
    <w:rsid w:val="00D37332"/>
    <w:rsid w:val="00D410AC"/>
    <w:rsid w:val="00D42A36"/>
    <w:rsid w:val="00D430C1"/>
    <w:rsid w:val="00D45F2B"/>
    <w:rsid w:val="00D47003"/>
    <w:rsid w:val="00D4771E"/>
    <w:rsid w:val="00D531E2"/>
    <w:rsid w:val="00D54817"/>
    <w:rsid w:val="00D54EB7"/>
    <w:rsid w:val="00D61E3E"/>
    <w:rsid w:val="00D6229B"/>
    <w:rsid w:val="00D62FC9"/>
    <w:rsid w:val="00D634D1"/>
    <w:rsid w:val="00D64478"/>
    <w:rsid w:val="00D71E81"/>
    <w:rsid w:val="00D74446"/>
    <w:rsid w:val="00D76520"/>
    <w:rsid w:val="00D77314"/>
    <w:rsid w:val="00D807F2"/>
    <w:rsid w:val="00D80AB5"/>
    <w:rsid w:val="00D82CE0"/>
    <w:rsid w:val="00D82E19"/>
    <w:rsid w:val="00D85160"/>
    <w:rsid w:val="00D85CCE"/>
    <w:rsid w:val="00D85FD3"/>
    <w:rsid w:val="00D867F6"/>
    <w:rsid w:val="00D86CBF"/>
    <w:rsid w:val="00D9105D"/>
    <w:rsid w:val="00D92254"/>
    <w:rsid w:val="00D92E13"/>
    <w:rsid w:val="00D92ECB"/>
    <w:rsid w:val="00D931EC"/>
    <w:rsid w:val="00D94545"/>
    <w:rsid w:val="00D94F2F"/>
    <w:rsid w:val="00D95685"/>
    <w:rsid w:val="00D96E2B"/>
    <w:rsid w:val="00D97F7A"/>
    <w:rsid w:val="00DA0F6D"/>
    <w:rsid w:val="00DA5FF2"/>
    <w:rsid w:val="00DB21C5"/>
    <w:rsid w:val="00DB2653"/>
    <w:rsid w:val="00DB292F"/>
    <w:rsid w:val="00DB48C1"/>
    <w:rsid w:val="00DC04DE"/>
    <w:rsid w:val="00DC3F54"/>
    <w:rsid w:val="00DC4A0C"/>
    <w:rsid w:val="00DC5173"/>
    <w:rsid w:val="00DC6EF0"/>
    <w:rsid w:val="00DD032A"/>
    <w:rsid w:val="00DD0692"/>
    <w:rsid w:val="00DD0709"/>
    <w:rsid w:val="00DD1170"/>
    <w:rsid w:val="00DD5C3A"/>
    <w:rsid w:val="00DD7687"/>
    <w:rsid w:val="00DE1B4E"/>
    <w:rsid w:val="00DE3F2E"/>
    <w:rsid w:val="00DE416D"/>
    <w:rsid w:val="00DF46B4"/>
    <w:rsid w:val="00DF4E27"/>
    <w:rsid w:val="00E01819"/>
    <w:rsid w:val="00E01BBB"/>
    <w:rsid w:val="00E02560"/>
    <w:rsid w:val="00E04655"/>
    <w:rsid w:val="00E055EC"/>
    <w:rsid w:val="00E078FA"/>
    <w:rsid w:val="00E1125B"/>
    <w:rsid w:val="00E1271F"/>
    <w:rsid w:val="00E12772"/>
    <w:rsid w:val="00E12D5A"/>
    <w:rsid w:val="00E13735"/>
    <w:rsid w:val="00E150A4"/>
    <w:rsid w:val="00E17EAD"/>
    <w:rsid w:val="00E20535"/>
    <w:rsid w:val="00E212D8"/>
    <w:rsid w:val="00E23394"/>
    <w:rsid w:val="00E2526F"/>
    <w:rsid w:val="00E3042A"/>
    <w:rsid w:val="00E305A4"/>
    <w:rsid w:val="00E32771"/>
    <w:rsid w:val="00E346BE"/>
    <w:rsid w:val="00E35291"/>
    <w:rsid w:val="00E42B04"/>
    <w:rsid w:val="00E46465"/>
    <w:rsid w:val="00E46CA1"/>
    <w:rsid w:val="00E46FD9"/>
    <w:rsid w:val="00E508C7"/>
    <w:rsid w:val="00E51D4F"/>
    <w:rsid w:val="00E5249E"/>
    <w:rsid w:val="00E5266D"/>
    <w:rsid w:val="00E55F2A"/>
    <w:rsid w:val="00E56FFF"/>
    <w:rsid w:val="00E57454"/>
    <w:rsid w:val="00E674D4"/>
    <w:rsid w:val="00E700CD"/>
    <w:rsid w:val="00E71056"/>
    <w:rsid w:val="00E77E1D"/>
    <w:rsid w:val="00E80021"/>
    <w:rsid w:val="00E814FD"/>
    <w:rsid w:val="00E83A24"/>
    <w:rsid w:val="00E852BC"/>
    <w:rsid w:val="00E8649F"/>
    <w:rsid w:val="00E911DB"/>
    <w:rsid w:val="00E95243"/>
    <w:rsid w:val="00E9635B"/>
    <w:rsid w:val="00E97A5D"/>
    <w:rsid w:val="00EA0310"/>
    <w:rsid w:val="00EA419F"/>
    <w:rsid w:val="00EB0335"/>
    <w:rsid w:val="00EB3E25"/>
    <w:rsid w:val="00EB622D"/>
    <w:rsid w:val="00EB6C73"/>
    <w:rsid w:val="00EB6F13"/>
    <w:rsid w:val="00EB7579"/>
    <w:rsid w:val="00EC13C1"/>
    <w:rsid w:val="00EC46E4"/>
    <w:rsid w:val="00EC49E2"/>
    <w:rsid w:val="00EC55A0"/>
    <w:rsid w:val="00EC58E5"/>
    <w:rsid w:val="00ED2A4A"/>
    <w:rsid w:val="00ED4461"/>
    <w:rsid w:val="00ED4E15"/>
    <w:rsid w:val="00ED5AA6"/>
    <w:rsid w:val="00EE14CD"/>
    <w:rsid w:val="00EE2D7C"/>
    <w:rsid w:val="00EE3434"/>
    <w:rsid w:val="00EE47A7"/>
    <w:rsid w:val="00EE657E"/>
    <w:rsid w:val="00EF021E"/>
    <w:rsid w:val="00EF1FE7"/>
    <w:rsid w:val="00EF257A"/>
    <w:rsid w:val="00EF7DC0"/>
    <w:rsid w:val="00F00967"/>
    <w:rsid w:val="00F01608"/>
    <w:rsid w:val="00F01CE6"/>
    <w:rsid w:val="00F01DCD"/>
    <w:rsid w:val="00F052E8"/>
    <w:rsid w:val="00F06D10"/>
    <w:rsid w:val="00F17780"/>
    <w:rsid w:val="00F2134B"/>
    <w:rsid w:val="00F2195B"/>
    <w:rsid w:val="00F23233"/>
    <w:rsid w:val="00F2351D"/>
    <w:rsid w:val="00F2461C"/>
    <w:rsid w:val="00F24A14"/>
    <w:rsid w:val="00F252F5"/>
    <w:rsid w:val="00F25787"/>
    <w:rsid w:val="00F300BE"/>
    <w:rsid w:val="00F314AB"/>
    <w:rsid w:val="00F32BD0"/>
    <w:rsid w:val="00F34560"/>
    <w:rsid w:val="00F3792C"/>
    <w:rsid w:val="00F421C1"/>
    <w:rsid w:val="00F438FE"/>
    <w:rsid w:val="00F45347"/>
    <w:rsid w:val="00F50D01"/>
    <w:rsid w:val="00F519B3"/>
    <w:rsid w:val="00F5297A"/>
    <w:rsid w:val="00F543E7"/>
    <w:rsid w:val="00F55EDB"/>
    <w:rsid w:val="00F560C9"/>
    <w:rsid w:val="00F616CD"/>
    <w:rsid w:val="00F63E53"/>
    <w:rsid w:val="00F642BD"/>
    <w:rsid w:val="00F64522"/>
    <w:rsid w:val="00F662B1"/>
    <w:rsid w:val="00F66CAD"/>
    <w:rsid w:val="00F674C7"/>
    <w:rsid w:val="00F70679"/>
    <w:rsid w:val="00F70976"/>
    <w:rsid w:val="00F722F3"/>
    <w:rsid w:val="00F72ED2"/>
    <w:rsid w:val="00F731C2"/>
    <w:rsid w:val="00F74B57"/>
    <w:rsid w:val="00F75036"/>
    <w:rsid w:val="00F85931"/>
    <w:rsid w:val="00F869A1"/>
    <w:rsid w:val="00F90323"/>
    <w:rsid w:val="00F9165A"/>
    <w:rsid w:val="00F946E6"/>
    <w:rsid w:val="00F95F35"/>
    <w:rsid w:val="00F96C4A"/>
    <w:rsid w:val="00FA0AAC"/>
    <w:rsid w:val="00FA1780"/>
    <w:rsid w:val="00FA1923"/>
    <w:rsid w:val="00FA4829"/>
    <w:rsid w:val="00FA571E"/>
    <w:rsid w:val="00FB05B3"/>
    <w:rsid w:val="00FC431A"/>
    <w:rsid w:val="00FC4796"/>
    <w:rsid w:val="00FC4B79"/>
    <w:rsid w:val="00FD10FF"/>
    <w:rsid w:val="00FD2FA0"/>
    <w:rsid w:val="00FD3522"/>
    <w:rsid w:val="00FD4C1D"/>
    <w:rsid w:val="00FD7863"/>
    <w:rsid w:val="00FE13B6"/>
    <w:rsid w:val="00FE1A15"/>
    <w:rsid w:val="00FE26D2"/>
    <w:rsid w:val="00FE3A41"/>
    <w:rsid w:val="00FE41E6"/>
    <w:rsid w:val="00FE4337"/>
    <w:rsid w:val="00FE52BE"/>
    <w:rsid w:val="00FE7690"/>
    <w:rsid w:val="00FE7F46"/>
    <w:rsid w:val="00FF0CE6"/>
    <w:rsid w:val="00FF16FF"/>
    <w:rsid w:val="00FF4758"/>
    <w:rsid w:val="00FF75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31C68"/>
  <w15:docId w15:val="{7FC7D164-68CF-4364-81CF-8F5E728F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28"/>
    <w:pPr>
      <w:spacing w:after="120"/>
      <w:jc w:val="both"/>
    </w:pPr>
    <w:rPr>
      <w:rFonts w:ascii="Arial" w:hAnsi="Arial"/>
      <w:sz w:val="22"/>
      <w:szCs w:val="22"/>
      <w:lang w:bidi="en-US"/>
    </w:rPr>
  </w:style>
  <w:style w:type="paragraph" w:styleId="Titre1">
    <w:name w:val="heading 1"/>
    <w:basedOn w:val="Normal"/>
    <w:next w:val="Normal"/>
    <w:link w:val="Titre1Car"/>
    <w:uiPriority w:val="9"/>
    <w:qFormat/>
    <w:rsid w:val="00775F48"/>
    <w:pPr>
      <w:keepNext/>
      <w:keepLines/>
      <w:numPr>
        <w:numId w:val="1"/>
      </w:numPr>
      <w:spacing w:before="480"/>
      <w:outlineLvl w:val="0"/>
    </w:pPr>
    <w:rPr>
      <w:b/>
      <w:bCs/>
      <w:sz w:val="42"/>
      <w:szCs w:val="28"/>
    </w:rPr>
  </w:style>
  <w:style w:type="paragraph" w:styleId="Titre2">
    <w:name w:val="heading 2"/>
    <w:basedOn w:val="Normal"/>
    <w:next w:val="Normal"/>
    <w:link w:val="Titre2Car"/>
    <w:uiPriority w:val="9"/>
    <w:qFormat/>
    <w:rsid w:val="009F310B"/>
    <w:pPr>
      <w:keepNext/>
      <w:keepLines/>
      <w:numPr>
        <w:ilvl w:val="1"/>
        <w:numId w:val="1"/>
      </w:numPr>
      <w:spacing w:before="200"/>
      <w:outlineLvl w:val="1"/>
    </w:pPr>
    <w:rPr>
      <w:b/>
      <w:bCs/>
      <w:sz w:val="34"/>
      <w:szCs w:val="26"/>
    </w:rPr>
  </w:style>
  <w:style w:type="paragraph" w:styleId="Titre3">
    <w:name w:val="heading 3"/>
    <w:basedOn w:val="Normal"/>
    <w:next w:val="Normal"/>
    <w:link w:val="Titre3Car"/>
    <w:uiPriority w:val="9"/>
    <w:qFormat/>
    <w:rsid w:val="009F310B"/>
    <w:pPr>
      <w:keepNext/>
      <w:keepLines/>
      <w:numPr>
        <w:ilvl w:val="2"/>
        <w:numId w:val="1"/>
      </w:numPr>
      <w:spacing w:before="200"/>
      <w:outlineLvl w:val="2"/>
    </w:pPr>
    <w:rPr>
      <w:b/>
      <w:bCs/>
      <w:sz w:val="26"/>
    </w:rPr>
  </w:style>
  <w:style w:type="paragraph" w:styleId="Titre4">
    <w:name w:val="heading 4"/>
    <w:basedOn w:val="Normal"/>
    <w:next w:val="Normal"/>
    <w:link w:val="Titre4Car"/>
    <w:uiPriority w:val="9"/>
    <w:unhideWhenUsed/>
    <w:qFormat/>
    <w:rsid w:val="009F310B"/>
    <w:pPr>
      <w:keepNext/>
      <w:keepLines/>
      <w:numPr>
        <w:ilvl w:val="3"/>
        <w:numId w:val="1"/>
      </w:numPr>
      <w:spacing w:before="200"/>
      <w:outlineLvl w:val="3"/>
    </w:pPr>
    <w:rPr>
      <w:b/>
      <w:bCs/>
      <w:i/>
      <w:iCs/>
    </w:rPr>
  </w:style>
  <w:style w:type="paragraph" w:styleId="Titre5">
    <w:name w:val="heading 5"/>
    <w:basedOn w:val="Normal"/>
    <w:next w:val="Normal"/>
    <w:link w:val="Titre5Car"/>
    <w:uiPriority w:val="9"/>
    <w:unhideWhenUsed/>
    <w:qFormat/>
    <w:rsid w:val="00CB2828"/>
    <w:pPr>
      <w:keepNext/>
      <w:keepLines/>
      <w:numPr>
        <w:ilvl w:val="4"/>
        <w:numId w:val="1"/>
      </w:numPr>
      <w:spacing w:before="200"/>
      <w:outlineLvl w:val="4"/>
    </w:pPr>
    <w:rPr>
      <w:color w:val="243F60"/>
    </w:rPr>
  </w:style>
  <w:style w:type="paragraph" w:styleId="Titre6">
    <w:name w:val="heading 6"/>
    <w:basedOn w:val="Normal"/>
    <w:next w:val="Normal"/>
    <w:link w:val="Titre6Car"/>
    <w:uiPriority w:val="9"/>
    <w:semiHidden/>
    <w:unhideWhenUsed/>
    <w:qFormat/>
    <w:rsid w:val="00062E6E"/>
    <w:pPr>
      <w:keepNext/>
      <w:keepLines/>
      <w:numPr>
        <w:ilvl w:val="5"/>
        <w:numId w:val="1"/>
      </w:numPr>
      <w:spacing w:before="200" w:after="0"/>
      <w:outlineLvl w:val="5"/>
    </w:pPr>
    <w:rPr>
      <w:rFonts w:ascii="Cambria" w:hAnsi="Cambria"/>
      <w:i/>
      <w:iCs/>
      <w:color w:val="243F60"/>
    </w:rPr>
  </w:style>
  <w:style w:type="paragraph" w:styleId="Titre7">
    <w:name w:val="heading 7"/>
    <w:basedOn w:val="Normal"/>
    <w:next w:val="Normal"/>
    <w:link w:val="Titre7Car"/>
    <w:uiPriority w:val="9"/>
    <w:semiHidden/>
    <w:unhideWhenUsed/>
    <w:qFormat/>
    <w:rsid w:val="00062E6E"/>
    <w:pPr>
      <w:keepNext/>
      <w:keepLines/>
      <w:numPr>
        <w:ilvl w:val="6"/>
        <w:numId w:val="1"/>
      </w:numPr>
      <w:spacing w:before="200" w:after="0"/>
      <w:outlineLvl w:val="6"/>
    </w:pPr>
    <w:rPr>
      <w:rFonts w:ascii="Cambria" w:hAnsi="Cambria"/>
      <w:i/>
      <w:iCs/>
      <w:color w:val="404040"/>
    </w:rPr>
  </w:style>
  <w:style w:type="paragraph" w:styleId="Titre8">
    <w:name w:val="heading 8"/>
    <w:basedOn w:val="Normal"/>
    <w:next w:val="Normal"/>
    <w:link w:val="Titre8Car"/>
    <w:uiPriority w:val="9"/>
    <w:semiHidden/>
    <w:unhideWhenUsed/>
    <w:qFormat/>
    <w:rsid w:val="00062E6E"/>
    <w:pPr>
      <w:keepNext/>
      <w:keepLines/>
      <w:numPr>
        <w:ilvl w:val="7"/>
        <w:numId w:val="1"/>
      </w:numPr>
      <w:spacing w:before="200" w:after="0"/>
      <w:outlineLvl w:val="7"/>
    </w:pPr>
    <w:rPr>
      <w:rFonts w:ascii="Cambria" w:hAnsi="Cambria"/>
      <w:color w:val="4F81BD"/>
      <w:sz w:val="20"/>
      <w:szCs w:val="20"/>
    </w:rPr>
  </w:style>
  <w:style w:type="paragraph" w:styleId="Titre9">
    <w:name w:val="heading 9"/>
    <w:basedOn w:val="Normal"/>
    <w:next w:val="Normal"/>
    <w:link w:val="Titre9Car"/>
    <w:uiPriority w:val="9"/>
    <w:semiHidden/>
    <w:unhideWhenUsed/>
    <w:qFormat/>
    <w:rsid w:val="00062E6E"/>
    <w:pPr>
      <w:keepNext/>
      <w:keepLines/>
      <w:numPr>
        <w:ilvl w:val="8"/>
        <w:numId w:val="1"/>
      </w:numPr>
      <w:spacing w:before="200" w:after="0"/>
      <w:outlineLvl w:val="8"/>
    </w:pPr>
    <w:rPr>
      <w:rFonts w:ascii="Cambria" w:hAnsi="Cambria"/>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3"/>
    <w:qFormat/>
    <w:rsid w:val="003C7966"/>
    <w:pPr>
      <w:pBdr>
        <w:bottom w:val="single" w:sz="4" w:space="1" w:color="auto"/>
      </w:pBdr>
      <w:tabs>
        <w:tab w:val="center" w:pos="4536"/>
        <w:tab w:val="right" w:pos="9072"/>
      </w:tabs>
    </w:pPr>
  </w:style>
  <w:style w:type="character" w:customStyle="1" w:styleId="En-tteCar">
    <w:name w:val="En-tête Car"/>
    <w:basedOn w:val="Policepardfaut"/>
    <w:link w:val="En-tte"/>
    <w:uiPriority w:val="3"/>
    <w:rsid w:val="003C7966"/>
    <w:rPr>
      <w:sz w:val="22"/>
      <w:szCs w:val="22"/>
      <w:lang w:eastAsia="en-US" w:bidi="en-US"/>
    </w:rPr>
  </w:style>
  <w:style w:type="paragraph" w:styleId="Pieddepage">
    <w:name w:val="footer"/>
    <w:basedOn w:val="Normal"/>
    <w:link w:val="PieddepageCar"/>
    <w:uiPriority w:val="4"/>
    <w:qFormat/>
    <w:rsid w:val="00EC13C1"/>
    <w:pPr>
      <w:pBdr>
        <w:top w:val="single" w:sz="8" w:space="1" w:color="auto"/>
      </w:pBdr>
      <w:tabs>
        <w:tab w:val="center" w:pos="4536"/>
        <w:tab w:val="right" w:pos="9072"/>
      </w:tabs>
    </w:pPr>
  </w:style>
  <w:style w:type="character" w:customStyle="1" w:styleId="PieddepageCar">
    <w:name w:val="Pied de page Car"/>
    <w:basedOn w:val="Policepardfaut"/>
    <w:link w:val="Pieddepage"/>
    <w:uiPriority w:val="4"/>
    <w:rsid w:val="00EC13C1"/>
    <w:rPr>
      <w:sz w:val="22"/>
      <w:szCs w:val="22"/>
      <w:lang w:eastAsia="en-US" w:bidi="en-US"/>
    </w:rPr>
  </w:style>
  <w:style w:type="paragraph" w:styleId="Textedebulles">
    <w:name w:val="Balloon Text"/>
    <w:basedOn w:val="Normal"/>
    <w:link w:val="TextedebullesCar"/>
    <w:uiPriority w:val="99"/>
    <w:semiHidden/>
    <w:unhideWhenUsed/>
    <w:rsid w:val="00B576B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576BD"/>
    <w:rPr>
      <w:rFonts w:ascii="Tahoma" w:hAnsi="Tahoma" w:cs="Tahoma"/>
      <w:sz w:val="16"/>
      <w:szCs w:val="16"/>
      <w:lang w:eastAsia="en-US"/>
    </w:rPr>
  </w:style>
  <w:style w:type="table" w:styleId="Grilledutableau">
    <w:name w:val="Table Grid"/>
    <w:basedOn w:val="TableauNormal"/>
    <w:uiPriority w:val="39"/>
    <w:rsid w:val="00062E6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sid w:val="00775F48"/>
    <w:rPr>
      <w:rFonts w:ascii="Arial" w:hAnsi="Arial"/>
      <w:b/>
      <w:bCs/>
      <w:sz w:val="42"/>
      <w:szCs w:val="28"/>
      <w:lang w:bidi="en-US"/>
    </w:rPr>
  </w:style>
  <w:style w:type="character" w:customStyle="1" w:styleId="Titre2Car">
    <w:name w:val="Titre 2 Car"/>
    <w:basedOn w:val="Policepardfaut"/>
    <w:link w:val="Titre2"/>
    <w:uiPriority w:val="9"/>
    <w:rsid w:val="009F310B"/>
    <w:rPr>
      <w:rFonts w:ascii="Arial" w:hAnsi="Arial"/>
      <w:b/>
      <w:bCs/>
      <w:sz w:val="34"/>
      <w:szCs w:val="26"/>
      <w:lang w:bidi="en-US"/>
    </w:rPr>
  </w:style>
  <w:style w:type="character" w:customStyle="1" w:styleId="Titre3Car">
    <w:name w:val="Titre 3 Car"/>
    <w:basedOn w:val="Policepardfaut"/>
    <w:link w:val="Titre3"/>
    <w:uiPriority w:val="9"/>
    <w:rsid w:val="009F310B"/>
    <w:rPr>
      <w:rFonts w:ascii="Arial" w:hAnsi="Arial"/>
      <w:b/>
      <w:bCs/>
      <w:sz w:val="26"/>
      <w:szCs w:val="22"/>
      <w:lang w:bidi="en-US"/>
    </w:rPr>
  </w:style>
  <w:style w:type="character" w:customStyle="1" w:styleId="Titre4Car">
    <w:name w:val="Titre 4 Car"/>
    <w:basedOn w:val="Policepardfaut"/>
    <w:link w:val="Titre4"/>
    <w:uiPriority w:val="9"/>
    <w:rsid w:val="009F310B"/>
    <w:rPr>
      <w:rFonts w:ascii="Arial" w:hAnsi="Arial"/>
      <w:b/>
      <w:bCs/>
      <w:i/>
      <w:iCs/>
      <w:sz w:val="22"/>
      <w:szCs w:val="22"/>
      <w:lang w:bidi="en-US"/>
    </w:rPr>
  </w:style>
  <w:style w:type="character" w:customStyle="1" w:styleId="Titre5Car">
    <w:name w:val="Titre 5 Car"/>
    <w:basedOn w:val="Policepardfaut"/>
    <w:link w:val="Titre5"/>
    <w:uiPriority w:val="9"/>
    <w:rsid w:val="00CB2828"/>
    <w:rPr>
      <w:rFonts w:ascii="Arial" w:hAnsi="Arial"/>
      <w:color w:val="243F60"/>
      <w:sz w:val="22"/>
      <w:szCs w:val="22"/>
      <w:lang w:bidi="en-US"/>
    </w:rPr>
  </w:style>
  <w:style w:type="character" w:customStyle="1" w:styleId="Titre6Car">
    <w:name w:val="Titre 6 Car"/>
    <w:basedOn w:val="Policepardfaut"/>
    <w:link w:val="Titre6"/>
    <w:uiPriority w:val="9"/>
    <w:semiHidden/>
    <w:rsid w:val="00062E6E"/>
    <w:rPr>
      <w:rFonts w:ascii="Cambria" w:hAnsi="Cambria"/>
      <w:i/>
      <w:iCs/>
      <w:color w:val="243F60"/>
      <w:sz w:val="22"/>
      <w:szCs w:val="22"/>
      <w:lang w:bidi="en-US"/>
    </w:rPr>
  </w:style>
  <w:style w:type="character" w:customStyle="1" w:styleId="Titre7Car">
    <w:name w:val="Titre 7 Car"/>
    <w:basedOn w:val="Policepardfaut"/>
    <w:link w:val="Titre7"/>
    <w:uiPriority w:val="9"/>
    <w:semiHidden/>
    <w:rsid w:val="00062E6E"/>
    <w:rPr>
      <w:rFonts w:ascii="Cambria" w:hAnsi="Cambria"/>
      <w:i/>
      <w:iCs/>
      <w:color w:val="404040"/>
      <w:sz w:val="22"/>
      <w:szCs w:val="22"/>
      <w:lang w:bidi="en-US"/>
    </w:rPr>
  </w:style>
  <w:style w:type="character" w:customStyle="1" w:styleId="Titre8Car">
    <w:name w:val="Titre 8 Car"/>
    <w:basedOn w:val="Policepardfaut"/>
    <w:link w:val="Titre8"/>
    <w:uiPriority w:val="9"/>
    <w:semiHidden/>
    <w:rsid w:val="00062E6E"/>
    <w:rPr>
      <w:rFonts w:ascii="Cambria" w:hAnsi="Cambria"/>
      <w:color w:val="4F81BD"/>
      <w:lang w:bidi="en-US"/>
    </w:rPr>
  </w:style>
  <w:style w:type="character" w:customStyle="1" w:styleId="Titre9Car">
    <w:name w:val="Titre 9 Car"/>
    <w:basedOn w:val="Policepardfaut"/>
    <w:link w:val="Titre9"/>
    <w:uiPriority w:val="9"/>
    <w:semiHidden/>
    <w:rsid w:val="00062E6E"/>
    <w:rPr>
      <w:rFonts w:ascii="Cambria" w:hAnsi="Cambria"/>
      <w:i/>
      <w:iCs/>
      <w:color w:val="404040"/>
      <w:lang w:bidi="en-US"/>
    </w:rPr>
  </w:style>
  <w:style w:type="paragraph" w:styleId="Lgende">
    <w:name w:val="caption"/>
    <w:basedOn w:val="Normal"/>
    <w:next w:val="Normal"/>
    <w:uiPriority w:val="35"/>
    <w:semiHidden/>
    <w:unhideWhenUsed/>
    <w:qFormat/>
    <w:rsid w:val="00062E6E"/>
    <w:rPr>
      <w:b/>
      <w:bCs/>
      <w:color w:val="4F81BD"/>
      <w:sz w:val="18"/>
      <w:szCs w:val="18"/>
    </w:rPr>
  </w:style>
  <w:style w:type="paragraph" w:styleId="Titre">
    <w:name w:val="Title"/>
    <w:aliases w:val="Title principal"/>
    <w:basedOn w:val="Normal"/>
    <w:next w:val="Normal"/>
    <w:link w:val="TitreCar"/>
    <w:uiPriority w:val="5"/>
    <w:qFormat/>
    <w:rsid w:val="00DC3F54"/>
    <w:pPr>
      <w:pBdr>
        <w:top w:val="single" w:sz="8" w:space="1" w:color="auto"/>
        <w:left w:val="single" w:sz="8" w:space="4" w:color="auto"/>
        <w:bottom w:val="single" w:sz="8" w:space="1" w:color="auto"/>
        <w:right w:val="single" w:sz="8" w:space="4" w:color="auto"/>
      </w:pBdr>
      <w:spacing w:after="240" w:line="360" w:lineRule="auto"/>
      <w:contextualSpacing/>
      <w:jc w:val="center"/>
    </w:pPr>
    <w:rPr>
      <w:b/>
      <w:spacing w:val="5"/>
      <w:kern w:val="28"/>
      <w:sz w:val="32"/>
      <w:szCs w:val="52"/>
    </w:rPr>
  </w:style>
  <w:style w:type="character" w:customStyle="1" w:styleId="TitreCar">
    <w:name w:val="Titre Car"/>
    <w:aliases w:val="Title principal Car"/>
    <w:basedOn w:val="Policepardfaut"/>
    <w:link w:val="Titre"/>
    <w:uiPriority w:val="5"/>
    <w:rsid w:val="00DC3F54"/>
    <w:rPr>
      <w:b/>
      <w:spacing w:val="5"/>
      <w:kern w:val="28"/>
      <w:sz w:val="32"/>
      <w:szCs w:val="52"/>
      <w:lang w:eastAsia="en-US" w:bidi="en-US"/>
    </w:rPr>
  </w:style>
  <w:style w:type="paragraph" w:customStyle="1" w:styleId="Enttepremirepage">
    <w:name w:val="En tête première page"/>
    <w:basedOn w:val="En-tte"/>
    <w:uiPriority w:val="4"/>
    <w:qFormat/>
    <w:rsid w:val="00EC13C1"/>
    <w:pPr>
      <w:pBdr>
        <w:bottom w:val="none" w:sz="0" w:space="0" w:color="auto"/>
      </w:pBdr>
    </w:pPr>
  </w:style>
  <w:style w:type="paragraph" w:customStyle="1" w:styleId="Pieddepagepremirepage">
    <w:name w:val="Pied de page première page"/>
    <w:basedOn w:val="Pieddepage"/>
    <w:uiPriority w:val="4"/>
    <w:qFormat/>
    <w:rsid w:val="00EC13C1"/>
    <w:pPr>
      <w:pBdr>
        <w:top w:val="none" w:sz="0" w:space="0" w:color="auto"/>
      </w:pBdr>
    </w:pPr>
  </w:style>
  <w:style w:type="character" w:styleId="lev">
    <w:name w:val="Strong"/>
    <w:basedOn w:val="Policepardfaut"/>
    <w:uiPriority w:val="22"/>
    <w:qFormat/>
    <w:rsid w:val="00062E6E"/>
    <w:rPr>
      <w:b/>
      <w:bCs/>
    </w:rPr>
  </w:style>
  <w:style w:type="character" w:styleId="Accentuation">
    <w:name w:val="Emphasis"/>
    <w:basedOn w:val="Policepardfaut"/>
    <w:uiPriority w:val="20"/>
    <w:qFormat/>
    <w:rsid w:val="00CB2828"/>
    <w:rPr>
      <w:rFonts w:ascii="Arial" w:hAnsi="Arial"/>
      <w:i/>
      <w:iCs/>
    </w:rPr>
  </w:style>
  <w:style w:type="paragraph" w:styleId="Sansinterligne">
    <w:name w:val="No Spacing"/>
    <w:uiPriority w:val="1"/>
    <w:qFormat/>
    <w:rsid w:val="00CB2828"/>
    <w:rPr>
      <w:rFonts w:ascii="Arial" w:hAnsi="Arial"/>
      <w:sz w:val="22"/>
      <w:szCs w:val="22"/>
      <w:lang w:bidi="en-US"/>
    </w:rPr>
  </w:style>
  <w:style w:type="paragraph" w:styleId="Paragraphedeliste">
    <w:name w:val="List Paragraph"/>
    <w:basedOn w:val="Normal"/>
    <w:uiPriority w:val="34"/>
    <w:qFormat/>
    <w:rsid w:val="00062E6E"/>
    <w:pPr>
      <w:ind w:left="720"/>
      <w:contextualSpacing/>
    </w:pPr>
  </w:style>
  <w:style w:type="paragraph" w:styleId="Citation">
    <w:name w:val="Quote"/>
    <w:basedOn w:val="Normal"/>
    <w:next w:val="Normal"/>
    <w:link w:val="CitationCar"/>
    <w:uiPriority w:val="29"/>
    <w:qFormat/>
    <w:rsid w:val="00062E6E"/>
    <w:rPr>
      <w:i/>
      <w:iCs/>
      <w:color w:val="000000"/>
    </w:rPr>
  </w:style>
  <w:style w:type="character" w:customStyle="1" w:styleId="CitationCar">
    <w:name w:val="Citation Car"/>
    <w:basedOn w:val="Policepardfaut"/>
    <w:link w:val="Citation"/>
    <w:uiPriority w:val="29"/>
    <w:rsid w:val="00062E6E"/>
    <w:rPr>
      <w:i/>
      <w:iCs/>
      <w:color w:val="000000"/>
    </w:rPr>
  </w:style>
  <w:style w:type="paragraph" w:styleId="Citationintense">
    <w:name w:val="Intense Quote"/>
    <w:basedOn w:val="Normal"/>
    <w:next w:val="Normal"/>
    <w:link w:val="CitationintenseCar"/>
    <w:uiPriority w:val="30"/>
    <w:qFormat/>
    <w:rsid w:val="00062E6E"/>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062E6E"/>
    <w:rPr>
      <w:b/>
      <w:bCs/>
      <w:i/>
      <w:iCs/>
      <w:color w:val="4F81BD"/>
    </w:rPr>
  </w:style>
  <w:style w:type="character" w:styleId="Accentuationlgre">
    <w:name w:val="Subtle Emphasis"/>
    <w:basedOn w:val="Policepardfaut"/>
    <w:uiPriority w:val="19"/>
    <w:qFormat/>
    <w:rsid w:val="00CB2828"/>
    <w:rPr>
      <w:rFonts w:ascii="Arial" w:hAnsi="Arial"/>
      <w:i/>
      <w:iCs/>
      <w:color w:val="808080"/>
    </w:rPr>
  </w:style>
  <w:style w:type="character" w:styleId="Accentuationintense">
    <w:name w:val="Intense Emphasis"/>
    <w:basedOn w:val="Policepardfaut"/>
    <w:uiPriority w:val="21"/>
    <w:qFormat/>
    <w:rsid w:val="00D77314"/>
    <w:rPr>
      <w:rFonts w:ascii="Calibri" w:hAnsi="Calibri"/>
      <w:b/>
      <w:bCs/>
      <w:i/>
      <w:iCs/>
      <w:color w:val="4F81BD"/>
    </w:rPr>
  </w:style>
  <w:style w:type="character" w:styleId="Rfrencelgre">
    <w:name w:val="Subtle Reference"/>
    <w:basedOn w:val="Policepardfaut"/>
    <w:uiPriority w:val="31"/>
    <w:qFormat/>
    <w:rsid w:val="00062E6E"/>
    <w:rPr>
      <w:smallCaps/>
      <w:color w:val="C0504D"/>
      <w:u w:val="single"/>
    </w:rPr>
  </w:style>
  <w:style w:type="character" w:styleId="Rfrenceintense">
    <w:name w:val="Intense Reference"/>
    <w:basedOn w:val="Policepardfaut"/>
    <w:uiPriority w:val="32"/>
    <w:qFormat/>
    <w:rsid w:val="00062E6E"/>
    <w:rPr>
      <w:b/>
      <w:bCs/>
      <w:smallCaps/>
      <w:color w:val="C0504D"/>
      <w:spacing w:val="5"/>
      <w:u w:val="single"/>
    </w:rPr>
  </w:style>
  <w:style w:type="character" w:styleId="Titredulivre">
    <w:name w:val="Book Title"/>
    <w:basedOn w:val="Policepardfaut"/>
    <w:uiPriority w:val="33"/>
    <w:qFormat/>
    <w:rsid w:val="00062E6E"/>
    <w:rPr>
      <w:b/>
      <w:bCs/>
      <w:smallCaps/>
      <w:spacing w:val="5"/>
    </w:rPr>
  </w:style>
  <w:style w:type="paragraph" w:styleId="En-ttedetabledesmatires">
    <w:name w:val="TOC Heading"/>
    <w:basedOn w:val="Titre1"/>
    <w:next w:val="Normal"/>
    <w:uiPriority w:val="39"/>
    <w:semiHidden/>
    <w:unhideWhenUsed/>
    <w:qFormat/>
    <w:rsid w:val="00062E6E"/>
    <w:pPr>
      <w:outlineLvl w:val="9"/>
    </w:pPr>
  </w:style>
  <w:style w:type="paragraph" w:styleId="TM1">
    <w:name w:val="toc 1"/>
    <w:basedOn w:val="Normal"/>
    <w:next w:val="Normal"/>
    <w:autoRedefine/>
    <w:uiPriority w:val="39"/>
    <w:unhideWhenUsed/>
    <w:rsid w:val="00EB3E25"/>
    <w:pPr>
      <w:tabs>
        <w:tab w:val="left" w:pos="440"/>
        <w:tab w:val="right" w:leader="dot" w:pos="9062"/>
      </w:tabs>
      <w:spacing w:before="120" w:after="0"/>
    </w:pPr>
  </w:style>
  <w:style w:type="paragraph" w:styleId="TM2">
    <w:name w:val="toc 2"/>
    <w:basedOn w:val="Normal"/>
    <w:next w:val="Normal"/>
    <w:autoRedefine/>
    <w:uiPriority w:val="39"/>
    <w:unhideWhenUsed/>
    <w:rsid w:val="00EB3E25"/>
    <w:pPr>
      <w:tabs>
        <w:tab w:val="left" w:pos="880"/>
        <w:tab w:val="right" w:leader="dot" w:pos="9062"/>
      </w:tabs>
      <w:spacing w:after="0"/>
      <w:ind w:left="221"/>
    </w:pPr>
  </w:style>
  <w:style w:type="paragraph" w:styleId="TM3">
    <w:name w:val="toc 3"/>
    <w:basedOn w:val="Normal"/>
    <w:next w:val="Normal"/>
    <w:autoRedefine/>
    <w:uiPriority w:val="39"/>
    <w:unhideWhenUsed/>
    <w:rsid w:val="00EB3E25"/>
    <w:pPr>
      <w:tabs>
        <w:tab w:val="left" w:pos="1320"/>
        <w:tab w:val="right" w:leader="dot" w:pos="9062"/>
      </w:tabs>
      <w:spacing w:after="0"/>
      <w:ind w:left="442"/>
    </w:pPr>
  </w:style>
  <w:style w:type="character" w:styleId="Lienhypertexte">
    <w:name w:val="Hyperlink"/>
    <w:basedOn w:val="Policepardfaut"/>
    <w:uiPriority w:val="99"/>
    <w:unhideWhenUsed/>
    <w:rsid w:val="00D92254"/>
    <w:rPr>
      <w:color w:val="0000FF"/>
      <w:u w:val="single"/>
    </w:rPr>
  </w:style>
  <w:style w:type="paragraph" w:styleId="Notedebasdepage">
    <w:name w:val="footnote text"/>
    <w:basedOn w:val="Normal"/>
    <w:link w:val="NotedebasdepageCar"/>
    <w:uiPriority w:val="99"/>
    <w:semiHidden/>
    <w:unhideWhenUsed/>
    <w:rsid w:val="00F3792C"/>
    <w:rPr>
      <w:sz w:val="20"/>
      <w:szCs w:val="20"/>
    </w:rPr>
  </w:style>
  <w:style w:type="character" w:customStyle="1" w:styleId="NotedebasdepageCar">
    <w:name w:val="Note de bas de page Car"/>
    <w:basedOn w:val="Policepardfaut"/>
    <w:link w:val="Notedebasdepage"/>
    <w:uiPriority w:val="99"/>
    <w:semiHidden/>
    <w:rsid w:val="00F3792C"/>
    <w:rPr>
      <w:lang w:val="en-US" w:eastAsia="en-US" w:bidi="en-US"/>
    </w:rPr>
  </w:style>
  <w:style w:type="character" w:styleId="Appelnotedebasdep">
    <w:name w:val="footnote reference"/>
    <w:basedOn w:val="Policepardfaut"/>
    <w:uiPriority w:val="99"/>
    <w:semiHidden/>
    <w:unhideWhenUsed/>
    <w:rsid w:val="00F3792C"/>
    <w:rPr>
      <w:vertAlign w:val="superscript"/>
    </w:rPr>
  </w:style>
  <w:style w:type="paragraph" w:customStyle="1" w:styleId="Tableau">
    <w:name w:val="Tableau"/>
    <w:basedOn w:val="Sansinterligne"/>
    <w:uiPriority w:val="10"/>
    <w:qFormat/>
    <w:rsid w:val="0083029F"/>
  </w:style>
  <w:style w:type="paragraph" w:customStyle="1" w:styleId="Sommaire">
    <w:name w:val="Sommaire"/>
    <w:basedOn w:val="Normal"/>
    <w:uiPriority w:val="10"/>
    <w:qFormat/>
    <w:rsid w:val="009D30D9"/>
    <w:rPr>
      <w:b/>
      <w:sz w:val="42"/>
      <w:szCs w:val="42"/>
    </w:rPr>
  </w:style>
  <w:style w:type="paragraph" w:customStyle="1" w:styleId="Enttepaysage">
    <w:name w:val="En tête paysage"/>
    <w:basedOn w:val="En-tte"/>
    <w:uiPriority w:val="4"/>
    <w:semiHidden/>
    <w:qFormat/>
    <w:rsid w:val="00302035"/>
  </w:style>
  <w:style w:type="paragraph" w:customStyle="1" w:styleId="Pieddepagepaysage">
    <w:name w:val="Pied de page paysage"/>
    <w:basedOn w:val="Pieddepage"/>
    <w:uiPriority w:val="4"/>
    <w:semiHidden/>
    <w:qFormat/>
    <w:rsid w:val="00302035"/>
    <w:pPr>
      <w:tabs>
        <w:tab w:val="clear" w:pos="9072"/>
        <w:tab w:val="right" w:pos="14034"/>
      </w:tabs>
    </w:pPr>
  </w:style>
  <w:style w:type="paragraph" w:styleId="Sous-titre">
    <w:name w:val="Subtitle"/>
    <w:basedOn w:val="Normal"/>
    <w:next w:val="Normal"/>
    <w:link w:val="Sous-titreCar"/>
    <w:uiPriority w:val="11"/>
    <w:qFormat/>
    <w:rsid w:val="00CB2828"/>
    <w:pPr>
      <w:numPr>
        <w:ilvl w:val="1"/>
      </w:numPr>
    </w:pPr>
    <w:rPr>
      <w:rFonts w:eastAsiaTheme="majorEastAsia" w:cstheme="majorBidi"/>
      <w:i/>
      <w:iCs/>
      <w:color w:val="4F81BD" w:themeColor="accent1"/>
      <w:spacing w:val="15"/>
      <w:sz w:val="24"/>
      <w:szCs w:val="24"/>
    </w:rPr>
  </w:style>
  <w:style w:type="character" w:customStyle="1" w:styleId="Sous-titreCar">
    <w:name w:val="Sous-titre Car"/>
    <w:basedOn w:val="Policepardfaut"/>
    <w:link w:val="Sous-titre"/>
    <w:uiPriority w:val="11"/>
    <w:rsid w:val="00CB2828"/>
    <w:rPr>
      <w:rFonts w:ascii="Arial" w:eastAsiaTheme="majorEastAsia" w:hAnsi="Arial" w:cstheme="majorBidi"/>
      <w:i/>
      <w:iCs/>
      <w:color w:val="4F81BD" w:themeColor="accent1"/>
      <w:spacing w:val="15"/>
      <w:sz w:val="24"/>
      <w:szCs w:val="24"/>
      <w:lang w:eastAsia="en-US" w:bidi="en-US"/>
    </w:rPr>
  </w:style>
  <w:style w:type="character" w:styleId="Lienhypertextesuivivisit">
    <w:name w:val="FollowedHyperlink"/>
    <w:basedOn w:val="Policepardfaut"/>
    <w:uiPriority w:val="99"/>
    <w:semiHidden/>
    <w:unhideWhenUsed/>
    <w:rsid w:val="00F9165A"/>
    <w:rPr>
      <w:color w:val="800080" w:themeColor="followedHyperlink"/>
      <w:u w:val="single"/>
    </w:rPr>
  </w:style>
  <w:style w:type="character" w:styleId="Marquedecommentaire">
    <w:name w:val="annotation reference"/>
    <w:basedOn w:val="Policepardfaut"/>
    <w:uiPriority w:val="99"/>
    <w:semiHidden/>
    <w:unhideWhenUsed/>
    <w:rsid w:val="00D42A36"/>
    <w:rPr>
      <w:sz w:val="16"/>
      <w:szCs w:val="16"/>
    </w:rPr>
  </w:style>
  <w:style w:type="paragraph" w:styleId="Commentaire">
    <w:name w:val="annotation text"/>
    <w:basedOn w:val="Normal"/>
    <w:link w:val="CommentaireCar"/>
    <w:uiPriority w:val="99"/>
    <w:unhideWhenUsed/>
    <w:rsid w:val="00D42A36"/>
    <w:rPr>
      <w:sz w:val="20"/>
      <w:szCs w:val="20"/>
    </w:rPr>
  </w:style>
  <w:style w:type="character" w:customStyle="1" w:styleId="CommentaireCar">
    <w:name w:val="Commentaire Car"/>
    <w:basedOn w:val="Policepardfaut"/>
    <w:link w:val="Commentaire"/>
    <w:uiPriority w:val="99"/>
    <w:rsid w:val="00D42A36"/>
    <w:rPr>
      <w:rFonts w:ascii="Arial" w:hAnsi="Arial"/>
      <w:lang w:eastAsia="en-US" w:bidi="en-US"/>
    </w:rPr>
  </w:style>
  <w:style w:type="paragraph" w:styleId="Objetducommentaire">
    <w:name w:val="annotation subject"/>
    <w:basedOn w:val="Commentaire"/>
    <w:next w:val="Commentaire"/>
    <w:link w:val="ObjetducommentaireCar"/>
    <w:uiPriority w:val="99"/>
    <w:semiHidden/>
    <w:unhideWhenUsed/>
    <w:rsid w:val="00D42A36"/>
    <w:rPr>
      <w:b/>
      <w:bCs/>
    </w:rPr>
  </w:style>
  <w:style w:type="character" w:customStyle="1" w:styleId="ObjetducommentaireCar">
    <w:name w:val="Objet du commentaire Car"/>
    <w:basedOn w:val="CommentaireCar"/>
    <w:link w:val="Objetducommentaire"/>
    <w:uiPriority w:val="99"/>
    <w:semiHidden/>
    <w:rsid w:val="00D42A36"/>
    <w:rPr>
      <w:rFonts w:ascii="Arial" w:hAnsi="Arial"/>
      <w:b/>
      <w:bCs/>
      <w:lang w:eastAsia="en-US" w:bidi="en-US"/>
    </w:rPr>
  </w:style>
  <w:style w:type="paragraph" w:customStyle="1" w:styleId="Default">
    <w:name w:val="Default"/>
    <w:rsid w:val="00E346BE"/>
    <w:pPr>
      <w:autoSpaceDE w:val="0"/>
      <w:autoSpaceDN w:val="0"/>
      <w:adjustRightInd w:val="0"/>
    </w:pPr>
    <w:rPr>
      <w:rFonts w:cs="Calibri"/>
      <w:color w:val="000000"/>
      <w:sz w:val="24"/>
      <w:szCs w:val="24"/>
    </w:rPr>
  </w:style>
  <w:style w:type="character" w:customStyle="1" w:styleId="st1">
    <w:name w:val="st1"/>
    <w:basedOn w:val="Policepardfaut"/>
    <w:rsid w:val="00BD7928"/>
  </w:style>
  <w:style w:type="paragraph" w:customStyle="1" w:styleId="Grandelistepuces">
    <w:name w:val="Grande liste à puces"/>
    <w:basedOn w:val="Normal"/>
    <w:next w:val="Normal"/>
    <w:uiPriority w:val="6"/>
    <w:qFormat/>
    <w:rsid w:val="00A01AF7"/>
    <w:pPr>
      <w:numPr>
        <w:numId w:val="7"/>
      </w:numPr>
      <w:tabs>
        <w:tab w:val="left" w:pos="300"/>
      </w:tabs>
      <w:suppressAutoHyphens/>
      <w:spacing w:before="40" w:after="40"/>
      <w:jc w:val="left"/>
    </w:pPr>
    <w:rPr>
      <w:rFonts w:asciiTheme="minorHAnsi" w:hAnsiTheme="minorHAnsi"/>
      <w:sz w:val="24"/>
      <w:szCs w:val="24"/>
      <w:lang w:eastAsia="fr-FR" w:bidi="ar-SA"/>
    </w:rPr>
  </w:style>
  <w:style w:type="paragraph" w:styleId="NormalWeb">
    <w:name w:val="Normal (Web)"/>
    <w:basedOn w:val="Normal"/>
    <w:uiPriority w:val="99"/>
    <w:unhideWhenUsed/>
    <w:rsid w:val="008C39F2"/>
    <w:pPr>
      <w:spacing w:before="100" w:beforeAutospacing="1" w:after="100" w:afterAutospacing="1"/>
      <w:jc w:val="left"/>
    </w:pPr>
    <w:rPr>
      <w:rFonts w:ascii="Times New Roman" w:eastAsiaTheme="minorEastAsia" w:hAnsi="Times New Roman"/>
      <w:sz w:val="24"/>
      <w:szCs w:val="24"/>
      <w:lang w:eastAsia="fr-FR" w:bidi="ar-SA"/>
    </w:rPr>
  </w:style>
  <w:style w:type="paragraph" w:customStyle="1" w:styleId="Pgarde-T3">
    <w:name w:val="Pgarde - T3"/>
    <w:basedOn w:val="Normal"/>
    <w:uiPriority w:val="19"/>
    <w:rsid w:val="004E34E7"/>
    <w:pPr>
      <w:spacing w:before="360" w:after="0"/>
      <w:ind w:left="680" w:right="454"/>
    </w:pPr>
    <w:rPr>
      <w:rFonts w:eastAsiaTheme="minorHAnsi" w:cstheme="minorBidi"/>
      <w:color w:val="FFFFFF" w:themeColor="background1"/>
      <w:sz w:val="36"/>
      <w:lang w:bidi="ar-SA"/>
    </w:rPr>
  </w:style>
  <w:style w:type="character" w:styleId="Mentionnonrsolue">
    <w:name w:val="Unresolved Mention"/>
    <w:basedOn w:val="Policepardfaut"/>
    <w:uiPriority w:val="99"/>
    <w:semiHidden/>
    <w:unhideWhenUsed/>
    <w:rsid w:val="00F616CD"/>
    <w:rPr>
      <w:color w:val="605E5C"/>
      <w:shd w:val="clear" w:color="auto" w:fill="E1DFDD"/>
    </w:rPr>
  </w:style>
  <w:style w:type="paragraph" w:styleId="Listepuces">
    <w:name w:val="List Bullet"/>
    <w:basedOn w:val="Normal"/>
    <w:uiPriority w:val="4"/>
    <w:qFormat/>
    <w:rsid w:val="00421520"/>
    <w:pPr>
      <w:numPr>
        <w:numId w:val="58"/>
      </w:numPr>
      <w:tabs>
        <w:tab w:val="clear" w:pos="357"/>
      </w:tabs>
      <w:spacing w:line="276" w:lineRule="auto"/>
      <w:contextualSpacing/>
    </w:pPr>
    <w:rPr>
      <w:rFonts w:eastAsiaTheme="minorHAnsi" w:cstheme="minorBidi"/>
      <w:color w:val="000000" w:themeColor="text1"/>
      <w:sz w:val="20"/>
      <w:szCs w:val="20"/>
      <w:lang w:bidi="ar-SA"/>
    </w:rPr>
  </w:style>
  <w:style w:type="paragraph" w:customStyle="1" w:styleId="Tetepara">
    <w:name w:val="Tete_para"/>
    <w:basedOn w:val="Normal"/>
    <w:next w:val="Normal"/>
    <w:link w:val="TeteparaCar"/>
    <w:autoRedefine/>
    <w:uiPriority w:val="2"/>
    <w:qFormat/>
    <w:rsid w:val="00421520"/>
    <w:pPr>
      <w:keepNext/>
      <w:spacing w:before="120" w:after="0" w:line="276" w:lineRule="auto"/>
    </w:pPr>
    <w:rPr>
      <w:b/>
      <w:color w:val="444444"/>
      <w:sz w:val="26"/>
      <w:szCs w:val="24"/>
      <w:u w:val="single"/>
      <w:lang w:eastAsia="fr-FR"/>
    </w:rPr>
  </w:style>
  <w:style w:type="character" w:customStyle="1" w:styleId="TeteparaCar">
    <w:name w:val="Tete_para Car"/>
    <w:basedOn w:val="Titre3Car"/>
    <w:link w:val="Tetepara"/>
    <w:uiPriority w:val="2"/>
    <w:rsid w:val="00421520"/>
    <w:rPr>
      <w:rFonts w:ascii="Arial" w:hAnsi="Arial"/>
      <w:b/>
      <w:bCs w:val="0"/>
      <w:color w:val="444444"/>
      <w:sz w:val="26"/>
      <w:szCs w:val="24"/>
      <w:u w:val="single"/>
      <w:lang w:eastAsia="fr-FR" w:bidi="en-US"/>
    </w:rPr>
  </w:style>
  <w:style w:type="paragraph" w:styleId="Rvision">
    <w:name w:val="Revision"/>
    <w:hidden/>
    <w:uiPriority w:val="99"/>
    <w:semiHidden/>
    <w:rsid w:val="00657117"/>
    <w:rPr>
      <w:rFonts w:ascii="Arial" w:hAnsi="Arial"/>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54381">
      <w:bodyDiv w:val="1"/>
      <w:marLeft w:val="0"/>
      <w:marRight w:val="0"/>
      <w:marTop w:val="0"/>
      <w:marBottom w:val="0"/>
      <w:divBdr>
        <w:top w:val="none" w:sz="0" w:space="0" w:color="auto"/>
        <w:left w:val="none" w:sz="0" w:space="0" w:color="auto"/>
        <w:bottom w:val="none" w:sz="0" w:space="0" w:color="auto"/>
        <w:right w:val="none" w:sz="0" w:space="0" w:color="auto"/>
      </w:divBdr>
    </w:div>
    <w:div w:id="729420173">
      <w:bodyDiv w:val="1"/>
      <w:marLeft w:val="0"/>
      <w:marRight w:val="0"/>
      <w:marTop w:val="0"/>
      <w:marBottom w:val="0"/>
      <w:divBdr>
        <w:top w:val="none" w:sz="0" w:space="0" w:color="auto"/>
        <w:left w:val="none" w:sz="0" w:space="0" w:color="auto"/>
        <w:bottom w:val="none" w:sz="0" w:space="0" w:color="auto"/>
        <w:right w:val="none" w:sz="0" w:space="0" w:color="auto"/>
      </w:divBdr>
    </w:div>
    <w:div w:id="746263956">
      <w:bodyDiv w:val="1"/>
      <w:marLeft w:val="0"/>
      <w:marRight w:val="0"/>
      <w:marTop w:val="0"/>
      <w:marBottom w:val="0"/>
      <w:divBdr>
        <w:top w:val="none" w:sz="0" w:space="0" w:color="auto"/>
        <w:left w:val="none" w:sz="0" w:space="0" w:color="auto"/>
        <w:bottom w:val="none" w:sz="0" w:space="0" w:color="auto"/>
        <w:right w:val="none" w:sz="0" w:space="0" w:color="auto"/>
      </w:divBdr>
    </w:div>
    <w:div w:id="1087308662">
      <w:bodyDiv w:val="1"/>
      <w:marLeft w:val="0"/>
      <w:marRight w:val="0"/>
      <w:marTop w:val="0"/>
      <w:marBottom w:val="0"/>
      <w:divBdr>
        <w:top w:val="none" w:sz="0" w:space="0" w:color="auto"/>
        <w:left w:val="none" w:sz="0" w:space="0" w:color="auto"/>
        <w:bottom w:val="none" w:sz="0" w:space="0" w:color="auto"/>
        <w:right w:val="none" w:sz="0" w:space="0" w:color="auto"/>
      </w:divBdr>
    </w:div>
    <w:div w:id="1559827564">
      <w:bodyDiv w:val="1"/>
      <w:marLeft w:val="0"/>
      <w:marRight w:val="0"/>
      <w:marTop w:val="0"/>
      <w:marBottom w:val="0"/>
      <w:divBdr>
        <w:top w:val="none" w:sz="0" w:space="0" w:color="auto"/>
        <w:left w:val="none" w:sz="0" w:space="0" w:color="auto"/>
        <w:bottom w:val="none" w:sz="0" w:space="0" w:color="auto"/>
        <w:right w:val="none" w:sz="0" w:space="0" w:color="auto"/>
      </w:divBdr>
    </w:div>
    <w:div w:id="1615286994">
      <w:bodyDiv w:val="1"/>
      <w:marLeft w:val="0"/>
      <w:marRight w:val="0"/>
      <w:marTop w:val="0"/>
      <w:marBottom w:val="0"/>
      <w:divBdr>
        <w:top w:val="none" w:sz="0" w:space="0" w:color="auto"/>
        <w:left w:val="none" w:sz="0" w:space="0" w:color="auto"/>
        <w:bottom w:val="none" w:sz="0" w:space="0" w:color="auto"/>
        <w:right w:val="none" w:sz="0" w:space="0" w:color="auto"/>
      </w:divBdr>
    </w:div>
    <w:div w:id="1835795500">
      <w:bodyDiv w:val="1"/>
      <w:marLeft w:val="0"/>
      <w:marRight w:val="0"/>
      <w:marTop w:val="0"/>
      <w:marBottom w:val="0"/>
      <w:divBdr>
        <w:top w:val="none" w:sz="0" w:space="0" w:color="auto"/>
        <w:left w:val="none" w:sz="0" w:space="0" w:color="auto"/>
        <w:bottom w:val="none" w:sz="0" w:space="0" w:color="auto"/>
        <w:right w:val="none" w:sz="0" w:space="0" w:color="auto"/>
      </w:divBdr>
    </w:div>
    <w:div w:id="1940333766">
      <w:bodyDiv w:val="1"/>
      <w:marLeft w:val="0"/>
      <w:marRight w:val="0"/>
      <w:marTop w:val="0"/>
      <w:marBottom w:val="0"/>
      <w:divBdr>
        <w:top w:val="none" w:sz="0" w:space="0" w:color="auto"/>
        <w:left w:val="none" w:sz="0" w:space="0" w:color="auto"/>
        <w:bottom w:val="none" w:sz="0" w:space="0" w:color="auto"/>
        <w:right w:val="none" w:sz="0" w:space="0" w:color="auto"/>
      </w:divBdr>
    </w:div>
    <w:div w:id="19805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hyperlink" Target="http://www.schematron.com/" TargetMode="External"/><Relationship Id="rId34" Type="http://schemas.openxmlformats.org/officeDocument/2006/relationships/hyperlink" Target="http://schematron.com/" TargetMode="External"/><Relationship Id="rId42" Type="http://schemas.openxmlformats.org/officeDocument/2006/relationships/hyperlink" Target="https://loinc.org/downloads/"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ante.gouv.fr/sites/default/files/media_entity/documents/CI-SIS_FORMULAIRE_RECUEIL_COMMENTAIRES_v1.1.doc"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www.saxonica.com/license/license.xml"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ci-sis@esante.gouv.f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microsoft.com/office/2011/relationships/people" Target="people.xml"/><Relationship Id="rId10" Type="http://schemas.openxmlformats.org/officeDocument/2006/relationships/hyperlink" Target="https://github.com/ansforge/TestContenuCDA" TargetMode="External"/><Relationship Id="rId19" Type="http://schemas.openxmlformats.org/officeDocument/2006/relationships/image" Target="media/image7.png"/><Relationship Id="rId31" Type="http://schemas.openxmlformats.org/officeDocument/2006/relationships/hyperlink" Target="http://www.saxonica.com/welcome/welcome.xml" TargetMode="External"/><Relationship Id="rId44" Type="http://schemas.openxmlformats.org/officeDocument/2006/relationships/hyperlink" Target="https://github.com/HL7/cda-core-xsl/releases/tag/v4.0.2-beta1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ante.gouv.fr/interoperabilite/ci-sis/espace-publica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hyperlink" Target="https://github.com/phax/ph-schematron"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pache.org/licenses/LICENSE-2.0" TargetMode="External"/><Relationship Id="rId25" Type="http://schemas.openxmlformats.org/officeDocument/2006/relationships/image" Target="media/image12.png"/><Relationship Id="rId33" Type="http://schemas.openxmlformats.org/officeDocument/2006/relationships/hyperlink" Target="http://www.mozilla.org/MPL/MPL-1.0.html" TargetMode="External"/><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tandards.iso.org/ittf/PubliclyAvailableStanda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macary\Application%20Data\Microsoft\Templates\ASIP-COMMUN\ASIP_STANDARD_DOC_100530_v0.7.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C31D2-3567-401A-AC75-276E275B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ASIP_STANDARD_DOC_100530_v0.7.0.dotx</Template>
  <TotalTime>4</TotalTime>
  <Pages>50</Pages>
  <Words>14048</Words>
  <Characters>77266</Characters>
  <Application>Microsoft Office Word</Application>
  <DocSecurity>4</DocSecurity>
  <Lines>643</Lines>
  <Paragraphs>182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ASIP</Company>
  <LinksUpToDate>false</LinksUpToDate>
  <CharactersWithSpaces>91132</CharactersWithSpaces>
  <SharedDoc>false</SharedDoc>
  <HLinks>
    <vt:vector size="24" baseType="variant">
      <vt:variant>
        <vt:i4>1114161</vt:i4>
      </vt:variant>
      <vt:variant>
        <vt:i4>29</vt:i4>
      </vt:variant>
      <vt:variant>
        <vt:i4>0</vt:i4>
      </vt:variant>
      <vt:variant>
        <vt:i4>5</vt:i4>
      </vt:variant>
      <vt:variant>
        <vt:lpwstr/>
      </vt:variant>
      <vt:variant>
        <vt:lpwstr>_Toc219794342</vt:lpwstr>
      </vt:variant>
      <vt:variant>
        <vt:i4>1114161</vt:i4>
      </vt:variant>
      <vt:variant>
        <vt:i4>23</vt:i4>
      </vt:variant>
      <vt:variant>
        <vt:i4>0</vt:i4>
      </vt:variant>
      <vt:variant>
        <vt:i4>5</vt:i4>
      </vt:variant>
      <vt:variant>
        <vt:lpwstr/>
      </vt:variant>
      <vt:variant>
        <vt:lpwstr>_Toc219794341</vt:lpwstr>
      </vt:variant>
      <vt:variant>
        <vt:i4>1114161</vt:i4>
      </vt:variant>
      <vt:variant>
        <vt:i4>17</vt:i4>
      </vt:variant>
      <vt:variant>
        <vt:i4>0</vt:i4>
      </vt:variant>
      <vt:variant>
        <vt:i4>5</vt:i4>
      </vt:variant>
      <vt:variant>
        <vt:lpwstr/>
      </vt:variant>
      <vt:variant>
        <vt:lpwstr>_Toc219794340</vt:lpwstr>
      </vt:variant>
      <vt:variant>
        <vt:i4>1441841</vt:i4>
      </vt:variant>
      <vt:variant>
        <vt:i4>11</vt:i4>
      </vt:variant>
      <vt:variant>
        <vt:i4>0</vt:i4>
      </vt:variant>
      <vt:variant>
        <vt:i4>5</vt:i4>
      </vt:variant>
      <vt:variant>
        <vt:lpwstr/>
      </vt:variant>
      <vt:variant>
        <vt:lpwstr>_Toc219794339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ASIP</dc:creator>
  <cp:lastModifiedBy>Nidal MAHRAZ</cp:lastModifiedBy>
  <cp:revision>2</cp:revision>
  <cp:lastPrinted>2021-03-16T09:21:00Z</cp:lastPrinted>
  <dcterms:created xsi:type="dcterms:W3CDTF">2022-12-22T09:07:00Z</dcterms:created>
  <dcterms:modified xsi:type="dcterms:W3CDTF">2022-12-22T09:07:00Z</dcterms:modified>
</cp:coreProperties>
</file>